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84833">
      <w:pPr>
        <w:pStyle w:val="391"/>
        <w:ind w:firstLine="643"/>
        <w:jc w:val="both"/>
        <w:rPr>
          <w:rFonts w:ascii="Times New Roman"/>
        </w:rPr>
      </w:pPr>
      <w:r>
        <mc:AlternateContent>
          <mc:Choice Requires="wps">
            <w:drawing>
              <wp:anchor distT="0" distB="0" distL="114300" distR="114300" simplePos="0" relativeHeight="251668480" behindDoc="0" locked="0" layoutInCell="1" allowOverlap="1">
                <wp:simplePos x="0" y="0"/>
                <wp:positionH relativeFrom="column">
                  <wp:posOffset>-24130</wp:posOffset>
                </wp:positionH>
                <wp:positionV relativeFrom="paragraph">
                  <wp:posOffset>41910</wp:posOffset>
                </wp:positionV>
                <wp:extent cx="4011295" cy="777875"/>
                <wp:effectExtent l="0" t="1905" r="0" b="1270"/>
                <wp:wrapNone/>
                <wp:docPr id="13" name="文本框 30"/>
                <wp:cNvGraphicFramePr/>
                <a:graphic xmlns:a="http://schemas.openxmlformats.org/drawingml/2006/main">
                  <a:graphicData uri="http://schemas.microsoft.com/office/word/2010/wordprocessingShape">
                    <wps:wsp>
                      <wps:cNvSpPr txBox="1">
                        <a:spLocks noChangeArrowheads="1"/>
                      </wps:cNvSpPr>
                      <wps:spPr bwMode="auto">
                        <a:xfrm>
                          <a:off x="0" y="0"/>
                          <a:ext cx="4011295" cy="777875"/>
                        </a:xfrm>
                        <a:prstGeom prst="rect">
                          <a:avLst/>
                        </a:prstGeom>
                        <a:solidFill>
                          <a:srgbClr val="FFFFFF"/>
                        </a:solidFill>
                        <a:ln>
                          <a:noFill/>
                        </a:ln>
                        <a:effectLst/>
                      </wps:spPr>
                      <wps:txbx>
                        <w:txbxContent>
                          <w:p w14:paraId="0597E20D">
                            <w:pPr>
                              <w:ind w:firstLine="0" w:firstLineChars="0"/>
                              <w:jc w:val="left"/>
                              <w:rPr>
                                <w:rFonts w:ascii="黑体" w:hAnsi="黑体" w:eastAsia="黑体" w:cs="黑体"/>
                                <w:sz w:val="32"/>
                                <w:szCs w:val="32"/>
                              </w:rPr>
                            </w:pPr>
                            <w:bookmarkStart w:id="51" w:name="docnum"/>
                            <w:r>
                              <w:rPr>
                                <w:rFonts w:hint="eastAsia" w:ascii="黑体" w:hAnsi="黑体" w:eastAsia="黑体" w:cs="黑体"/>
                                <w:sz w:val="32"/>
                                <w:szCs w:val="32"/>
                              </w:rPr>
                              <w:t>办生技〔2021〕23号</w:t>
                            </w:r>
                            <w:bookmarkEnd w:id="51"/>
                            <w:r>
                              <w:rPr>
                                <w:rFonts w:hint="eastAsia" w:ascii="黑体" w:hAnsi="黑体" w:eastAsia="黑体" w:cs="黑体"/>
                                <w:sz w:val="32"/>
                                <w:szCs w:val="32"/>
                              </w:rPr>
                              <w:t>附件3</w:t>
                            </w:r>
                          </w:p>
                          <w:p w14:paraId="2FDA51D9">
                            <w:pPr>
                              <w:ind w:firstLine="0" w:firstLineChars="0"/>
                              <w:rPr>
                                <w:rFonts w:ascii="黑体" w:hAnsi="黑体" w:eastAsia="黑体" w:cs="黑体"/>
                                <w:sz w:val="32"/>
                                <w:szCs w:val="32"/>
                              </w:rPr>
                            </w:pPr>
                          </w:p>
                        </w:txbxContent>
                      </wps:txbx>
                      <wps:bodyPr rot="0" vert="horz" wrap="square" lIns="91440" tIns="45720" rIns="91440" bIns="45720" anchor="t" anchorCtr="0" upright="1">
                        <a:noAutofit/>
                      </wps:bodyPr>
                    </wps:wsp>
                  </a:graphicData>
                </a:graphic>
              </wp:anchor>
            </w:drawing>
          </mc:Choice>
          <mc:Fallback>
            <w:pict>
              <v:shape id="文本框 30" o:spid="_x0000_s1026" o:spt="202" type="#_x0000_t202" style="position:absolute;left:0pt;margin-left:-1.9pt;margin-top:3.3pt;height:61.25pt;width:315.85pt;z-index:251668480;mso-width-relative:page;mso-height-relative:page;" fillcolor="#FFFFFF" filled="t" stroked="f" coordsize="21600,21600" o:gfxdata="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7JZu81gAAAAgBAAAPAAAAAAAAAAEAIAAAACIAAABkcnMvZG93bnJldi54bWxQ&#10;SwECFAAUAAAACACHTuJAFQBv6TICAABOBAAADgAAAAAAAAABACAAAAAlAQAAZHJzL2Uyb0RvYy54&#10;bWxQSwUGAAAAAAYABgBZAQAAyQUAAAAA&#10;">
                <v:fill on="t" focussize="0,0"/>
                <v:stroke on="f"/>
                <v:imagedata o:title=""/>
                <o:lock v:ext="edit" aspectratio="f"/>
                <v:textbox>
                  <w:txbxContent>
                    <w:p w14:paraId="0597E20D">
                      <w:pPr>
                        <w:ind w:firstLine="0" w:firstLineChars="0"/>
                        <w:jc w:val="left"/>
                        <w:rPr>
                          <w:rFonts w:ascii="黑体" w:hAnsi="黑体" w:eastAsia="黑体" w:cs="黑体"/>
                          <w:sz w:val="32"/>
                          <w:szCs w:val="32"/>
                        </w:rPr>
                      </w:pPr>
                      <w:bookmarkStart w:id="51" w:name="docnum"/>
                      <w:r>
                        <w:rPr>
                          <w:rFonts w:hint="eastAsia" w:ascii="黑体" w:hAnsi="黑体" w:eastAsia="黑体" w:cs="黑体"/>
                          <w:sz w:val="32"/>
                          <w:szCs w:val="32"/>
                        </w:rPr>
                        <w:t>办生技〔2021〕23号</w:t>
                      </w:r>
                      <w:bookmarkEnd w:id="51"/>
                      <w:r>
                        <w:rPr>
                          <w:rFonts w:hint="eastAsia" w:ascii="黑体" w:hAnsi="黑体" w:eastAsia="黑体" w:cs="黑体"/>
                          <w:sz w:val="32"/>
                          <w:szCs w:val="32"/>
                        </w:rPr>
                        <w:t>附件3</w:t>
                      </w:r>
                    </w:p>
                    <w:p w14:paraId="2FDA51D9">
                      <w:pPr>
                        <w:ind w:firstLine="0" w:firstLineChars="0"/>
                        <w:rPr>
                          <w:rFonts w:ascii="黑体" w:hAnsi="黑体" w:eastAsia="黑体" w:cs="黑体"/>
                          <w:sz w:val="32"/>
                          <w:szCs w:val="32"/>
                        </w:rPr>
                      </w:pPr>
                    </w:p>
                  </w:txbxContent>
                </v:textbox>
              </v:shape>
            </w:pict>
          </mc:Fallback>
        </mc:AlternateContent>
      </w:r>
      <w:r>
        <w:rPr>
          <w:rFonts w:ascii="Times New Roman" w:eastAsia="宋体"/>
        </w:rPr>
        <mc:AlternateContent>
          <mc:Choice Requires="wps">
            <w:drawing>
              <wp:anchor distT="0" distB="0" distL="114300" distR="114300" simplePos="0" relativeHeight="251659264" behindDoc="0" locked="0" layoutInCell="1" allowOverlap="1">
                <wp:simplePos x="0" y="0"/>
                <wp:positionH relativeFrom="column">
                  <wp:posOffset>2560320</wp:posOffset>
                </wp:positionH>
                <wp:positionV relativeFrom="paragraph">
                  <wp:posOffset>53975</wp:posOffset>
                </wp:positionV>
                <wp:extent cx="3240405" cy="900430"/>
                <wp:effectExtent l="2540" t="4445" r="0" b="0"/>
                <wp:wrapNone/>
                <wp:docPr id="12" name="首页自画框图3"/>
                <wp:cNvGraphicFramePr/>
                <a:graphic xmlns:a="http://schemas.openxmlformats.org/drawingml/2006/main">
                  <a:graphicData uri="http://schemas.microsoft.com/office/word/2010/wordprocessingShape">
                    <wps:wsp>
                      <wps:cNvSpPr txBox="1">
                        <a:spLocks noChangeArrowheads="1"/>
                      </wps:cNvSpPr>
                      <wps:spPr bwMode="auto">
                        <a:xfrm>
                          <a:off x="0" y="0"/>
                          <a:ext cx="3240405" cy="900430"/>
                        </a:xfrm>
                        <a:prstGeom prst="rect">
                          <a:avLst/>
                        </a:prstGeom>
                        <a:solidFill>
                          <a:srgbClr val="FFFFFF"/>
                        </a:solidFill>
                        <a:ln>
                          <a:noFill/>
                        </a:ln>
                      </wps:spPr>
                      <wps:txbx>
                        <w:txbxContent>
                          <w:p w14:paraId="34400998">
                            <w:pPr>
                              <w:ind w:firstLine="2400"/>
                              <w:jc w:val="right"/>
                              <w:rPr>
                                <w:rFonts w:ascii="黑体" w:eastAsia="黑体"/>
                                <w:sz w:val="104"/>
                              </w:rPr>
                            </w:pPr>
                            <w:r>
                              <w:rPr>
                                <w:rFonts w:ascii="黑体" w:eastAsia="黑体"/>
                                <w:sz w:val="120"/>
                                <w:szCs w:val="120"/>
                              </w:rPr>
                              <w:t>Q/</w:t>
                            </w:r>
                            <w:r>
                              <w:rPr>
                                <w:rFonts w:ascii="黑体" w:eastAsia="黑体"/>
                                <w:sz w:val="72"/>
                                <w:szCs w:val="120"/>
                              </w:rPr>
                              <w:t>CS</w:t>
                            </w:r>
                            <w:r>
                              <w:rPr>
                                <w:rFonts w:ascii="黑体" w:eastAsia="黑体"/>
                                <w:sz w:val="72"/>
                              </w:rPr>
                              <w:t>G</w:t>
                            </w:r>
                          </w:p>
                          <w:p w14:paraId="7BF38803">
                            <w:pPr>
                              <w:ind w:firstLine="2088"/>
                              <w:jc w:val="right"/>
                              <w:rPr>
                                <w:rFonts w:ascii="黑体" w:eastAsia="黑体"/>
                                <w:b/>
                                <w:sz w:val="104"/>
                              </w:rPr>
                            </w:pPr>
                          </w:p>
                        </w:txbxContent>
                      </wps:txbx>
                      <wps:bodyPr rot="0" vert="horz" wrap="square" lIns="0" tIns="0" rIns="91440" bIns="45720" anchor="t" anchorCtr="0" upright="1">
                        <a:noAutofit/>
                      </wps:bodyPr>
                    </wps:wsp>
                  </a:graphicData>
                </a:graphic>
              </wp:anchor>
            </w:drawing>
          </mc:Choice>
          <mc:Fallback>
            <w:pict>
              <v:shape id="首页自画框图3" o:spid="_x0000_s1026" o:spt="202" type="#_x0000_t202" style="position:absolute;left:0pt;margin-left:201.6pt;margin-top:4.25pt;height:70.9pt;width:255.15pt;z-index:251659264;mso-width-relative:page;mso-height-relative:page;" fillcolor="#FFFFFF" filled="t" stroked="f" coordsize="21600,21600" o:gfxdata="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1AHNe9kAAAAJAQAADwAAAAAAAAABACAAAAAiAAAAZHJz&#10;L2Rvd25yZXYueG1sUEsBAhQAFAAAAAgAh07iQJE3Q9A8AgAAPwQAAA4AAAAAAAAAAQAgAAAAKAEA&#10;AGRycy9lMm9Eb2MueG1sUEsFBgAAAAAGAAYAWQEAANYFAAAAAA==&#10;">
                <v:fill on="t" focussize="0,0"/>
                <v:stroke on="f"/>
                <v:imagedata o:title=""/>
                <o:lock v:ext="edit" aspectratio="f"/>
                <v:textbox inset="0mm,0mm,2.54mm,1.27mm">
                  <w:txbxContent>
                    <w:p w14:paraId="34400998">
                      <w:pPr>
                        <w:ind w:firstLine="2400"/>
                        <w:jc w:val="right"/>
                        <w:rPr>
                          <w:rFonts w:ascii="黑体" w:eastAsia="黑体"/>
                          <w:sz w:val="104"/>
                        </w:rPr>
                      </w:pPr>
                      <w:r>
                        <w:rPr>
                          <w:rFonts w:ascii="黑体" w:eastAsia="黑体"/>
                          <w:sz w:val="120"/>
                          <w:szCs w:val="120"/>
                        </w:rPr>
                        <w:t>Q/</w:t>
                      </w:r>
                      <w:r>
                        <w:rPr>
                          <w:rFonts w:ascii="黑体" w:eastAsia="黑体"/>
                          <w:sz w:val="72"/>
                          <w:szCs w:val="120"/>
                        </w:rPr>
                        <w:t>CS</w:t>
                      </w:r>
                      <w:r>
                        <w:rPr>
                          <w:rFonts w:ascii="黑体" w:eastAsia="黑体"/>
                          <w:sz w:val="72"/>
                        </w:rPr>
                        <w:t>G</w:t>
                      </w:r>
                    </w:p>
                    <w:p w14:paraId="7BF38803">
                      <w:pPr>
                        <w:ind w:firstLine="2088"/>
                        <w:jc w:val="right"/>
                        <w:rPr>
                          <w:rFonts w:ascii="黑体" w:eastAsia="黑体"/>
                          <w:b/>
                          <w:sz w:val="104"/>
                        </w:rPr>
                      </w:pPr>
                    </w:p>
                  </w:txbxContent>
                </v:textbox>
              </v:shape>
            </w:pict>
          </mc:Fallback>
        </mc:AlternateContent>
      </w:r>
    </w:p>
    <w:p w14:paraId="6682088A">
      <w:pPr>
        <w:pStyle w:val="85"/>
        <w:ind w:firstLine="420"/>
        <w:rPr>
          <w:rFonts w:ascii="Times New Roman"/>
        </w:rPr>
      </w:pPr>
      <w:r>
        <w:rPr>
          <w:rFonts w:ascii="Times New Roman"/>
        </w:rPr>
        <mc:AlternateContent>
          <mc:Choice Requires="wps">
            <w:drawing>
              <wp:anchor distT="0" distB="0" distL="114300" distR="114300" simplePos="0" relativeHeight="251660288" behindDoc="0" locked="0" layoutInCell="1" allowOverlap="1">
                <wp:simplePos x="0" y="0"/>
                <wp:positionH relativeFrom="column">
                  <wp:posOffset>-593725</wp:posOffset>
                </wp:positionH>
                <wp:positionV relativeFrom="paragraph">
                  <wp:posOffset>8890</wp:posOffset>
                </wp:positionV>
                <wp:extent cx="7272655" cy="431800"/>
                <wp:effectExtent l="1270" t="3810" r="3175" b="2540"/>
                <wp:wrapNone/>
                <wp:docPr id="11" name="首页自画框图4"/>
                <wp:cNvGraphicFramePr/>
                <a:graphic xmlns:a="http://schemas.openxmlformats.org/drawingml/2006/main">
                  <a:graphicData uri="http://schemas.microsoft.com/office/word/2010/wordprocessingShape">
                    <wps:wsp>
                      <wps:cNvSpPr txBox="1">
                        <a:spLocks noChangeArrowheads="1"/>
                      </wps:cNvSpPr>
                      <wps:spPr bwMode="auto">
                        <a:xfrm>
                          <a:off x="0" y="0"/>
                          <a:ext cx="7272655" cy="431800"/>
                        </a:xfrm>
                        <a:prstGeom prst="rect">
                          <a:avLst/>
                        </a:prstGeom>
                        <a:solidFill>
                          <a:srgbClr val="FFFFFF"/>
                        </a:solidFill>
                        <a:ln>
                          <a:noFill/>
                        </a:ln>
                      </wps:spPr>
                      <wps:txbx>
                        <w:txbxContent>
                          <w:p w14:paraId="1F678249">
                            <w:pPr>
                              <w:pStyle w:val="327"/>
                              <w:jc w:val="center"/>
                              <w:rPr>
                                <w:w w:val="100"/>
                              </w:rPr>
                            </w:pPr>
                            <w:r>
                              <w:rPr>
                                <w:rFonts w:hint="eastAsia"/>
                                <w:w w:val="100"/>
                              </w:rPr>
                              <w:t>中国南方电网有限责任公司企业标准</w:t>
                            </w:r>
                          </w:p>
                        </w:txbxContent>
                      </wps:txbx>
                      <wps:bodyPr rot="0" vert="horz" wrap="square" lIns="0" tIns="0" rIns="91440" bIns="45720" anchor="t" anchorCtr="0" upright="1">
                        <a:noAutofit/>
                      </wps:bodyPr>
                    </wps:wsp>
                  </a:graphicData>
                </a:graphic>
              </wp:anchor>
            </w:drawing>
          </mc:Choice>
          <mc:Fallback>
            <w:pict>
              <v:shape id="首页自画框图4" o:spid="_x0000_s1026" o:spt="202" type="#_x0000_t202" style="position:absolute;left:0pt;margin-left:-46.75pt;margin-top:0.7pt;height:34pt;width:572.65pt;z-index:251660288;mso-width-relative:page;mso-height-relative:page;" fillcolor="#FFFFFF" filled="t" stroked="f" coordsize="21600,21600" o:gfxdata="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&#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Hq2KLZAAAACQEAAA8AAAAAAAAAAQAgAAAAIgAAAGRy&#10;cy9kb3ducmV2LnhtbFBLAQIUABQAAAAIAIdO4kCtEPfRPQIAAD8EAAAOAAAAAAAAAAEAIAAAACgB&#10;AABkcnMvZTJvRG9jLnhtbFBLBQYAAAAABgAGAFkBAADXBQAAAAA=&#10;">
                <v:fill on="t" focussize="0,0"/>
                <v:stroke on="f"/>
                <v:imagedata o:title=""/>
                <o:lock v:ext="edit" aspectratio="f"/>
                <v:textbox inset="0mm,0mm,2.54mm,1.27mm">
                  <w:txbxContent>
                    <w:p w14:paraId="1F678249">
                      <w:pPr>
                        <w:pStyle w:val="327"/>
                        <w:jc w:val="center"/>
                        <w:rPr>
                          <w:w w:val="100"/>
                        </w:rPr>
                      </w:pPr>
                      <w:r>
                        <w:rPr>
                          <w:rFonts w:hint="eastAsia"/>
                          <w:w w:val="100"/>
                        </w:rPr>
                        <w:t>中国南方电网有限责任公司企业标准</w:t>
                      </w:r>
                    </w:p>
                  </w:txbxContent>
                </v:textbox>
              </v:shape>
            </w:pict>
          </mc:Fallback>
        </mc:AlternateContent>
      </w:r>
    </w:p>
    <w:p w14:paraId="19C75E04">
      <w:pPr>
        <w:pStyle w:val="85"/>
        <w:ind w:firstLine="420"/>
        <w:rPr>
          <w:rFonts w:ascii="Times New Roman"/>
        </w:rPr>
      </w:pPr>
    </w:p>
    <w:p w14:paraId="33DAF286">
      <w:pPr>
        <w:pStyle w:val="85"/>
        <w:ind w:firstLine="420"/>
        <w:rPr>
          <w:rFonts w:ascii="Times New Roman"/>
        </w:rPr>
      </w:pPr>
    </w:p>
    <w:p w14:paraId="5FEE78AD">
      <w:pPr>
        <w:pStyle w:val="85"/>
        <w:ind w:firstLine="420"/>
        <w:rPr>
          <w:rFonts w:ascii="Times New Roman"/>
        </w:rPr>
      </w:pPr>
    </w:p>
    <w:p w14:paraId="04806D43">
      <w:pPr>
        <w:pStyle w:val="85"/>
        <w:ind w:firstLine="420"/>
        <w:rPr>
          <w:rFonts w:ascii="Times New Roman"/>
        </w:rPr>
      </w:pPr>
      <w:r>
        <w:rPr>
          <w:rFonts w:ascii="Times New Roman"/>
        </w:rPr>
        <mc:AlternateContent>
          <mc:Choice Requires="wps">
            <w:drawing>
              <wp:anchor distT="0" distB="0" distL="114300" distR="114300" simplePos="0" relativeHeight="251661312" behindDoc="0" locked="0" layoutInCell="1" allowOverlap="1">
                <wp:simplePos x="0" y="0"/>
                <wp:positionH relativeFrom="column">
                  <wp:posOffset>1663700</wp:posOffset>
                </wp:positionH>
                <wp:positionV relativeFrom="paragraph">
                  <wp:posOffset>137160</wp:posOffset>
                </wp:positionV>
                <wp:extent cx="4320540" cy="720090"/>
                <wp:effectExtent l="1270" t="2540" r="2540" b="1270"/>
                <wp:wrapNone/>
                <wp:docPr id="10" name="首页自画框图5"/>
                <wp:cNvGraphicFramePr/>
                <a:graphic xmlns:a="http://schemas.openxmlformats.org/drawingml/2006/main">
                  <a:graphicData uri="http://schemas.microsoft.com/office/word/2010/wordprocessingShape">
                    <wps:wsp>
                      <wps:cNvSpPr txBox="1">
                        <a:spLocks noChangeArrowheads="1"/>
                      </wps:cNvSpPr>
                      <wps:spPr bwMode="auto">
                        <a:xfrm>
                          <a:off x="0" y="0"/>
                          <a:ext cx="4320540" cy="720090"/>
                        </a:xfrm>
                        <a:prstGeom prst="rect">
                          <a:avLst/>
                        </a:prstGeom>
                        <a:solidFill>
                          <a:srgbClr val="FFFFFF"/>
                        </a:solidFill>
                        <a:ln>
                          <a:noFill/>
                        </a:ln>
                      </wps:spPr>
                      <wps:txbx>
                        <w:txbxContent>
                          <w:p w14:paraId="1212F115">
                            <w:pPr>
                              <w:ind w:firstLine="560"/>
                              <w:jc w:val="right"/>
                              <w:rPr>
                                <w:rFonts w:hint="eastAsia" w:ascii="黑体" w:eastAsia="黑体"/>
                                <w:sz w:val="28"/>
                                <w:lang w:eastAsia="zh-CN"/>
                              </w:rPr>
                            </w:pPr>
                            <w:r>
                              <w:rPr>
                                <w:rFonts w:hint="eastAsia" w:ascii="黑体" w:eastAsia="黑体"/>
                                <w:sz w:val="28"/>
                              </w:rPr>
                              <w:t>Q</w:t>
                            </w:r>
                            <w:r>
                              <w:rPr>
                                <w:rFonts w:ascii="黑体" w:eastAsia="黑体"/>
                                <w:sz w:val="28"/>
                              </w:rPr>
                              <w:t>/CSG 1</w:t>
                            </w:r>
                            <w:r>
                              <w:rPr>
                                <w:rFonts w:hint="eastAsia" w:ascii="黑体" w:eastAsia="黑体"/>
                                <w:sz w:val="28"/>
                              </w:rPr>
                              <w:t>XXXXXX.1</w:t>
                            </w:r>
                            <w:r>
                              <w:rPr>
                                <w:rFonts w:ascii="黑体" w:eastAsia="黑体"/>
                                <w:sz w:val="28"/>
                              </w:rPr>
                              <w:t>-20</w:t>
                            </w:r>
                            <w:r>
                              <w:rPr>
                                <w:rFonts w:hint="eastAsia" w:ascii="黑体" w:eastAsia="黑体"/>
                                <w:sz w:val="28"/>
                              </w:rPr>
                              <w:t>2</w:t>
                            </w:r>
                            <w:r>
                              <w:rPr>
                                <w:rFonts w:hint="eastAsia" w:ascii="黑体" w:eastAsia="黑体"/>
                                <w:sz w:val="28"/>
                                <w:lang w:val="en-US" w:eastAsia="zh-CN"/>
                              </w:rPr>
                              <w:t>6</w:t>
                            </w:r>
                          </w:p>
                          <w:p w14:paraId="31C30088">
                            <w:pPr>
                              <w:ind w:firstLine="420"/>
                              <w:jc w:val="right"/>
                              <w:rPr>
                                <w:rFonts w:ascii="宋体" w:hAnsi="宋体"/>
                              </w:rPr>
                            </w:pPr>
                          </w:p>
                        </w:txbxContent>
                      </wps:txbx>
                      <wps:bodyPr rot="0" vert="horz" wrap="square" lIns="0" tIns="0" rIns="91440" bIns="45720" anchor="t" anchorCtr="0" upright="1">
                        <a:noAutofit/>
                      </wps:bodyPr>
                    </wps:wsp>
                  </a:graphicData>
                </a:graphic>
              </wp:anchor>
            </w:drawing>
          </mc:Choice>
          <mc:Fallback>
            <w:pict>
              <v:shape id="首页自画框图5" o:spid="_x0000_s1026" o:spt="202" type="#_x0000_t202" style="position:absolute;left:0pt;margin-left:131pt;margin-top:10.8pt;height:56.7pt;width:340.2pt;z-index:251661312;mso-width-relative:page;mso-height-relative:page;" fillcolor="#FFFFFF" filled="t" stroked="f" coordsize="21600,21600" o:gfxdata="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Ya9WnZAAAACgEAAA8AAAAAAAAAAQAgAAAAIgAAAGRycy9k&#10;b3ducmV2LnhtbFBLAQIUABQAAAAIAIdO4kA0VqHEOgIAAD8EAAAOAAAAAAAAAAEAIAAAACgBAABk&#10;cnMvZTJvRG9jLnhtbFBLBQYAAAAABgAGAFkBAADUBQAAAAA=&#10;">
                <v:fill on="t" focussize="0,0"/>
                <v:stroke on="f"/>
                <v:imagedata o:title=""/>
                <o:lock v:ext="edit" aspectratio="f"/>
                <v:textbox inset="0mm,0mm,2.54mm,1.27mm">
                  <w:txbxContent>
                    <w:p w14:paraId="1212F115">
                      <w:pPr>
                        <w:ind w:firstLine="560"/>
                        <w:jc w:val="right"/>
                        <w:rPr>
                          <w:rFonts w:hint="eastAsia" w:ascii="黑体" w:eastAsia="黑体"/>
                          <w:sz w:val="28"/>
                          <w:lang w:eastAsia="zh-CN"/>
                        </w:rPr>
                      </w:pPr>
                      <w:r>
                        <w:rPr>
                          <w:rFonts w:hint="eastAsia" w:ascii="黑体" w:eastAsia="黑体"/>
                          <w:sz w:val="28"/>
                        </w:rPr>
                        <w:t>Q</w:t>
                      </w:r>
                      <w:r>
                        <w:rPr>
                          <w:rFonts w:ascii="黑体" w:eastAsia="黑体"/>
                          <w:sz w:val="28"/>
                        </w:rPr>
                        <w:t>/CSG 1</w:t>
                      </w:r>
                      <w:r>
                        <w:rPr>
                          <w:rFonts w:hint="eastAsia" w:ascii="黑体" w:eastAsia="黑体"/>
                          <w:sz w:val="28"/>
                        </w:rPr>
                        <w:t>XXXXXX.1</w:t>
                      </w:r>
                      <w:r>
                        <w:rPr>
                          <w:rFonts w:ascii="黑体" w:eastAsia="黑体"/>
                          <w:sz w:val="28"/>
                        </w:rPr>
                        <w:t>-20</w:t>
                      </w:r>
                      <w:r>
                        <w:rPr>
                          <w:rFonts w:hint="eastAsia" w:ascii="黑体" w:eastAsia="黑体"/>
                          <w:sz w:val="28"/>
                        </w:rPr>
                        <w:t>2</w:t>
                      </w:r>
                      <w:r>
                        <w:rPr>
                          <w:rFonts w:hint="eastAsia" w:ascii="黑体" w:eastAsia="黑体"/>
                          <w:sz w:val="28"/>
                          <w:lang w:val="en-US" w:eastAsia="zh-CN"/>
                        </w:rPr>
                        <w:t>6</w:t>
                      </w:r>
                    </w:p>
                    <w:p w14:paraId="31C30088">
                      <w:pPr>
                        <w:ind w:firstLine="420"/>
                        <w:jc w:val="right"/>
                        <w:rPr>
                          <w:rFonts w:ascii="宋体" w:hAnsi="宋体"/>
                        </w:rPr>
                      </w:pPr>
                    </w:p>
                  </w:txbxContent>
                </v:textbox>
              </v:shape>
            </w:pict>
          </mc:Fallback>
        </mc:AlternateContent>
      </w:r>
    </w:p>
    <w:p w14:paraId="780088E2">
      <w:pPr>
        <w:pStyle w:val="85"/>
        <w:ind w:firstLine="420"/>
        <w:rPr>
          <w:rFonts w:ascii="Times New Roman"/>
        </w:rPr>
      </w:pPr>
    </w:p>
    <w:p w14:paraId="275F75FC">
      <w:pPr>
        <w:pStyle w:val="85"/>
        <w:ind w:firstLine="420"/>
        <w:rPr>
          <w:rFonts w:ascii="Times New Roman"/>
        </w:rPr>
      </w:pPr>
    </w:p>
    <w:p w14:paraId="3C0751B5">
      <w:pPr>
        <w:pStyle w:val="85"/>
        <w:ind w:firstLine="0" w:firstLineChars="0"/>
        <w:rPr>
          <w:rFonts w:ascii="Times New Roman"/>
        </w:rPr>
        <w:sectPr>
          <w:headerReference r:id="rId9" w:type="first"/>
          <w:footerReference r:id="rId12" w:type="first"/>
          <w:headerReference r:id="rId7" w:type="default"/>
          <w:footerReference r:id="rId10" w:type="default"/>
          <w:headerReference r:id="rId8" w:type="even"/>
          <w:footerReference r:id="rId11" w:type="even"/>
          <w:pgSz w:w="11907" w:h="16839"/>
          <w:pgMar w:top="567" w:right="1134" w:bottom="1134" w:left="1417" w:header="283" w:footer="1134" w:gutter="0"/>
          <w:pgNumType w:fmt="upperRoman" w:start="1"/>
          <w:cols w:space="720" w:num="1"/>
          <w:docGrid w:linePitch="312" w:charSpace="0"/>
        </w:sectPr>
      </w:pPr>
      <w:r>
        <w:rPr>
          <w:rFonts w:ascii="Times New Roman"/>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1265555</wp:posOffset>
                </wp:positionV>
                <wp:extent cx="6120765" cy="4562475"/>
                <wp:effectExtent l="0" t="0" r="0" b="9525"/>
                <wp:wrapNone/>
                <wp:docPr id="5" name="首页自画框图7"/>
                <wp:cNvGraphicFramePr/>
                <a:graphic xmlns:a="http://schemas.openxmlformats.org/drawingml/2006/main">
                  <a:graphicData uri="http://schemas.microsoft.com/office/word/2010/wordprocessingShape">
                    <wps:wsp>
                      <wps:cNvSpPr txBox="1">
                        <a:spLocks noChangeArrowheads="1"/>
                      </wps:cNvSpPr>
                      <wps:spPr bwMode="auto">
                        <a:xfrm>
                          <a:off x="0" y="0"/>
                          <a:ext cx="6120765" cy="4562475"/>
                        </a:xfrm>
                        <a:prstGeom prst="rect">
                          <a:avLst/>
                        </a:prstGeom>
                        <a:solidFill>
                          <a:srgbClr val="FFFFFF"/>
                        </a:solidFill>
                        <a:ln>
                          <a:noFill/>
                        </a:ln>
                      </wps:spPr>
                      <wps:txbx>
                        <w:txbxContent>
                          <w:p w14:paraId="3A5C15F0">
                            <w:pPr>
                              <w:ind w:firstLine="1044"/>
                              <w:jc w:val="center"/>
                              <w:rPr>
                                <w:rFonts w:ascii="黑体" w:eastAsia="黑体"/>
                                <w:b/>
                                <w:sz w:val="52"/>
                              </w:rPr>
                            </w:pPr>
                          </w:p>
                          <w:p w14:paraId="3BFF1401">
                            <w:pPr>
                              <w:spacing w:line="360" w:lineRule="auto"/>
                              <w:ind w:firstLine="0" w:firstLineChars="0"/>
                              <w:jc w:val="center"/>
                              <w:rPr>
                                <w:rFonts w:hint="eastAsia" w:ascii="黑体" w:eastAsia="黑体"/>
                                <w:sz w:val="52"/>
                                <w:lang w:val="en-US" w:eastAsia="zh-CN"/>
                              </w:rPr>
                            </w:pPr>
                            <w:r>
                              <w:rPr>
                                <w:rFonts w:hint="eastAsia" w:ascii="黑体" w:eastAsia="黑体"/>
                                <w:sz w:val="52"/>
                              </w:rPr>
                              <w:t>通感一体化</w:t>
                            </w:r>
                            <w:r>
                              <w:rPr>
                                <w:rFonts w:hint="eastAsia" w:ascii="黑体" w:eastAsia="黑体"/>
                                <w:sz w:val="52"/>
                                <w:lang w:val="en-US" w:eastAsia="zh-CN"/>
                              </w:rPr>
                              <w:t>低压电力线</w:t>
                            </w:r>
                            <w:r>
                              <w:rPr>
                                <w:rFonts w:hint="eastAsia" w:ascii="黑体" w:eastAsia="黑体"/>
                                <w:sz w:val="52"/>
                              </w:rPr>
                              <w:t>宽带载波通信</w:t>
                            </w:r>
                            <w:r>
                              <w:rPr>
                                <w:rFonts w:hint="eastAsia" w:ascii="黑体" w:eastAsia="黑体"/>
                                <w:sz w:val="52"/>
                                <w:lang w:val="en-US" w:eastAsia="zh-CN"/>
                              </w:rPr>
                              <w:t>规约</w:t>
                            </w:r>
                          </w:p>
                          <w:p w14:paraId="5393BC9F">
                            <w:pPr>
                              <w:spacing w:line="360" w:lineRule="auto"/>
                              <w:ind w:firstLine="0" w:firstLineChars="0"/>
                              <w:jc w:val="center"/>
                              <w:rPr>
                                <w:rFonts w:ascii="黑体" w:eastAsia="黑体"/>
                                <w:sz w:val="52"/>
                              </w:rPr>
                            </w:pPr>
                            <w:r>
                              <w:rPr>
                                <w:rFonts w:hint="eastAsia" w:ascii="黑体" w:eastAsia="黑体"/>
                                <w:sz w:val="52"/>
                                <w:lang w:val="en-US" w:eastAsia="zh-CN"/>
                              </w:rPr>
                              <w:t xml:space="preserve">第1部分 </w:t>
                            </w:r>
                            <w:r>
                              <w:rPr>
                                <w:rFonts w:hint="eastAsia" w:ascii="黑体" w:eastAsia="黑体"/>
                                <w:sz w:val="52"/>
                              </w:rPr>
                              <w:t>总则</w:t>
                            </w:r>
                          </w:p>
                          <w:p w14:paraId="60A7B2CB">
                            <w:pPr>
                              <w:spacing w:line="360" w:lineRule="auto"/>
                              <w:ind w:firstLine="0" w:firstLineChars="0"/>
                              <w:jc w:val="center"/>
                              <w:rPr>
                                <w:rFonts w:ascii="黑体" w:eastAsia="黑体"/>
                                <w:sz w:val="52"/>
                              </w:rPr>
                            </w:pPr>
                          </w:p>
                          <w:p w14:paraId="01BCCB42">
                            <w:pPr>
                              <w:spacing w:line="360" w:lineRule="auto"/>
                              <w:ind w:firstLine="0" w:firstLineChars="0"/>
                              <w:jc w:val="center"/>
                              <w:rPr>
                                <w:rFonts w:ascii="黑体" w:eastAsia="黑体"/>
                                <w:sz w:val="52"/>
                              </w:rPr>
                            </w:pPr>
                          </w:p>
                        </w:txbxContent>
                      </wps:txbx>
                      <wps:bodyPr rot="0" vert="horz" wrap="square" lIns="0" tIns="0" rIns="91440" bIns="45720" anchor="t" anchorCtr="0" upright="1">
                        <a:noAutofit/>
                      </wps:bodyPr>
                    </wps:wsp>
                  </a:graphicData>
                </a:graphic>
              </wp:anchor>
            </w:drawing>
          </mc:Choice>
          <mc:Fallback>
            <w:pict>
              <v:shape id="首页自画框图7" o:spid="_x0000_s1026" o:spt="202" type="#_x0000_t202" style="position:absolute;left:0pt;margin-left:0pt;margin-top:99.65pt;height:359.25pt;width:481.95pt;z-index:251663360;mso-width-relative:page;mso-height-relative:page;" fillcolor="#FFFFFF" filled="t" stroked="f" coordsize="21600,21600" o:gfxdata="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&#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9bKhLZAAAACAEAAA8AAAAAAAAAAQAgAAAAIgAAAGRy&#10;cy9kb3ducmV2LnhtbFBLAQIUABQAAAAIAIdO4kBU5+4LPQIAAD8EAAAOAAAAAAAAAAEAIAAAACgB&#10;AABkcnMvZTJvRG9jLnhtbFBLBQYAAAAABgAGAFkBAADXBQAAAAA=&#10;">
                <v:fill on="t" focussize="0,0"/>
                <v:stroke on="f"/>
                <v:imagedata o:title=""/>
                <o:lock v:ext="edit" aspectratio="f"/>
                <v:textbox inset="0mm,0mm,2.54mm,1.27mm">
                  <w:txbxContent>
                    <w:p w14:paraId="3A5C15F0">
                      <w:pPr>
                        <w:ind w:firstLine="1044"/>
                        <w:jc w:val="center"/>
                        <w:rPr>
                          <w:rFonts w:ascii="黑体" w:eastAsia="黑体"/>
                          <w:b/>
                          <w:sz w:val="52"/>
                        </w:rPr>
                      </w:pPr>
                    </w:p>
                    <w:p w14:paraId="3BFF1401">
                      <w:pPr>
                        <w:spacing w:line="360" w:lineRule="auto"/>
                        <w:ind w:firstLine="0" w:firstLineChars="0"/>
                        <w:jc w:val="center"/>
                        <w:rPr>
                          <w:rFonts w:hint="eastAsia" w:ascii="黑体" w:eastAsia="黑体"/>
                          <w:sz w:val="52"/>
                          <w:lang w:val="en-US" w:eastAsia="zh-CN"/>
                        </w:rPr>
                      </w:pPr>
                      <w:r>
                        <w:rPr>
                          <w:rFonts w:hint="eastAsia" w:ascii="黑体" w:eastAsia="黑体"/>
                          <w:sz w:val="52"/>
                        </w:rPr>
                        <w:t>通感一体化</w:t>
                      </w:r>
                      <w:r>
                        <w:rPr>
                          <w:rFonts w:hint="eastAsia" w:ascii="黑体" w:eastAsia="黑体"/>
                          <w:sz w:val="52"/>
                          <w:lang w:val="en-US" w:eastAsia="zh-CN"/>
                        </w:rPr>
                        <w:t>低压电力线</w:t>
                      </w:r>
                      <w:r>
                        <w:rPr>
                          <w:rFonts w:hint="eastAsia" w:ascii="黑体" w:eastAsia="黑体"/>
                          <w:sz w:val="52"/>
                        </w:rPr>
                        <w:t>宽带载波通信</w:t>
                      </w:r>
                      <w:r>
                        <w:rPr>
                          <w:rFonts w:hint="eastAsia" w:ascii="黑体" w:eastAsia="黑体"/>
                          <w:sz w:val="52"/>
                          <w:lang w:val="en-US" w:eastAsia="zh-CN"/>
                        </w:rPr>
                        <w:t>规约</w:t>
                      </w:r>
                    </w:p>
                    <w:p w14:paraId="5393BC9F">
                      <w:pPr>
                        <w:spacing w:line="360" w:lineRule="auto"/>
                        <w:ind w:firstLine="0" w:firstLineChars="0"/>
                        <w:jc w:val="center"/>
                        <w:rPr>
                          <w:rFonts w:ascii="黑体" w:eastAsia="黑体"/>
                          <w:sz w:val="52"/>
                        </w:rPr>
                      </w:pPr>
                      <w:r>
                        <w:rPr>
                          <w:rFonts w:hint="eastAsia" w:ascii="黑体" w:eastAsia="黑体"/>
                          <w:sz w:val="52"/>
                          <w:lang w:val="en-US" w:eastAsia="zh-CN"/>
                        </w:rPr>
                        <w:t xml:space="preserve">第1部分 </w:t>
                      </w:r>
                      <w:r>
                        <w:rPr>
                          <w:rFonts w:hint="eastAsia" w:ascii="黑体" w:eastAsia="黑体"/>
                          <w:sz w:val="52"/>
                        </w:rPr>
                        <w:t>总则</w:t>
                      </w:r>
                    </w:p>
                    <w:p w14:paraId="60A7B2CB">
                      <w:pPr>
                        <w:spacing w:line="360" w:lineRule="auto"/>
                        <w:ind w:firstLine="0" w:firstLineChars="0"/>
                        <w:jc w:val="center"/>
                        <w:rPr>
                          <w:rFonts w:ascii="黑体" w:eastAsia="黑体"/>
                          <w:sz w:val="52"/>
                        </w:rPr>
                      </w:pPr>
                    </w:p>
                    <w:p w14:paraId="01BCCB42">
                      <w:pPr>
                        <w:spacing w:line="360" w:lineRule="auto"/>
                        <w:ind w:firstLine="0" w:firstLineChars="0"/>
                        <w:jc w:val="center"/>
                        <w:rPr>
                          <w:rFonts w:ascii="黑体" w:eastAsia="黑体"/>
                          <w:sz w:val="52"/>
                        </w:rPr>
                      </w:pPr>
                    </w:p>
                  </w:txbxContent>
                </v:textbox>
              </v:shape>
            </w:pict>
          </mc:Fallback>
        </mc:AlternateContent>
      </w:r>
      <w:r>
        <w:rPr>
          <w:rFonts w:ascii="Times New Roman"/>
        </w:rPr>
        <mc:AlternateContent>
          <mc:Choice Requires="wps">
            <w:drawing>
              <wp:anchor distT="0" distB="0" distL="114300" distR="114300" simplePos="0" relativeHeight="251662336" behindDoc="0" locked="0" layoutInCell="1" allowOverlap="1">
                <wp:simplePos x="0" y="0"/>
                <wp:positionH relativeFrom="column">
                  <wp:posOffset>635</wp:posOffset>
                </wp:positionH>
                <wp:positionV relativeFrom="paragraph">
                  <wp:posOffset>216535</wp:posOffset>
                </wp:positionV>
                <wp:extent cx="6120765" cy="0"/>
                <wp:effectExtent l="5080" t="8255" r="8255" b="10795"/>
                <wp:wrapNone/>
                <wp:docPr id="9" name="首页自画框图6"/>
                <wp:cNvGraphicFramePr/>
                <a:graphic xmlns:a="http://schemas.openxmlformats.org/drawingml/2006/main">
                  <a:graphicData uri="http://schemas.microsoft.com/office/word/2010/wordprocessingShape">
                    <wps:wsp>
                      <wps:cNvCnPr>
                        <a:cxnSpLocks noChangeShapeType="1"/>
                      </wps:cNvCnPr>
                      <wps:spPr bwMode="auto">
                        <a:xfrm>
                          <a:off x="0" y="0"/>
                          <a:ext cx="6120765" cy="0"/>
                        </a:xfrm>
                        <a:prstGeom prst="line">
                          <a:avLst/>
                        </a:prstGeom>
                        <a:noFill/>
                        <a:ln w="9525">
                          <a:solidFill>
                            <a:srgbClr val="000000"/>
                          </a:solidFill>
                          <a:round/>
                        </a:ln>
                      </wps:spPr>
                      <wps:bodyPr/>
                    </wps:wsp>
                  </a:graphicData>
                </a:graphic>
              </wp:anchor>
            </w:drawing>
          </mc:Choice>
          <mc:Fallback>
            <w:pict>
              <v:line id="首页自画框图6" o:spid="_x0000_s1026" o:spt="20" style="position:absolute;left:0pt;margin-left:0.05pt;margin-top:17.05pt;height:0pt;width:481.95pt;z-index:251662336;mso-width-relative:page;mso-height-relative:page;" filled="f" stroked="t" coordsize="21600,21600" o:gfxdata="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4rHHD&#10;1AAAAAYBAAAPAAAAAAAAAAEAIAAAACIAAABkcnMvZG93bnJldi54bWxQSwECFAAUAAAACACHTuJA&#10;D7xZ7OwBAACsAwAADgAAAAAAAAABACAAAAAjAQAAZHJzL2Uyb0RvYy54bWxQSwUGAAAAAAYABgBZ&#10;AQAAgQUAAAAA&#10;">
                <v:fill on="f" focussize="0,0"/>
                <v:stroke color="#000000" joinstyle="round"/>
                <v:imagedata o:title=""/>
                <o:lock v:ext="edit" aspectratio="f"/>
              </v:line>
            </w:pict>
          </mc:Fallback>
        </mc:AlternateContent>
      </w:r>
      <w:r>
        <w:rPr>
          <w:rFonts w:ascii="Times New Roman"/>
        </w:rPr>
        <mc:AlternateContent>
          <mc:Choice Requires="wps">
            <w:drawing>
              <wp:anchor distT="0" distB="0" distL="114300" distR="114300" simplePos="0" relativeHeight="251664384" behindDoc="0" locked="0" layoutInCell="1" allowOverlap="1">
                <wp:simplePos x="0" y="0"/>
                <wp:positionH relativeFrom="column">
                  <wp:posOffset>-150495</wp:posOffset>
                </wp:positionH>
                <wp:positionV relativeFrom="paragraph">
                  <wp:posOffset>6527800</wp:posOffset>
                </wp:positionV>
                <wp:extent cx="2879725" cy="360045"/>
                <wp:effectExtent l="0" t="4445" r="0" b="0"/>
                <wp:wrapNone/>
                <wp:docPr id="8" name="首页自画框图8"/>
                <wp:cNvGraphicFramePr/>
                <a:graphic xmlns:a="http://schemas.openxmlformats.org/drawingml/2006/main">
                  <a:graphicData uri="http://schemas.microsoft.com/office/word/2010/wordprocessingShape">
                    <wps:wsp>
                      <wps:cNvSpPr txBox="1">
                        <a:spLocks noChangeArrowheads="1"/>
                      </wps:cNvSpPr>
                      <wps:spPr bwMode="auto">
                        <a:xfrm>
                          <a:off x="0" y="0"/>
                          <a:ext cx="2879725" cy="360045"/>
                        </a:xfrm>
                        <a:prstGeom prst="rect">
                          <a:avLst/>
                        </a:prstGeom>
                        <a:solidFill>
                          <a:srgbClr val="FFFFFF"/>
                        </a:solidFill>
                        <a:ln>
                          <a:noFill/>
                        </a:ln>
                      </wps:spPr>
                      <wps:txbx>
                        <w:txbxContent>
                          <w:p w14:paraId="115BD399">
                            <w:pPr>
                              <w:ind w:firstLine="560"/>
                              <w:rPr>
                                <w:rFonts w:ascii="黑体" w:eastAsia="黑体"/>
                                <w:sz w:val="28"/>
                              </w:rPr>
                            </w:pPr>
                            <w:r>
                              <w:rPr>
                                <w:rFonts w:hint="eastAsia" w:ascii="黑体" w:eastAsia="黑体"/>
                                <w:sz w:val="28"/>
                              </w:rPr>
                              <w:t>2020-XX-XX发布</w:t>
                            </w:r>
                          </w:p>
                        </w:txbxContent>
                      </wps:txbx>
                      <wps:bodyPr rot="0" vert="horz" wrap="square" lIns="0" tIns="0" rIns="91440" bIns="45720" anchor="t" anchorCtr="0" upright="1">
                        <a:noAutofit/>
                      </wps:bodyPr>
                    </wps:wsp>
                  </a:graphicData>
                </a:graphic>
              </wp:anchor>
            </w:drawing>
          </mc:Choice>
          <mc:Fallback>
            <w:pict>
              <v:shape id="首页自画框图8" o:spid="_x0000_s1026" o:spt="202" type="#_x0000_t202" style="position:absolute;left:0pt;margin-left:-11.85pt;margin-top:514pt;height:28.35pt;width:226.75pt;z-index:251664384;mso-width-relative:page;mso-height-relative:page;" fillcolor="#FFFFFF" filled="t" stroked="f" coordsize="21600,21600" o:gfxdata="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gSegbcAAAADQEAAA8AAAAAAAAAAQAgAAAAIgAA&#10;AGRycy9kb3ducmV2LnhtbFBLAQIUABQAAAAIAIdO4kAyHHknPQIAAD4EAAAOAAAAAAAAAAEAIAAA&#10;ACsBAABkcnMvZTJvRG9jLnhtbFBLBQYAAAAABgAGAFkBAADaBQAAAAA=&#10;">
                <v:fill on="t" focussize="0,0"/>
                <v:stroke on="f"/>
                <v:imagedata o:title=""/>
                <o:lock v:ext="edit" aspectratio="f"/>
                <v:textbox inset="0mm,0mm,2.54mm,1.27mm">
                  <w:txbxContent>
                    <w:p w14:paraId="115BD399">
                      <w:pPr>
                        <w:ind w:firstLine="560"/>
                        <w:rPr>
                          <w:rFonts w:ascii="黑体" w:eastAsia="黑体"/>
                          <w:sz w:val="28"/>
                        </w:rPr>
                      </w:pPr>
                      <w:r>
                        <w:rPr>
                          <w:rFonts w:hint="eastAsia" w:ascii="黑体" w:eastAsia="黑体"/>
                          <w:sz w:val="28"/>
                        </w:rPr>
                        <w:t>2020-XX-XX发布</w:t>
                      </w:r>
                    </w:p>
                  </w:txbxContent>
                </v:textbox>
              </v:shape>
            </w:pict>
          </mc:Fallback>
        </mc:AlternateContent>
      </w:r>
      <w:r>
        <w:rPr>
          <w:rFonts w:ascii="Times New Roman"/>
        </w:rPr>
        <mc:AlternateContent>
          <mc:Choice Requires="wps">
            <w:drawing>
              <wp:anchor distT="0" distB="0" distL="114300" distR="114300" simplePos="0" relativeHeight="251665408" behindDoc="0" locked="0" layoutInCell="1" allowOverlap="1">
                <wp:simplePos x="0" y="0"/>
                <wp:positionH relativeFrom="column">
                  <wp:posOffset>3121660</wp:posOffset>
                </wp:positionH>
                <wp:positionV relativeFrom="paragraph">
                  <wp:posOffset>6527800</wp:posOffset>
                </wp:positionV>
                <wp:extent cx="2880995" cy="360045"/>
                <wp:effectExtent l="1905" t="4445" r="3175" b="0"/>
                <wp:wrapNone/>
                <wp:docPr id="7" name="首页自画框图9"/>
                <wp:cNvGraphicFramePr/>
                <a:graphic xmlns:a="http://schemas.openxmlformats.org/drawingml/2006/main">
                  <a:graphicData uri="http://schemas.microsoft.com/office/word/2010/wordprocessingShape">
                    <wps:wsp>
                      <wps:cNvSpPr txBox="1">
                        <a:spLocks noChangeArrowheads="1"/>
                      </wps:cNvSpPr>
                      <wps:spPr bwMode="auto">
                        <a:xfrm>
                          <a:off x="0" y="0"/>
                          <a:ext cx="2880995" cy="360045"/>
                        </a:xfrm>
                        <a:prstGeom prst="rect">
                          <a:avLst/>
                        </a:prstGeom>
                        <a:solidFill>
                          <a:srgbClr val="FFFFFF"/>
                        </a:solidFill>
                        <a:ln>
                          <a:noFill/>
                        </a:ln>
                      </wps:spPr>
                      <wps:txbx>
                        <w:txbxContent>
                          <w:p w14:paraId="0C867896">
                            <w:pPr>
                              <w:ind w:firstLine="560"/>
                              <w:jc w:val="right"/>
                              <w:rPr>
                                <w:rFonts w:ascii="黑体" w:eastAsia="黑体"/>
                                <w:sz w:val="28"/>
                              </w:rPr>
                            </w:pPr>
                            <w:r>
                              <w:rPr>
                                <w:rFonts w:hint="eastAsia" w:ascii="黑体" w:eastAsia="黑体"/>
                                <w:sz w:val="28"/>
                              </w:rPr>
                              <w:t>2020-XX-XX 实施</w:t>
                            </w:r>
                          </w:p>
                        </w:txbxContent>
                      </wps:txbx>
                      <wps:bodyPr rot="0" vert="horz" wrap="square" lIns="0" tIns="0" rIns="91440" bIns="45720" anchor="t" anchorCtr="0" upright="1">
                        <a:noAutofit/>
                      </wps:bodyPr>
                    </wps:wsp>
                  </a:graphicData>
                </a:graphic>
              </wp:anchor>
            </w:drawing>
          </mc:Choice>
          <mc:Fallback>
            <w:pict>
              <v:shape id="首页自画框图9" o:spid="_x0000_s1026" o:spt="202" type="#_x0000_t202" style="position:absolute;left:0pt;margin-left:245.8pt;margin-top:514pt;height:28.35pt;width:226.85pt;z-index:251665408;mso-width-relative:page;mso-height-relative:page;" fillcolor="#FFFFFF" filled="t" stroked="f" coordsize="21600,21600" o:gfxdata="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HRDvs3AAAAA0BAAAPAAAAAAAAAAEAIAAAACIA&#10;AABkcnMvZG93bnJldi54bWxQSwECFAAUAAAACACHTuJA5SSIYT4CAAA+BAAADgAAAAAAAAABACAA&#10;AAArAQAAZHJzL2Uyb0RvYy54bWxQSwUGAAAAAAYABgBZAQAA2wUAAAAA&#10;">
                <v:fill on="t" focussize="0,0"/>
                <v:stroke on="f"/>
                <v:imagedata o:title=""/>
                <o:lock v:ext="edit" aspectratio="f"/>
                <v:textbox inset="0mm,0mm,2.54mm,1.27mm">
                  <w:txbxContent>
                    <w:p w14:paraId="0C867896">
                      <w:pPr>
                        <w:ind w:firstLine="560"/>
                        <w:jc w:val="right"/>
                        <w:rPr>
                          <w:rFonts w:ascii="黑体" w:eastAsia="黑体"/>
                          <w:sz w:val="28"/>
                        </w:rPr>
                      </w:pPr>
                      <w:r>
                        <w:rPr>
                          <w:rFonts w:hint="eastAsia" w:ascii="黑体" w:eastAsia="黑体"/>
                          <w:sz w:val="28"/>
                        </w:rPr>
                        <w:t>2020-XX-XX 实施</w:t>
                      </w:r>
                    </w:p>
                  </w:txbxContent>
                </v:textbox>
              </v:shape>
            </w:pict>
          </mc:Fallback>
        </mc:AlternateContent>
      </w:r>
      <w:r>
        <w:rPr>
          <w:rFonts w:ascii="Times New Roman"/>
        </w:rPr>
        <mc:AlternateContent>
          <mc:Choice Requires="wps">
            <w:drawing>
              <wp:anchor distT="0" distB="0" distL="114300" distR="114300" simplePos="0" relativeHeight="251666432" behindDoc="0" locked="0" layoutInCell="1" allowOverlap="1">
                <wp:simplePos x="0" y="0"/>
                <wp:positionH relativeFrom="column">
                  <wp:posOffset>150495</wp:posOffset>
                </wp:positionH>
                <wp:positionV relativeFrom="paragraph">
                  <wp:posOffset>6769100</wp:posOffset>
                </wp:positionV>
                <wp:extent cx="5830570" cy="0"/>
                <wp:effectExtent l="12065" t="7620" r="5715" b="11430"/>
                <wp:wrapNone/>
                <wp:docPr id="6" name="首页自画框图10"/>
                <wp:cNvGraphicFramePr/>
                <a:graphic xmlns:a="http://schemas.openxmlformats.org/drawingml/2006/main">
                  <a:graphicData uri="http://schemas.microsoft.com/office/word/2010/wordprocessingShape">
                    <wps:wsp>
                      <wps:cNvCnPr>
                        <a:cxnSpLocks noChangeShapeType="1"/>
                      </wps:cNvCnPr>
                      <wps:spPr bwMode="auto">
                        <a:xfrm>
                          <a:off x="0" y="0"/>
                          <a:ext cx="5830570" cy="0"/>
                        </a:xfrm>
                        <a:prstGeom prst="line">
                          <a:avLst/>
                        </a:prstGeom>
                        <a:noFill/>
                        <a:ln w="9525">
                          <a:solidFill>
                            <a:srgbClr val="000000"/>
                          </a:solidFill>
                          <a:round/>
                        </a:ln>
                      </wps:spPr>
                      <wps:bodyPr/>
                    </wps:wsp>
                  </a:graphicData>
                </a:graphic>
              </wp:anchor>
            </w:drawing>
          </mc:Choice>
          <mc:Fallback>
            <w:pict>
              <v:line id="首页自画框图10" o:spid="_x0000_s1026" o:spt="20" style="position:absolute;left:0pt;margin-left:11.85pt;margin-top:533pt;height:0pt;width:459.1pt;z-index:251666432;mso-width-relative:page;mso-height-relative:page;" filled="f" stroked="t" coordsize="21600,21600" o:gfxdata="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0ui5jWAAAADAEAAA8AAAAAAAAAAQAgAAAAIgAAAGRycy9kb3ducmV2LnhtbFBLAQIUABQAAAAI&#10;AIdO4kCGalAK7wEAAK0DAAAOAAAAAAAAAAEAIAAAACUBAABkcnMvZTJvRG9jLnhtbFBLBQYAAAAA&#10;BgAGAFkBAACGBQAAAAA=&#10;">
                <v:fill on="f" focussize="0,0"/>
                <v:stroke color="#000000" joinstyle="round"/>
                <v:imagedata o:title=""/>
                <o:lock v:ext="edit" aspectratio="f"/>
              </v:line>
            </w:pict>
          </mc:Fallback>
        </mc:AlternateContent>
      </w:r>
      <w:r>
        <w:rPr>
          <w:rFonts w:ascii="Times New Roman"/>
        </w:rPr>
        <mc:AlternateContent>
          <mc:Choice Requires="wps">
            <w:drawing>
              <wp:anchor distT="0" distB="0" distL="114300" distR="114300" simplePos="0" relativeHeight="251667456" behindDoc="0" locked="0" layoutInCell="1" allowOverlap="1">
                <wp:simplePos x="0" y="0"/>
                <wp:positionH relativeFrom="column">
                  <wp:posOffset>-74930</wp:posOffset>
                </wp:positionH>
                <wp:positionV relativeFrom="paragraph">
                  <wp:posOffset>7089775</wp:posOffset>
                </wp:positionV>
                <wp:extent cx="6120765" cy="360045"/>
                <wp:effectExtent l="0" t="4445" r="0" b="0"/>
                <wp:wrapNone/>
                <wp:docPr id="4" name="首页自画框图11"/>
                <wp:cNvGraphicFramePr/>
                <a:graphic xmlns:a="http://schemas.openxmlformats.org/drawingml/2006/main">
                  <a:graphicData uri="http://schemas.microsoft.com/office/word/2010/wordprocessingShape">
                    <wps:wsp>
                      <wps:cNvSpPr txBox="1">
                        <a:spLocks noChangeArrowheads="1"/>
                      </wps:cNvSpPr>
                      <wps:spPr bwMode="auto">
                        <a:xfrm>
                          <a:off x="0" y="0"/>
                          <a:ext cx="6120765" cy="360045"/>
                        </a:xfrm>
                        <a:prstGeom prst="rect">
                          <a:avLst/>
                        </a:prstGeom>
                        <a:solidFill>
                          <a:srgbClr val="FFFFFF"/>
                        </a:solidFill>
                        <a:ln>
                          <a:noFill/>
                        </a:ln>
                      </wps:spPr>
                      <wps:txbx>
                        <w:txbxContent>
                          <w:p w14:paraId="0FD09514">
                            <w:pPr>
                              <w:tabs>
                                <w:tab w:val="left" w:pos="1008"/>
                                <w:tab w:val="left" w:pos="8222"/>
                                <w:tab w:val="left" w:pos="8505"/>
                              </w:tabs>
                              <w:ind w:firstLine="940"/>
                              <w:jc w:val="center"/>
                              <w:rPr>
                                <w:rFonts w:ascii="黑体" w:eastAsia="黑体"/>
                                <w:spacing w:val="20"/>
                                <w:w w:val="135"/>
                                <w:sz w:val="28"/>
                              </w:rPr>
                            </w:pPr>
                            <w:r>
                              <w:rPr>
                                <w:rFonts w:hint="eastAsia" w:ascii="黑体" w:eastAsia="黑体"/>
                                <w:spacing w:val="20"/>
                                <w:w w:val="135"/>
                                <w:sz w:val="32"/>
                              </w:rPr>
                              <w:t>中国南方电网有限责任公司</w:t>
                            </w:r>
                            <w:r>
                              <w:rPr>
                                <w:rFonts w:hint="eastAsia" w:ascii="黑体" w:eastAsia="黑体"/>
                                <w:spacing w:val="20"/>
                                <w:w w:val="135"/>
                                <w:sz w:val="28"/>
                              </w:rPr>
                              <w:t xml:space="preserve">  </w:t>
                            </w:r>
                            <w:r>
                              <w:rPr>
                                <w:rFonts w:hint="eastAsia" w:ascii="黑体" w:eastAsia="黑体"/>
                                <w:sz w:val="28"/>
                              </w:rPr>
                              <w:t>发</w:t>
                            </w:r>
                            <w:r>
                              <w:rPr>
                                <w:rFonts w:hint="eastAsia" w:ascii="黑体" w:eastAsia="黑体"/>
                                <w:sz w:val="10"/>
                              </w:rPr>
                              <w:t xml:space="preserve"> </w:t>
                            </w:r>
                            <w:r>
                              <w:rPr>
                                <w:rFonts w:hint="eastAsia" w:ascii="黑体" w:eastAsia="黑体"/>
                                <w:sz w:val="28"/>
                              </w:rPr>
                              <w:t>布</w:t>
                            </w:r>
                          </w:p>
                        </w:txbxContent>
                      </wps:txbx>
                      <wps:bodyPr rot="0" vert="horz" wrap="square" lIns="0" tIns="0" rIns="91440" bIns="45720" anchor="t" anchorCtr="0" upright="1">
                        <a:noAutofit/>
                      </wps:bodyPr>
                    </wps:wsp>
                  </a:graphicData>
                </a:graphic>
              </wp:anchor>
            </w:drawing>
          </mc:Choice>
          <mc:Fallback>
            <w:pict>
              <v:shape id="首页自画框图11" o:spid="_x0000_s1026" o:spt="202" type="#_x0000_t202" style="position:absolute;left:0pt;margin-left:-5.9pt;margin-top:558.25pt;height:28.35pt;width:481.95pt;z-index:251667456;mso-width-relative:page;mso-height-relative:page;" fillcolor="#FFFFFF" filled="t" stroked="f" coordsize="21600,21600" o:gfxdata="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PnnEd2wAAAA0BAAAPAAAAAAAAAAEAIAAAACIAAABk&#10;cnMvZG93bnJldi54bWxQSwECFAAUAAAACACHTuJAQbD9PDwCAAA/BAAADgAAAAAAAAABACAAAAAq&#10;AQAAZHJzL2Uyb0RvYy54bWxQSwUGAAAAAAYABgBZAQAA2AUAAAAA&#10;">
                <v:fill on="t" focussize="0,0"/>
                <v:stroke on="f"/>
                <v:imagedata o:title=""/>
                <o:lock v:ext="edit" aspectratio="f"/>
                <v:textbox inset="0mm,0mm,2.54mm,1.27mm">
                  <w:txbxContent>
                    <w:p w14:paraId="0FD09514">
                      <w:pPr>
                        <w:tabs>
                          <w:tab w:val="left" w:pos="1008"/>
                          <w:tab w:val="left" w:pos="8222"/>
                          <w:tab w:val="left" w:pos="8505"/>
                        </w:tabs>
                        <w:ind w:firstLine="940"/>
                        <w:jc w:val="center"/>
                        <w:rPr>
                          <w:rFonts w:ascii="黑体" w:eastAsia="黑体"/>
                          <w:spacing w:val="20"/>
                          <w:w w:val="135"/>
                          <w:sz w:val="28"/>
                        </w:rPr>
                      </w:pPr>
                      <w:r>
                        <w:rPr>
                          <w:rFonts w:hint="eastAsia" w:ascii="黑体" w:eastAsia="黑体"/>
                          <w:spacing w:val="20"/>
                          <w:w w:val="135"/>
                          <w:sz w:val="32"/>
                        </w:rPr>
                        <w:t>中国南方电网有限责任公司</w:t>
                      </w:r>
                      <w:r>
                        <w:rPr>
                          <w:rFonts w:hint="eastAsia" w:ascii="黑体" w:eastAsia="黑体"/>
                          <w:spacing w:val="20"/>
                          <w:w w:val="135"/>
                          <w:sz w:val="28"/>
                        </w:rPr>
                        <w:t xml:space="preserve">  </w:t>
                      </w:r>
                      <w:r>
                        <w:rPr>
                          <w:rFonts w:hint="eastAsia" w:ascii="黑体" w:eastAsia="黑体"/>
                          <w:sz w:val="28"/>
                        </w:rPr>
                        <w:t>发</w:t>
                      </w:r>
                      <w:r>
                        <w:rPr>
                          <w:rFonts w:hint="eastAsia" w:ascii="黑体" w:eastAsia="黑体"/>
                          <w:sz w:val="10"/>
                        </w:rPr>
                        <w:t xml:space="preserve"> </w:t>
                      </w:r>
                      <w:r>
                        <w:rPr>
                          <w:rFonts w:hint="eastAsia" w:ascii="黑体" w:eastAsia="黑体"/>
                          <w:sz w:val="28"/>
                        </w:rPr>
                        <w:t>布</w:t>
                      </w:r>
                    </w:p>
                  </w:txbxContent>
                </v:textbox>
              </v:shape>
            </w:pict>
          </mc:Fallback>
        </mc:AlternateContent>
      </w:r>
    </w:p>
    <w:p w14:paraId="0153DB58">
      <w:pPr>
        <w:pStyle w:val="42"/>
        <w:tabs>
          <w:tab w:val="left" w:pos="420"/>
          <w:tab w:val="right" w:leader="dot" w:pos="9346"/>
        </w:tabs>
        <w:jc w:val="center"/>
        <w:rPr>
          <w:rFonts w:ascii="黑体" w:hAnsi="黑体" w:eastAsia="黑体"/>
          <w:b/>
          <w:color w:val="000000"/>
          <w:sz w:val="32"/>
          <w:szCs w:val="32"/>
        </w:rPr>
      </w:pPr>
      <w:bookmarkStart w:id="0" w:name="_Toc487042842"/>
      <w:bookmarkStart w:id="1" w:name="_Toc473021448"/>
      <w:bookmarkStart w:id="2" w:name="_Toc497913548"/>
      <w:r>
        <w:rPr>
          <w:rFonts w:ascii="黑体" w:hAnsi="黑体" w:eastAsia="黑体"/>
          <w:b/>
          <w:color w:val="000000"/>
          <w:sz w:val="32"/>
          <w:szCs w:val="32"/>
        </w:rPr>
        <w:t xml:space="preserve">目  </w:t>
      </w:r>
      <w:r>
        <w:rPr>
          <w:rFonts w:hint="eastAsia" w:ascii="黑体" w:hAnsi="黑体" w:eastAsia="黑体"/>
          <w:b/>
          <w:color w:val="000000"/>
          <w:sz w:val="32"/>
          <w:szCs w:val="32"/>
          <w:lang w:val="en-US" w:eastAsia="zh-CN"/>
        </w:rPr>
        <w:t xml:space="preserve">  </w:t>
      </w:r>
      <w:r>
        <w:rPr>
          <w:rFonts w:ascii="黑体" w:hAnsi="黑体" w:eastAsia="黑体"/>
          <w:b/>
          <w:color w:val="000000"/>
          <w:sz w:val="32"/>
          <w:szCs w:val="32"/>
        </w:rPr>
        <w:t>次</w:t>
      </w:r>
      <w:bookmarkEnd w:id="0"/>
      <w:bookmarkEnd w:id="1"/>
      <w:bookmarkEnd w:id="2"/>
    </w:p>
    <w:p w14:paraId="4305863A">
      <w:pPr>
        <w:pStyle w:val="42"/>
        <w:tabs>
          <w:tab w:val="left" w:pos="420"/>
          <w:tab w:val="right" w:leader="dot" w:pos="9346"/>
        </w:tabs>
        <w:rPr>
          <w:rFonts w:asciiTheme="minorHAnsi" w:hAnsiTheme="minorHAnsi" w:eastAsiaTheme="minorEastAsia" w:cstheme="minorBidi"/>
          <w:bCs w:val="0"/>
          <w:caps w:val="0"/>
          <w:sz w:val="21"/>
          <w:szCs w:val="22"/>
          <w14:ligatures w14:val="standardContextual"/>
        </w:rPr>
      </w:pPr>
      <w:r>
        <w:rPr>
          <w:rFonts w:ascii="黑体" w:hAnsi="黑体" w:eastAsia="黑体"/>
        </w:rPr>
        <w:fldChar w:fldCharType="begin"/>
      </w:r>
      <w:r>
        <w:rPr>
          <w:rFonts w:ascii="黑体" w:hAnsi="黑体" w:eastAsia="黑体"/>
        </w:rPr>
        <w:instrText xml:space="preserve"> TOC \o "1-1" \h \z \u </w:instrText>
      </w:r>
      <w:r>
        <w:rPr>
          <w:rFonts w:ascii="黑体" w:hAnsi="黑体" w:eastAsia="黑体"/>
        </w:rPr>
        <w:fldChar w:fldCharType="separate"/>
      </w:r>
      <w:r>
        <w:fldChar w:fldCharType="begin"/>
      </w:r>
      <w:r>
        <w:instrText xml:space="preserve"> HYPERLINK \l "_Toc161998062" </w:instrText>
      </w:r>
      <w:r>
        <w:fldChar w:fldCharType="separate"/>
      </w:r>
      <w:r>
        <w:rPr>
          <w:rStyle w:val="73"/>
        </w:rPr>
        <w:t>1</w:t>
      </w:r>
      <w:r>
        <w:rPr>
          <w:rFonts w:asciiTheme="minorHAnsi" w:hAnsiTheme="minorHAnsi" w:eastAsiaTheme="minorEastAsia" w:cstheme="minorBidi"/>
          <w:bCs w:val="0"/>
          <w:caps w:val="0"/>
          <w:sz w:val="21"/>
          <w:szCs w:val="22"/>
          <w14:ligatures w14:val="standardContextual"/>
        </w:rPr>
        <w:tab/>
      </w:r>
      <w:r>
        <w:rPr>
          <w:rStyle w:val="73"/>
        </w:rPr>
        <w:t>范围</w:t>
      </w:r>
      <w:r>
        <w:tab/>
      </w:r>
      <w:r>
        <w:fldChar w:fldCharType="begin"/>
      </w:r>
      <w:r>
        <w:instrText xml:space="preserve"> PAGEREF _Toc161998062 \h </w:instrText>
      </w:r>
      <w:r>
        <w:fldChar w:fldCharType="separate"/>
      </w:r>
      <w:r>
        <w:t>1</w:t>
      </w:r>
      <w:r>
        <w:fldChar w:fldCharType="end"/>
      </w:r>
      <w:r>
        <w:fldChar w:fldCharType="end"/>
      </w:r>
    </w:p>
    <w:p w14:paraId="670E4AD0">
      <w:pPr>
        <w:pStyle w:val="42"/>
        <w:tabs>
          <w:tab w:val="left" w:pos="420"/>
          <w:tab w:val="right" w:leader="dot" w:pos="9346"/>
        </w:tabs>
        <w:rPr>
          <w:rFonts w:asciiTheme="minorHAnsi" w:hAnsiTheme="minorHAnsi" w:eastAsiaTheme="minorEastAsia" w:cstheme="minorBidi"/>
          <w:bCs w:val="0"/>
          <w:caps w:val="0"/>
          <w:sz w:val="21"/>
          <w:szCs w:val="22"/>
          <w14:ligatures w14:val="standardContextual"/>
        </w:rPr>
      </w:pPr>
      <w:r>
        <w:fldChar w:fldCharType="begin"/>
      </w:r>
      <w:r>
        <w:instrText xml:space="preserve"> HYPERLINK \l "_Toc161998063" </w:instrText>
      </w:r>
      <w:r>
        <w:fldChar w:fldCharType="separate"/>
      </w:r>
      <w:r>
        <w:rPr>
          <w:rStyle w:val="73"/>
        </w:rPr>
        <w:t>2</w:t>
      </w:r>
      <w:r>
        <w:rPr>
          <w:rFonts w:asciiTheme="minorHAnsi" w:hAnsiTheme="minorHAnsi" w:eastAsiaTheme="minorEastAsia" w:cstheme="minorBidi"/>
          <w:bCs w:val="0"/>
          <w:caps w:val="0"/>
          <w:sz w:val="21"/>
          <w:szCs w:val="22"/>
          <w14:ligatures w14:val="standardContextual"/>
        </w:rPr>
        <w:tab/>
      </w:r>
      <w:r>
        <w:rPr>
          <w:rStyle w:val="73"/>
        </w:rPr>
        <w:t>规范性引用文件</w:t>
      </w:r>
      <w:r>
        <w:tab/>
      </w:r>
      <w:r>
        <w:fldChar w:fldCharType="begin"/>
      </w:r>
      <w:r>
        <w:instrText xml:space="preserve"> PAGEREF _Toc161998063 \h </w:instrText>
      </w:r>
      <w:r>
        <w:fldChar w:fldCharType="separate"/>
      </w:r>
      <w:r>
        <w:t>1</w:t>
      </w:r>
      <w:r>
        <w:fldChar w:fldCharType="end"/>
      </w:r>
      <w:r>
        <w:fldChar w:fldCharType="end"/>
      </w:r>
    </w:p>
    <w:p w14:paraId="027A75F9">
      <w:pPr>
        <w:pStyle w:val="42"/>
        <w:tabs>
          <w:tab w:val="left" w:pos="420"/>
          <w:tab w:val="right" w:leader="dot" w:pos="9346"/>
        </w:tabs>
        <w:rPr>
          <w:rFonts w:asciiTheme="minorHAnsi" w:hAnsiTheme="minorHAnsi" w:eastAsiaTheme="minorEastAsia" w:cstheme="minorBidi"/>
          <w:bCs w:val="0"/>
          <w:caps w:val="0"/>
          <w:sz w:val="21"/>
          <w:szCs w:val="22"/>
          <w14:ligatures w14:val="standardContextual"/>
        </w:rPr>
      </w:pPr>
      <w:r>
        <w:fldChar w:fldCharType="begin"/>
      </w:r>
      <w:r>
        <w:instrText xml:space="preserve"> HYPERLINK \l "_Toc161998064" </w:instrText>
      </w:r>
      <w:r>
        <w:fldChar w:fldCharType="separate"/>
      </w:r>
      <w:r>
        <w:rPr>
          <w:rStyle w:val="73"/>
        </w:rPr>
        <w:t>3</w:t>
      </w:r>
      <w:r>
        <w:rPr>
          <w:rFonts w:asciiTheme="minorHAnsi" w:hAnsiTheme="minorHAnsi" w:eastAsiaTheme="minorEastAsia" w:cstheme="minorBidi"/>
          <w:bCs w:val="0"/>
          <w:caps w:val="0"/>
          <w:sz w:val="21"/>
          <w:szCs w:val="22"/>
          <w14:ligatures w14:val="standardContextual"/>
        </w:rPr>
        <w:tab/>
      </w:r>
      <w:r>
        <w:rPr>
          <w:rStyle w:val="73"/>
        </w:rPr>
        <w:t>术语和定义</w:t>
      </w:r>
      <w:r>
        <w:tab/>
      </w:r>
      <w:r>
        <w:fldChar w:fldCharType="begin"/>
      </w:r>
      <w:r>
        <w:instrText xml:space="preserve"> PAGEREF _Toc161998064 \h </w:instrText>
      </w:r>
      <w:r>
        <w:fldChar w:fldCharType="separate"/>
      </w:r>
      <w:r>
        <w:t>1</w:t>
      </w:r>
      <w:r>
        <w:fldChar w:fldCharType="end"/>
      </w:r>
      <w:r>
        <w:fldChar w:fldCharType="end"/>
      </w:r>
    </w:p>
    <w:p w14:paraId="64B568B0">
      <w:pPr>
        <w:pStyle w:val="42"/>
        <w:tabs>
          <w:tab w:val="left" w:pos="420"/>
          <w:tab w:val="right" w:leader="dot" w:pos="9346"/>
        </w:tabs>
        <w:rPr>
          <w:rFonts w:asciiTheme="minorHAnsi" w:hAnsiTheme="minorHAnsi" w:eastAsiaTheme="minorEastAsia" w:cstheme="minorBidi"/>
          <w:bCs w:val="0"/>
          <w:caps w:val="0"/>
          <w:sz w:val="21"/>
          <w:szCs w:val="22"/>
          <w14:ligatures w14:val="standardContextual"/>
        </w:rPr>
      </w:pPr>
      <w:r>
        <w:fldChar w:fldCharType="begin"/>
      </w:r>
      <w:r>
        <w:instrText xml:space="preserve"> HYPERLINK \l "_Toc161998066" </w:instrText>
      </w:r>
      <w:r>
        <w:fldChar w:fldCharType="separate"/>
      </w:r>
      <w:r>
        <w:rPr>
          <w:rStyle w:val="73"/>
        </w:rPr>
        <w:t>4</w:t>
      </w:r>
      <w:r>
        <w:rPr>
          <w:rFonts w:asciiTheme="minorHAnsi" w:hAnsiTheme="minorHAnsi" w:eastAsiaTheme="minorEastAsia" w:cstheme="minorBidi"/>
          <w:bCs w:val="0"/>
          <w:caps w:val="0"/>
          <w:sz w:val="21"/>
          <w:szCs w:val="22"/>
          <w14:ligatures w14:val="standardContextual"/>
        </w:rPr>
        <w:tab/>
      </w:r>
      <w:r>
        <w:rPr>
          <w:rStyle w:val="73"/>
        </w:rPr>
        <w:t>总体概述</w:t>
      </w:r>
      <w:r>
        <w:tab/>
      </w:r>
      <w:r>
        <w:fldChar w:fldCharType="begin"/>
      </w:r>
      <w:r>
        <w:instrText xml:space="preserve"> PAGEREF _Toc161998066 \h </w:instrText>
      </w:r>
      <w:r>
        <w:fldChar w:fldCharType="separate"/>
      </w:r>
      <w:r>
        <w:t>2</w:t>
      </w:r>
      <w:r>
        <w:fldChar w:fldCharType="end"/>
      </w:r>
      <w:r>
        <w:fldChar w:fldCharType="end"/>
      </w:r>
    </w:p>
    <w:p w14:paraId="5E90B438">
      <w:pPr>
        <w:pStyle w:val="42"/>
        <w:tabs>
          <w:tab w:val="left" w:pos="420"/>
          <w:tab w:val="right" w:leader="dot" w:pos="9346"/>
        </w:tabs>
        <w:rPr>
          <w:rFonts w:asciiTheme="minorHAnsi" w:hAnsiTheme="minorHAnsi" w:eastAsiaTheme="minorEastAsia" w:cstheme="minorBidi"/>
          <w:bCs w:val="0"/>
          <w:caps w:val="0"/>
          <w:sz w:val="21"/>
          <w:szCs w:val="22"/>
          <w14:ligatures w14:val="standardContextual"/>
        </w:rPr>
      </w:pPr>
      <w:r>
        <w:fldChar w:fldCharType="begin"/>
      </w:r>
      <w:r>
        <w:instrText xml:space="preserve"> HYPERLINK \l "_Toc161998067" </w:instrText>
      </w:r>
      <w:r>
        <w:fldChar w:fldCharType="separate"/>
      </w:r>
      <w:r>
        <w:rPr>
          <w:rStyle w:val="73"/>
        </w:rPr>
        <w:t>5</w:t>
      </w:r>
      <w:r>
        <w:rPr>
          <w:rFonts w:asciiTheme="minorHAnsi" w:hAnsiTheme="minorHAnsi" w:eastAsiaTheme="minorEastAsia" w:cstheme="minorBidi"/>
          <w:bCs w:val="0"/>
          <w:caps w:val="0"/>
          <w:sz w:val="21"/>
          <w:szCs w:val="22"/>
          <w14:ligatures w14:val="standardContextual"/>
        </w:rPr>
        <w:tab/>
      </w:r>
      <w:r>
        <w:rPr>
          <w:rStyle w:val="73"/>
        </w:rPr>
        <w:t>基本功能</w:t>
      </w:r>
      <w:r>
        <w:tab/>
      </w:r>
      <w:r>
        <w:fldChar w:fldCharType="begin"/>
      </w:r>
      <w:r>
        <w:instrText xml:space="preserve"> PAGEREF _Toc161998067 \h </w:instrText>
      </w:r>
      <w:r>
        <w:fldChar w:fldCharType="separate"/>
      </w:r>
      <w:r>
        <w:t>3</w:t>
      </w:r>
      <w:r>
        <w:fldChar w:fldCharType="end"/>
      </w:r>
      <w:r>
        <w:fldChar w:fldCharType="end"/>
      </w:r>
    </w:p>
    <w:p w14:paraId="388A5B94">
      <w:pPr>
        <w:pStyle w:val="42"/>
        <w:tabs>
          <w:tab w:val="left" w:pos="420"/>
          <w:tab w:val="right" w:leader="dot" w:pos="9346"/>
        </w:tabs>
        <w:rPr>
          <w:rFonts w:asciiTheme="minorHAnsi" w:hAnsiTheme="minorHAnsi" w:eastAsiaTheme="minorEastAsia" w:cstheme="minorBidi"/>
          <w:bCs w:val="0"/>
          <w:caps w:val="0"/>
          <w:sz w:val="21"/>
          <w:szCs w:val="22"/>
          <w14:ligatures w14:val="standardContextual"/>
        </w:rPr>
      </w:pPr>
      <w:r>
        <w:fldChar w:fldCharType="begin"/>
      </w:r>
      <w:r>
        <w:instrText xml:space="preserve"> HYPERLINK \l "_Toc161998068" </w:instrText>
      </w:r>
      <w:r>
        <w:fldChar w:fldCharType="separate"/>
      </w:r>
      <w:r>
        <w:rPr>
          <w:rStyle w:val="73"/>
        </w:rPr>
        <w:t>6</w:t>
      </w:r>
      <w:r>
        <w:rPr>
          <w:rFonts w:asciiTheme="minorHAnsi" w:hAnsiTheme="minorHAnsi" w:eastAsiaTheme="minorEastAsia" w:cstheme="minorBidi"/>
          <w:bCs w:val="0"/>
          <w:caps w:val="0"/>
          <w:sz w:val="21"/>
          <w:szCs w:val="22"/>
          <w14:ligatures w14:val="standardContextual"/>
        </w:rPr>
        <w:tab/>
      </w:r>
      <w:r>
        <w:rPr>
          <w:rStyle w:val="73"/>
        </w:rPr>
        <w:t>通信设备要求</w:t>
      </w:r>
      <w:r>
        <w:tab/>
      </w:r>
      <w:r>
        <w:fldChar w:fldCharType="begin"/>
      </w:r>
      <w:r>
        <w:instrText xml:space="preserve"> PAGEREF _Toc161998068 \h </w:instrText>
      </w:r>
      <w:r>
        <w:fldChar w:fldCharType="separate"/>
      </w:r>
      <w:r>
        <w:t>5</w:t>
      </w:r>
      <w:r>
        <w:fldChar w:fldCharType="end"/>
      </w:r>
      <w:r>
        <w:fldChar w:fldCharType="end"/>
      </w:r>
    </w:p>
    <w:p w14:paraId="12C980E6">
      <w:pPr>
        <w:pStyle w:val="42"/>
        <w:tabs>
          <w:tab w:val="right" w:leader="dot" w:pos="9346"/>
        </w:tabs>
        <w:rPr>
          <w:rFonts w:asciiTheme="minorHAnsi" w:hAnsiTheme="minorHAnsi" w:eastAsiaTheme="minorEastAsia" w:cstheme="minorBidi"/>
          <w:bCs w:val="0"/>
          <w:caps w:val="0"/>
          <w:sz w:val="21"/>
          <w:szCs w:val="22"/>
          <w14:ligatures w14:val="standardContextual"/>
        </w:rPr>
      </w:pPr>
    </w:p>
    <w:p w14:paraId="4ABB2927">
      <w:pPr>
        <w:pStyle w:val="42"/>
        <w:tabs>
          <w:tab w:val="right" w:leader="dot" w:pos="9346"/>
        </w:tabs>
        <w:rPr>
          <w:rFonts w:asciiTheme="minorHAnsi" w:hAnsiTheme="minorHAnsi" w:eastAsiaTheme="minorEastAsia" w:cstheme="minorBidi"/>
        </w:rPr>
      </w:pPr>
      <w:r>
        <w:rPr>
          <w:rFonts w:ascii="黑体" w:hAnsi="黑体" w:eastAsia="黑体"/>
        </w:rPr>
        <w:fldChar w:fldCharType="end"/>
      </w:r>
    </w:p>
    <w:p w14:paraId="003B0106">
      <w:pPr>
        <w:pStyle w:val="85"/>
        <w:ind w:firstLine="0" w:firstLineChars="0"/>
        <w:rPr>
          <w:rFonts w:ascii="Times New Roman"/>
        </w:rPr>
        <w:sectPr>
          <w:headerReference r:id="rId13" w:type="default"/>
          <w:footerReference r:id="rId15" w:type="default"/>
          <w:headerReference r:id="rId14" w:type="even"/>
          <w:footerReference r:id="rId16" w:type="even"/>
          <w:pgSz w:w="11907" w:h="16839"/>
          <w:pgMar w:top="1417" w:right="1134" w:bottom="1134" w:left="1417" w:header="1020" w:footer="1020" w:gutter="0"/>
          <w:pgNumType w:fmt="upperRoman" w:start="1"/>
          <w:cols w:space="720" w:num="1"/>
          <w:docGrid w:linePitch="312" w:charSpace="0"/>
        </w:sectPr>
      </w:pPr>
    </w:p>
    <w:p w14:paraId="6519574D">
      <w:pPr>
        <w:ind w:firstLine="420"/>
        <w:jc w:val="center"/>
        <w:rPr>
          <w:rFonts w:hint="eastAsia" w:ascii="黑体" w:hAnsi="黑体" w:eastAsia="黑体" w:cs="黑体"/>
          <w:sz w:val="32"/>
          <w:szCs w:val="32"/>
        </w:rPr>
      </w:pPr>
      <w:bookmarkStart w:id="3" w:name="_Toc472955797"/>
      <w:bookmarkStart w:id="4" w:name="_Toc472956023"/>
      <w:bookmarkStart w:id="5" w:name="_Toc473018563"/>
      <w:r>
        <w:rPr>
          <w:rFonts w:hint="eastAsia" w:ascii="黑体" w:hAnsi="黑体" w:eastAsia="黑体" w:cs="黑体"/>
          <w:sz w:val="32"/>
          <w:szCs w:val="32"/>
        </w:rPr>
        <w:t xml:space="preserve">前 </w:t>
      </w:r>
      <w:ins w:id="0" w:author="王轶" w:date="2026-02-25T14:54:16Z">
        <w:r>
          <w:rPr>
            <w:rFonts w:hint="eastAsia" w:ascii="黑体" w:hAnsi="黑体" w:eastAsia="黑体" w:cs="黑体"/>
            <w:sz w:val="32"/>
            <w:szCs w:val="32"/>
            <w:lang w:val="en-US" w:eastAsia="zh-CN"/>
          </w:rPr>
          <w:t xml:space="preserve">  </w:t>
        </w:r>
      </w:ins>
      <w:r>
        <w:rPr>
          <w:rFonts w:hint="eastAsia" w:ascii="黑体" w:hAnsi="黑体" w:eastAsia="黑体" w:cs="黑体"/>
          <w:sz w:val="32"/>
          <w:szCs w:val="32"/>
        </w:rPr>
        <w:t xml:space="preserve"> 言</w:t>
      </w:r>
      <w:bookmarkEnd w:id="3"/>
      <w:bookmarkEnd w:id="4"/>
      <w:bookmarkEnd w:id="5"/>
    </w:p>
    <w:p w14:paraId="52EF7806">
      <w:pPr>
        <w:ind w:firstLine="420"/>
        <w:rPr>
          <w:rFonts w:ascii="宋体" w:hAnsi="宋体"/>
        </w:rPr>
      </w:pPr>
      <w:r>
        <w:rPr>
          <w:rFonts w:hint="eastAsia" w:ascii="宋体" w:hAnsi="宋体"/>
        </w:rPr>
        <w:t>为全面规范南方电网公司通感一体化</w:t>
      </w:r>
      <w:r>
        <w:rPr>
          <w:rFonts w:hint="eastAsia" w:ascii="宋体" w:hAnsi="宋体"/>
          <w:lang w:val="en-US" w:eastAsia="zh-CN"/>
        </w:rPr>
        <w:t>低压电力线</w:t>
      </w:r>
      <w:r>
        <w:rPr>
          <w:rFonts w:hint="eastAsia" w:ascii="宋体" w:hAnsi="宋体"/>
        </w:rPr>
        <w:t>宽带载波通信技术总体要求、应用场景及功能、性能要求及通信规约等内容，制定本标准。</w:t>
      </w:r>
    </w:p>
    <w:p w14:paraId="3283C312">
      <w:pPr>
        <w:ind w:firstLine="420"/>
        <w:rPr>
          <w:rFonts w:ascii="宋体" w:hAnsi="宋体"/>
          <w:color w:val="auto"/>
        </w:rPr>
      </w:pPr>
      <w:r>
        <w:rPr>
          <w:rFonts w:hint="eastAsia" w:ascii="宋体" w:hAnsi="宋体"/>
        </w:rPr>
        <w:t>本部分是《通感一体化低压电力线宽带载波通信技术规约》标准的第1部</w:t>
      </w:r>
      <w:r>
        <w:rPr>
          <w:rFonts w:hint="eastAsia" w:ascii="宋体" w:hAnsi="宋体"/>
          <w:color w:val="auto"/>
        </w:rPr>
        <w:t>分总则，包括</w:t>
      </w:r>
      <w:r>
        <w:rPr>
          <w:rFonts w:hint="eastAsia" w:ascii="宋体" w:hAnsi="宋体"/>
          <w:color w:val="auto"/>
          <w:lang w:val="en-US" w:eastAsia="zh-CN"/>
        </w:rPr>
        <w:t>总体概述</w:t>
      </w:r>
      <w:r>
        <w:rPr>
          <w:rFonts w:hint="eastAsia" w:ascii="宋体" w:hAnsi="宋体"/>
          <w:color w:val="auto"/>
        </w:rPr>
        <w:t>、基本功能等。</w:t>
      </w:r>
    </w:p>
    <w:p w14:paraId="1E72D4FB">
      <w:pPr>
        <w:ind w:firstLine="420"/>
        <w:rPr>
          <w:rFonts w:ascii="宋体" w:hAnsi="宋体"/>
        </w:rPr>
      </w:pPr>
      <w:r>
        <w:rPr>
          <w:rFonts w:hint="eastAsia" w:ascii="宋体" w:hAnsi="宋体"/>
          <w:color w:val="auto"/>
        </w:rPr>
        <w:t>请注意本文件的某些内容可能涉及专利。本文件的发布机构不承担识别这些专利的</w:t>
      </w:r>
      <w:r>
        <w:rPr>
          <w:rFonts w:hint="eastAsia" w:ascii="宋体" w:hAnsi="宋体"/>
        </w:rPr>
        <w:t>责任。</w:t>
      </w:r>
    </w:p>
    <w:p w14:paraId="1D0ED37E">
      <w:pPr>
        <w:ind w:firstLine="420"/>
        <w:rPr>
          <w:rFonts w:ascii="宋体" w:hAnsi="宋体"/>
        </w:rPr>
      </w:pPr>
      <w:r>
        <w:rPr>
          <w:rFonts w:ascii="宋体" w:hAnsi="宋体"/>
        </w:rPr>
        <w:t>本标准由</w:t>
      </w:r>
      <w:r>
        <w:rPr>
          <w:rFonts w:hint="eastAsia" w:ascii="宋体" w:hAnsi="宋体"/>
        </w:rPr>
        <w:t>中国南方电网有限责任公司生产技术部</w:t>
      </w:r>
      <w:r>
        <w:rPr>
          <w:rFonts w:ascii="宋体" w:hAnsi="宋体"/>
        </w:rPr>
        <w:t>提出、归口管理并负责解释。</w:t>
      </w:r>
    </w:p>
    <w:p w14:paraId="11C7A4F1">
      <w:pPr>
        <w:ind w:firstLine="420"/>
        <w:rPr>
          <w:rFonts w:ascii="宋体" w:hAnsi="宋体"/>
        </w:rPr>
      </w:pPr>
      <w:r>
        <w:rPr>
          <w:rFonts w:ascii="宋体" w:hAnsi="宋体"/>
        </w:rPr>
        <w:t xml:space="preserve">本标准主编单位： </w:t>
      </w:r>
    </w:p>
    <w:p w14:paraId="4C868923">
      <w:pPr>
        <w:ind w:firstLine="420"/>
        <w:rPr>
          <w:rFonts w:ascii="宋体" w:hAnsi="宋体"/>
        </w:rPr>
      </w:pPr>
      <w:r>
        <w:rPr>
          <w:rFonts w:ascii="宋体" w:hAnsi="宋体"/>
        </w:rPr>
        <w:t>本标准主要起草人：</w:t>
      </w:r>
      <w:r>
        <w:rPr>
          <w:rFonts w:hint="eastAsia" w:ascii="宋体" w:hAnsi="宋体"/>
        </w:rPr>
        <w:t>。</w:t>
      </w:r>
    </w:p>
    <w:p w14:paraId="6D09D1D7">
      <w:pPr>
        <w:ind w:firstLine="420"/>
        <w:rPr>
          <w:rFonts w:ascii="宋体" w:hAnsi="宋体"/>
        </w:rPr>
      </w:pPr>
      <w:r>
        <w:rPr>
          <w:rFonts w:hint="eastAsia" w:ascii="宋体" w:hAnsi="宋体"/>
        </w:rPr>
        <w:t>本标准为首次发布。</w:t>
      </w:r>
    </w:p>
    <w:p w14:paraId="4A6BB7DB">
      <w:pPr>
        <w:ind w:firstLine="420"/>
        <w:rPr>
          <w:rFonts w:ascii="宋体" w:hAnsi="宋体"/>
        </w:rPr>
        <w:sectPr>
          <w:headerReference r:id="rId17" w:type="default"/>
          <w:footerReference r:id="rId18" w:type="default"/>
          <w:pgSz w:w="11906" w:h="16838"/>
          <w:pgMar w:top="1418" w:right="1134" w:bottom="1134" w:left="1418" w:header="1020" w:footer="1020" w:gutter="0"/>
          <w:pgNumType w:fmt="upperRoman"/>
          <w:cols w:space="720" w:num="1"/>
          <w:docGrid w:type="lines" w:linePitch="312" w:charSpace="0"/>
        </w:sectPr>
      </w:pPr>
    </w:p>
    <w:p w14:paraId="3B372BE5">
      <w:pPr>
        <w:ind w:firstLine="0" w:firstLineChars="0"/>
        <w:jc w:val="center"/>
        <w:rPr>
          <w:rFonts w:ascii="黑体" w:hAnsi="黑体" w:eastAsia="黑体"/>
          <w:bCs/>
          <w:color w:val="000000"/>
          <w:kern w:val="44"/>
          <w:sz w:val="32"/>
          <w:szCs w:val="28"/>
        </w:rPr>
      </w:pPr>
    </w:p>
    <w:p w14:paraId="0A3FFA67">
      <w:pPr>
        <w:spacing w:after="312" w:afterLines="100"/>
        <w:ind w:firstLine="0" w:firstLineChars="0"/>
        <w:jc w:val="center"/>
        <w:rPr>
          <w:rFonts w:ascii="宋体" w:hAnsi="宋体"/>
        </w:rPr>
      </w:pPr>
      <w:r>
        <w:rPr>
          <w:rFonts w:hint="eastAsia" w:ascii="黑体" w:hAnsi="黑体" w:eastAsia="黑体"/>
          <w:bCs/>
          <w:color w:val="000000"/>
          <w:kern w:val="44"/>
          <w:sz w:val="32"/>
          <w:szCs w:val="28"/>
          <w:lang w:eastAsia="zh-CN"/>
        </w:rPr>
        <w:t>通感一体化低压电力线宽带载波通信</w:t>
      </w:r>
      <w:r>
        <w:rPr>
          <w:rFonts w:hint="eastAsia" w:ascii="黑体" w:hAnsi="黑体" w:eastAsia="黑体"/>
          <w:bCs/>
          <w:color w:val="000000"/>
          <w:kern w:val="44"/>
          <w:sz w:val="32"/>
          <w:szCs w:val="28"/>
        </w:rPr>
        <w:t>技术第1部分：总则</w:t>
      </w:r>
    </w:p>
    <w:p w14:paraId="3F09A0FD">
      <w:pPr>
        <w:pStyle w:val="4"/>
        <w:bidi w:val="0"/>
        <w:ind w:left="425" w:leftChars="0" w:hanging="425" w:firstLineChars="0"/>
      </w:pPr>
      <w:bookmarkStart w:id="6" w:name="_Toc161998062"/>
      <w:bookmarkStart w:id="7" w:name="_Toc81176436"/>
      <w:bookmarkStart w:id="8" w:name="_Toc84854254"/>
      <w:bookmarkStart w:id="9" w:name="_Toc402534916"/>
      <w:r>
        <w:rPr>
          <w:rFonts w:hint="eastAsia"/>
        </w:rPr>
        <w:t>范围</w:t>
      </w:r>
      <w:bookmarkEnd w:id="6"/>
      <w:bookmarkEnd w:id="7"/>
      <w:bookmarkEnd w:id="8"/>
    </w:p>
    <w:p w14:paraId="1189E528">
      <w:pPr>
        <w:ind w:firstLine="420"/>
      </w:pPr>
      <w:r>
        <w:rPr>
          <w:rFonts w:hint="eastAsia"/>
        </w:rPr>
        <w:t>本标准规定了南方电网公司</w:t>
      </w:r>
      <w:r>
        <w:rPr>
          <w:rFonts w:hint="eastAsia"/>
          <w:lang w:eastAsia="zh-CN"/>
        </w:rPr>
        <w:t>通感一体化低压电力线宽带载波通信</w:t>
      </w:r>
      <w:r>
        <w:rPr>
          <w:rFonts w:hint="eastAsia"/>
        </w:rPr>
        <w:t>技术总体要求，包括</w:t>
      </w:r>
      <w:r>
        <w:rPr>
          <w:rFonts w:hint="eastAsia"/>
          <w:lang w:val="en-US" w:eastAsia="zh-CN"/>
        </w:rPr>
        <w:t>总体概述</w:t>
      </w:r>
      <w:r>
        <w:rPr>
          <w:rFonts w:hint="eastAsia"/>
        </w:rPr>
        <w:t>、基本功能等要求。</w:t>
      </w:r>
    </w:p>
    <w:p w14:paraId="62CE0754">
      <w:pPr>
        <w:ind w:firstLine="420"/>
      </w:pPr>
      <w:r>
        <w:rPr>
          <w:rFonts w:hint="eastAsia"/>
        </w:rPr>
        <w:t>本标准适用于南方电网公司</w:t>
      </w:r>
      <w:r>
        <w:rPr>
          <w:rFonts w:hint="eastAsia"/>
          <w:lang w:eastAsia="zh-CN"/>
        </w:rPr>
        <w:t>通感一体化低压电力线宽带载波通信</w:t>
      </w:r>
      <w:r>
        <w:rPr>
          <w:rFonts w:hint="eastAsia"/>
        </w:rPr>
        <w:t>技术等相关设备的制造、验收和使用。</w:t>
      </w:r>
    </w:p>
    <w:p w14:paraId="758B4C98">
      <w:pPr>
        <w:pStyle w:val="4"/>
        <w:bidi w:val="0"/>
        <w:ind w:left="425" w:leftChars="0" w:hanging="425" w:firstLineChars="0"/>
      </w:pPr>
      <w:bookmarkStart w:id="10" w:name="_Toc84854255"/>
      <w:bookmarkStart w:id="11" w:name="_Toc161998063"/>
      <w:bookmarkStart w:id="12" w:name="_Toc81176437"/>
      <w:r>
        <w:rPr>
          <w:rFonts w:hint="eastAsia"/>
        </w:rPr>
        <w:t>规范性引用文件</w:t>
      </w:r>
      <w:bookmarkEnd w:id="10"/>
      <w:bookmarkEnd w:id="11"/>
      <w:bookmarkEnd w:id="12"/>
    </w:p>
    <w:p w14:paraId="1A226A0C">
      <w:pPr>
        <w:ind w:firstLine="420"/>
        <w:rPr>
          <w:rFonts w:hAnsi="Calibri"/>
        </w:rPr>
      </w:pPr>
      <w:r>
        <w:rPr>
          <w:rFonts w:hint="eastAsia"/>
        </w:rPr>
        <w:t>下列文件对于本规定的应用是必不可少的。凡是注日期的引用文件，仅注明日期的版本适用于本规定；凡是不注日期的引用文件，其最新版本（包括所有的修改单）适用于本规定。</w:t>
      </w:r>
      <w:r>
        <w:rPr>
          <w:rFonts w:hint="eastAsia" w:hAnsi="Calibri"/>
        </w:rPr>
        <w:t xml:space="preserve"> </w:t>
      </w:r>
    </w:p>
    <w:tbl>
      <w:tblPr>
        <w:tblStyle w:val="58"/>
        <w:tblW w:w="9572" w:type="dxa"/>
        <w:tblInd w:w="0" w:type="dxa"/>
        <w:tblLayout w:type="fixed"/>
        <w:tblCellMar>
          <w:top w:w="0" w:type="dxa"/>
          <w:left w:w="108" w:type="dxa"/>
          <w:bottom w:w="0" w:type="dxa"/>
          <w:right w:w="108" w:type="dxa"/>
        </w:tblCellMar>
      </w:tblPr>
      <w:tblGrid>
        <w:gridCol w:w="3160"/>
        <w:gridCol w:w="6412"/>
      </w:tblGrid>
      <w:tr w14:paraId="6DC8ABDD">
        <w:tblPrEx>
          <w:tblCellMar>
            <w:top w:w="0" w:type="dxa"/>
            <w:left w:w="108" w:type="dxa"/>
            <w:bottom w:w="0" w:type="dxa"/>
            <w:right w:w="108" w:type="dxa"/>
          </w:tblCellMar>
        </w:tblPrEx>
        <w:trPr>
          <w:trHeight w:val="90" w:hRule="atLeast"/>
        </w:trPr>
        <w:tc>
          <w:tcPr>
            <w:tcW w:w="3160" w:type="dxa"/>
          </w:tcPr>
          <w:p w14:paraId="5114F578">
            <w:pPr>
              <w:topLinePunct/>
              <w:adjustRightInd w:val="0"/>
              <w:snapToGrid w:val="0"/>
              <w:ind w:firstLine="0" w:firstLineChars="0"/>
              <w:jc w:val="center"/>
              <w:rPr>
                <w:szCs w:val="21"/>
              </w:rPr>
            </w:pPr>
            <w:r>
              <w:rPr>
                <w:rFonts w:hint="eastAsia"/>
                <w:szCs w:val="21"/>
                <w:lang w:eastAsia="zh-CN"/>
              </w:rPr>
              <w:t>Q/</w:t>
            </w:r>
            <w:r>
              <w:rPr>
                <w:rFonts w:hint="eastAsia"/>
                <w:szCs w:val="21"/>
              </w:rPr>
              <w:t>CSG</w:t>
            </w:r>
            <w:ins w:id="1" w:author="黄博阳" w:date="2026-03-02T10:25:13Z">
              <w:r>
                <w:rPr>
                  <w:rFonts w:hint="eastAsia"/>
                  <w:szCs w:val="21"/>
                  <w:lang w:val="en-US" w:eastAsia="zh-CN"/>
                </w:rPr>
                <w:t xml:space="preserve"> </w:t>
              </w:r>
            </w:ins>
            <w:r>
              <w:rPr>
                <w:rFonts w:hint="eastAsia"/>
                <w:szCs w:val="21"/>
              </w:rPr>
              <w:t>1204111.</w:t>
            </w:r>
            <w:r>
              <w:rPr>
                <w:rFonts w:hint="eastAsia"/>
                <w:szCs w:val="21"/>
                <w:lang w:val="en-US" w:eastAsia="zh-CN"/>
              </w:rPr>
              <w:t>1</w:t>
            </w:r>
            <w:r>
              <w:rPr>
                <w:rFonts w:hint="eastAsia"/>
                <w:szCs w:val="21"/>
              </w:rPr>
              <w:t>-2022</w:t>
            </w:r>
          </w:p>
        </w:tc>
        <w:tc>
          <w:tcPr>
            <w:tcW w:w="6412" w:type="dxa"/>
          </w:tcPr>
          <w:p w14:paraId="08127F2D">
            <w:pPr>
              <w:topLinePunct/>
              <w:adjustRightInd w:val="0"/>
              <w:snapToGrid w:val="0"/>
              <w:ind w:firstLine="0" w:firstLineChars="0"/>
              <w:rPr>
                <w:szCs w:val="21"/>
              </w:rPr>
            </w:pPr>
            <w:r>
              <w:rPr>
                <w:rFonts w:hint="eastAsia"/>
              </w:rPr>
              <w:t>低压电力线宽带载波通信规约 第1部分：总则</w:t>
            </w:r>
          </w:p>
        </w:tc>
      </w:tr>
      <w:tr w14:paraId="38A92542">
        <w:tblPrEx>
          <w:tblCellMar>
            <w:top w:w="0" w:type="dxa"/>
            <w:left w:w="108" w:type="dxa"/>
            <w:bottom w:w="0" w:type="dxa"/>
            <w:right w:w="108" w:type="dxa"/>
          </w:tblCellMar>
        </w:tblPrEx>
        <w:trPr>
          <w:trHeight w:val="90" w:hRule="atLeast"/>
          <w:ins w:id="2" w:author="黄博阳" w:date="2026-03-02T10:25:02Z"/>
        </w:trPr>
        <w:tc>
          <w:tcPr>
            <w:tcW w:w="3160" w:type="dxa"/>
          </w:tcPr>
          <w:p w14:paraId="27FDCF74">
            <w:pPr>
              <w:topLinePunct/>
              <w:adjustRightInd w:val="0"/>
              <w:snapToGrid w:val="0"/>
              <w:ind w:firstLine="0" w:firstLineChars="0"/>
              <w:jc w:val="center"/>
              <w:rPr>
                <w:ins w:id="3" w:author="黄博阳" w:date="2026-03-02T10:25:02Z"/>
                <w:rFonts w:hint="eastAsia"/>
                <w:szCs w:val="21"/>
                <w:lang w:eastAsia="zh-CN"/>
              </w:rPr>
            </w:pPr>
            <w:ins w:id="4" w:author="黄博阳" w:date="2026-03-02T10:25:03Z">
              <w:bookmarkStart w:id="13" w:name="_Toc81176438"/>
              <w:bookmarkStart w:id="14" w:name="_Toc84854259"/>
              <w:bookmarkStart w:id="15" w:name="_Toc161998064"/>
              <w:r>
                <w:rPr>
                  <w:rFonts w:hint="eastAsia"/>
                  <w:szCs w:val="21"/>
                  <w:lang w:eastAsia="zh-CN"/>
                </w:rPr>
                <w:t>Q/CSG</w:t>
              </w:r>
            </w:ins>
            <w:ins w:id="5" w:author="黄博阳" w:date="2026-03-02T10:25:14Z">
              <w:r>
                <w:rPr>
                  <w:rFonts w:hint="eastAsia"/>
                  <w:szCs w:val="21"/>
                  <w:lang w:val="en-US" w:eastAsia="zh-CN"/>
                </w:rPr>
                <w:t xml:space="preserve"> </w:t>
              </w:r>
            </w:ins>
            <w:ins w:id="6" w:author="黄博阳" w:date="2026-03-02T10:25:03Z">
              <w:r>
                <w:rPr>
                  <w:rFonts w:hint="eastAsia"/>
                  <w:szCs w:val="21"/>
                  <w:lang w:eastAsia="zh-CN"/>
                </w:rPr>
                <w:t>1209021-2019</w:t>
              </w:r>
            </w:ins>
          </w:p>
        </w:tc>
        <w:tc>
          <w:tcPr>
            <w:tcW w:w="6412" w:type="dxa"/>
          </w:tcPr>
          <w:p w14:paraId="3F601C34">
            <w:pPr>
              <w:topLinePunct/>
              <w:adjustRightInd w:val="0"/>
              <w:snapToGrid w:val="0"/>
              <w:ind w:firstLine="0" w:firstLineChars="0"/>
              <w:rPr>
                <w:ins w:id="7" w:author="黄博阳" w:date="2026-03-02T10:25:02Z"/>
                <w:rFonts w:hint="eastAsia"/>
              </w:rPr>
            </w:pPr>
            <w:ins w:id="8" w:author="黄博阳" w:date="2026-03-02T10:25:06Z">
              <w:r>
                <w:rPr>
                  <w:rFonts w:hint="eastAsia"/>
                  <w:szCs w:val="21"/>
                  <w:lang w:eastAsia="zh-CN"/>
                </w:rPr>
                <w:t>《计量自动化终端本地通信模块接口协议》</w:t>
              </w:r>
            </w:ins>
          </w:p>
        </w:tc>
      </w:tr>
    </w:tbl>
    <w:p w14:paraId="12C8EB6A">
      <w:pPr>
        <w:pStyle w:val="4"/>
        <w:bidi w:val="0"/>
        <w:ind w:left="425" w:leftChars="0" w:hanging="425" w:firstLineChars="0"/>
      </w:pPr>
      <w:bookmarkStart w:id="16" w:name="_Toc84854256"/>
      <w:bookmarkEnd w:id="16"/>
      <w:r>
        <w:rPr>
          <w:rFonts w:hint="eastAsia"/>
        </w:rPr>
        <w:t>术语和定义</w:t>
      </w:r>
      <w:bookmarkEnd w:id="13"/>
      <w:bookmarkEnd w:id="14"/>
      <w:bookmarkEnd w:id="15"/>
    </w:p>
    <w:p w14:paraId="0BDF4507">
      <w:pPr>
        <w:ind w:firstLine="420"/>
      </w:pPr>
      <w:r>
        <w:rPr>
          <w:rFonts w:hint="eastAsia"/>
        </w:rPr>
        <w:t>下列术语和定义适用于本文件</w:t>
      </w:r>
    </w:p>
    <w:p w14:paraId="3A51C445">
      <w:pPr>
        <w:pStyle w:val="6"/>
        <w:bidi w:val="0"/>
        <w:ind w:left="425" w:leftChars="0" w:hanging="425" w:firstLineChars="0"/>
      </w:pPr>
    </w:p>
    <w:p w14:paraId="26D327C8">
      <w:pPr>
        <w:ind w:firstLine="420" w:firstLineChars="0"/>
        <w:rPr>
          <w:rFonts w:hint="eastAsia" w:ascii="黑体" w:hAnsi="黑体" w:eastAsia="黑体"/>
          <w:color w:val="auto"/>
        </w:rPr>
      </w:pPr>
      <w:r>
        <w:rPr>
          <w:rFonts w:hint="eastAsia" w:ascii="黑体" w:hAnsi="黑体" w:eastAsia="黑体"/>
          <w:color w:val="auto"/>
        </w:rPr>
        <w:t>通感一体化低压电力线宽带载波通信</w:t>
      </w:r>
      <w:r>
        <w:rPr>
          <w:rFonts w:hint="eastAsia" w:ascii="黑体" w:hAnsi="黑体" w:eastAsia="黑体"/>
          <w:color w:val="auto"/>
          <w:lang w:val="en-US" w:eastAsia="zh-CN"/>
        </w:rPr>
        <w:t xml:space="preserve"> </w:t>
      </w:r>
      <w:r>
        <w:rPr>
          <w:rFonts w:hint="eastAsia" w:ascii="黑体" w:hAnsi="黑体" w:eastAsia="黑体"/>
          <w:color w:val="auto"/>
        </w:rPr>
        <w:t>Integrated Sensing And Communication over Low-Voltage broadband Power Line Communication</w:t>
      </w:r>
    </w:p>
    <w:p w14:paraId="0B5B7D66">
      <w:pPr>
        <w:ind w:firstLine="420"/>
        <w:rPr>
          <w:rFonts w:hint="default" w:eastAsia="宋体"/>
          <w:color w:val="auto"/>
          <w:lang w:val="en-US" w:eastAsia="zh-CN"/>
        </w:rPr>
      </w:pPr>
      <w:r>
        <w:rPr>
          <w:rFonts w:hint="eastAsia"/>
          <w:color w:val="auto"/>
          <w:lang w:val="en-US" w:eastAsia="zh-CN"/>
        </w:rPr>
        <w:t>面向新型电力系统低压侧“通感算控”一体化需求，基于</w:t>
      </w:r>
      <w:r>
        <w:rPr>
          <w:rFonts w:hint="eastAsia"/>
          <w:color w:val="auto"/>
        </w:rPr>
        <w:t>低压电力线宽带载波通信</w:t>
      </w:r>
      <w:r>
        <w:rPr>
          <w:rFonts w:hint="eastAsia"/>
          <w:color w:val="auto"/>
          <w:lang w:eastAsia="zh-CN"/>
        </w:rPr>
        <w:t>、双模通信技术</w:t>
      </w:r>
      <w:r>
        <w:rPr>
          <w:rFonts w:hint="eastAsia"/>
          <w:color w:val="auto"/>
          <w:lang w:val="en-US" w:eastAsia="zh-CN"/>
        </w:rPr>
        <w:t>演进形成的新一代载波通信技术。</w:t>
      </w:r>
    </w:p>
    <w:p w14:paraId="78C0110F">
      <w:pPr>
        <w:pStyle w:val="6"/>
        <w:bidi w:val="0"/>
        <w:ind w:left="425" w:leftChars="0" w:hanging="425" w:firstLineChars="0"/>
      </w:pPr>
    </w:p>
    <w:p w14:paraId="3D0B776A">
      <w:pPr>
        <w:ind w:firstLine="420"/>
        <w:rPr>
          <w:rFonts w:ascii="黑体" w:hAnsi="黑体" w:eastAsia="黑体"/>
          <w:color w:val="auto"/>
        </w:rPr>
      </w:pPr>
      <w:r>
        <w:rPr>
          <w:rFonts w:hint="eastAsia" w:ascii="黑体" w:hAnsi="黑体" w:eastAsia="黑体"/>
          <w:color w:val="auto"/>
        </w:rPr>
        <w:t xml:space="preserve">中央协调器 </w:t>
      </w:r>
      <w:r>
        <w:rPr>
          <w:rFonts w:ascii="黑体" w:hAnsi="黑体" w:eastAsia="黑体" w:cs="黑体"/>
          <w:color w:val="auto"/>
        </w:rPr>
        <w:t>Central Coordinator</w:t>
      </w:r>
    </w:p>
    <w:p w14:paraId="7005C0B6">
      <w:pPr>
        <w:ind w:firstLine="420"/>
        <w:rPr>
          <w:color w:val="auto"/>
        </w:rPr>
      </w:pPr>
      <w:ins w:id="9" w:author="黄博阳" w:date="2026-03-02T10:28:14Z">
        <w:r>
          <w:rPr>
            <w:rFonts w:hint="eastAsia"/>
            <w:color w:val="auto"/>
          </w:rPr>
          <w:t>通信网络中的主节点，负责完成组网控制、网络维护管理等功能，其载波通信为MIMO与SISO制式。</w:t>
        </w:r>
      </w:ins>
      <w:del w:id="10" w:author="黄博阳" w:date="2026-03-02T10:28:14Z">
        <w:r>
          <w:rPr>
            <w:rFonts w:hint="eastAsia"/>
            <w:color w:val="auto"/>
          </w:rPr>
          <w:delText>通信网络中的主节点，负责完成组网控制、网络维护管理等功能，其对应的设备实体为安装在集中器的本地通信</w:delText>
        </w:r>
      </w:del>
      <w:del w:id="11" w:author="黄博阳" w:date="2026-03-02T10:28:14Z">
        <w:r>
          <w:rPr>
            <w:rFonts w:hint="eastAsia"/>
            <w:color w:val="auto"/>
            <w:lang w:val="en-US" w:eastAsia="zh-CN"/>
          </w:rPr>
          <w:delText>单元</w:delText>
        </w:r>
      </w:del>
      <w:del w:id="12" w:author="黄博阳" w:date="2026-03-02T10:28:18Z">
        <w:r>
          <w:rPr>
            <w:rFonts w:hint="eastAsia"/>
            <w:color w:val="auto"/>
          </w:rPr>
          <w:delText>。</w:delText>
        </w:r>
      </w:del>
    </w:p>
    <w:p w14:paraId="211DA38F">
      <w:pPr>
        <w:pStyle w:val="6"/>
        <w:bidi w:val="0"/>
        <w:ind w:left="425" w:leftChars="0" w:hanging="425" w:firstLineChars="0"/>
      </w:pPr>
    </w:p>
    <w:p w14:paraId="0E7F283F">
      <w:pPr>
        <w:ind w:firstLine="420"/>
        <w:rPr>
          <w:rFonts w:ascii="黑体" w:hAnsi="黑体" w:eastAsia="黑体"/>
          <w:color w:val="auto"/>
        </w:rPr>
      </w:pPr>
      <w:r>
        <w:rPr>
          <w:rFonts w:hint="eastAsia" w:ascii="黑体" w:hAnsi="黑体" w:eastAsia="黑体"/>
          <w:color w:val="auto"/>
        </w:rPr>
        <w:t xml:space="preserve">站点 </w:t>
      </w:r>
      <w:r>
        <w:rPr>
          <w:rFonts w:ascii="黑体" w:hAnsi="黑体" w:eastAsia="黑体"/>
          <w:color w:val="auto"/>
        </w:rPr>
        <w:t>Station</w:t>
      </w:r>
    </w:p>
    <w:p w14:paraId="26EFED67">
      <w:pPr>
        <w:ind w:firstLine="420"/>
        <w:rPr>
          <w:color w:val="auto"/>
        </w:rPr>
      </w:pPr>
      <w:r>
        <w:rPr>
          <w:rFonts w:hint="eastAsia"/>
          <w:color w:val="auto"/>
        </w:rPr>
        <w:t>通信网络中的从节点，其对应的设备实体包括电能表、采集器、</w:t>
      </w:r>
      <w:r>
        <w:rPr>
          <w:rFonts w:hint="eastAsia"/>
          <w:color w:val="auto"/>
          <w:lang w:val="en-US" w:eastAsia="zh-CN"/>
        </w:rPr>
        <w:t>低压</w:t>
      </w:r>
      <w:r>
        <w:rPr>
          <w:rFonts w:hint="eastAsia"/>
          <w:color w:val="auto"/>
        </w:rPr>
        <w:t>分支开关、</w:t>
      </w:r>
      <w:r>
        <w:rPr>
          <w:rFonts w:hint="eastAsia"/>
          <w:color w:val="auto"/>
          <w:lang w:val="en-US" w:eastAsia="zh-CN"/>
        </w:rPr>
        <w:t>充电桩、分布式</w:t>
      </w:r>
      <w:r>
        <w:rPr>
          <w:rFonts w:hint="eastAsia"/>
          <w:color w:val="auto"/>
        </w:rPr>
        <w:t>新能源</w:t>
      </w:r>
      <w:r>
        <w:rPr>
          <w:rFonts w:hint="eastAsia"/>
          <w:color w:val="auto"/>
          <w:lang w:eastAsia="zh-CN"/>
        </w:rPr>
        <w:t>、</w:t>
      </w:r>
      <w:r>
        <w:rPr>
          <w:rFonts w:hint="eastAsia"/>
          <w:color w:val="auto"/>
          <w:lang w:val="en-US" w:eastAsia="zh-CN"/>
        </w:rPr>
        <w:t>用户侧可调负荷</w:t>
      </w:r>
      <w:r>
        <w:rPr>
          <w:rFonts w:hint="eastAsia"/>
          <w:color w:val="auto"/>
        </w:rPr>
        <w:t>等</w:t>
      </w:r>
      <w:r>
        <w:rPr>
          <w:rFonts w:hint="eastAsia"/>
          <w:color w:val="auto"/>
          <w:lang w:val="en-US" w:eastAsia="zh-CN"/>
        </w:rPr>
        <w:t>设备中的通信单元</w:t>
      </w:r>
      <w:r>
        <w:rPr>
          <w:rFonts w:hint="eastAsia"/>
          <w:color w:val="auto"/>
        </w:rPr>
        <w:t>。</w:t>
      </w:r>
    </w:p>
    <w:p w14:paraId="3BBBEC6E">
      <w:pPr>
        <w:pStyle w:val="6"/>
        <w:bidi w:val="0"/>
        <w:ind w:left="425" w:leftChars="0" w:hanging="425" w:firstLineChars="0"/>
      </w:pPr>
    </w:p>
    <w:p w14:paraId="670392E0">
      <w:pPr>
        <w:ind w:firstLine="420"/>
        <w:rPr>
          <w:rFonts w:ascii="黑体" w:hAnsi="黑体" w:eastAsia="黑体" w:cs="黑体"/>
          <w:color w:val="auto"/>
        </w:rPr>
      </w:pPr>
      <w:r>
        <w:rPr>
          <w:rFonts w:hint="eastAsia" w:ascii="黑体" w:hAnsi="黑体" w:eastAsia="黑体"/>
          <w:color w:val="auto"/>
        </w:rPr>
        <w:t xml:space="preserve">代理协调器 </w:t>
      </w:r>
      <w:r>
        <w:rPr>
          <w:rFonts w:ascii="黑体" w:hAnsi="黑体" w:eastAsia="黑体" w:cs="黑体"/>
          <w:color w:val="auto"/>
        </w:rPr>
        <w:t>Proxy Coordinator</w:t>
      </w:r>
    </w:p>
    <w:p w14:paraId="5C55AC13">
      <w:pPr>
        <w:ind w:firstLine="420"/>
        <w:rPr>
          <w:color w:val="auto"/>
        </w:rPr>
      </w:pPr>
      <w:r>
        <w:rPr>
          <w:rFonts w:hint="eastAsia"/>
          <w:color w:val="auto"/>
        </w:rPr>
        <w:t>为中央协调器与站点或者站点之间进行数据中继转发的站点，简称代理单元。</w:t>
      </w:r>
    </w:p>
    <w:p w14:paraId="1F2BFCF1">
      <w:pPr>
        <w:pStyle w:val="6"/>
        <w:bidi w:val="0"/>
        <w:ind w:left="425" w:leftChars="0" w:hanging="425" w:firstLineChars="0"/>
      </w:pPr>
    </w:p>
    <w:p w14:paraId="7D4D7D4D">
      <w:pPr>
        <w:ind w:firstLine="420"/>
        <w:rPr>
          <w:rFonts w:ascii="黑体" w:hAnsi="黑体" w:eastAsia="黑体" w:cs="黑体"/>
          <w:color w:val="auto"/>
        </w:rPr>
      </w:pPr>
      <w:r>
        <w:rPr>
          <w:rFonts w:hint="eastAsia" w:ascii="黑体" w:hAnsi="黑体" w:eastAsia="黑体"/>
          <w:color w:val="auto"/>
        </w:rPr>
        <w:t>物联网关</w:t>
      </w:r>
      <w:r>
        <w:rPr>
          <w:rFonts w:ascii="黑体" w:hAnsi="黑体" w:eastAsia="黑体" w:cs="黑体"/>
          <w:color w:val="auto"/>
        </w:rPr>
        <w:t xml:space="preserve"> IoT Gateway</w:t>
      </w:r>
    </w:p>
    <w:p w14:paraId="5DC40999">
      <w:pPr>
        <w:pStyle w:val="85"/>
        <w:ind w:firstLine="420"/>
        <w:rPr>
          <w:color w:val="auto"/>
        </w:rPr>
      </w:pPr>
      <w:r>
        <w:rPr>
          <w:rFonts w:hint="eastAsia"/>
          <w:color w:val="auto"/>
        </w:rPr>
        <w:t>用于就近接入传感器等物联设备的通信单元。</w:t>
      </w:r>
    </w:p>
    <w:p w14:paraId="2D68699E">
      <w:pPr>
        <w:pStyle w:val="6"/>
        <w:bidi w:val="0"/>
        <w:ind w:left="425" w:leftChars="0" w:hanging="425" w:firstLineChars="0"/>
      </w:pPr>
    </w:p>
    <w:p w14:paraId="5CA3C490">
      <w:pPr>
        <w:ind w:firstLine="420"/>
        <w:rPr>
          <w:rFonts w:ascii="黑体" w:hAnsi="黑体" w:eastAsia="黑体" w:cs="黑体"/>
          <w:color w:val="auto"/>
        </w:rPr>
      </w:pPr>
      <w:r>
        <w:rPr>
          <w:rFonts w:hint="eastAsia" w:ascii="黑体" w:hAnsi="黑体" w:eastAsia="黑体"/>
          <w:color w:val="auto"/>
        </w:rPr>
        <w:t>物联终端</w:t>
      </w:r>
      <w:r>
        <w:rPr>
          <w:rFonts w:ascii="黑体" w:hAnsi="黑体" w:eastAsia="黑体" w:cs="黑体"/>
          <w:color w:val="auto"/>
        </w:rPr>
        <w:t xml:space="preserve"> IoT Device</w:t>
      </w:r>
    </w:p>
    <w:p w14:paraId="29A43D54">
      <w:pPr>
        <w:pStyle w:val="85"/>
        <w:ind w:firstLine="420"/>
        <w:rPr>
          <w:color w:val="auto"/>
        </w:rPr>
      </w:pPr>
      <w:r>
        <w:rPr>
          <w:rFonts w:hint="eastAsia"/>
          <w:color w:val="auto"/>
        </w:rPr>
        <w:t>安装在传感器等物联设备上的无线通信单元。</w:t>
      </w:r>
    </w:p>
    <w:p w14:paraId="600AB5EA">
      <w:pPr>
        <w:pStyle w:val="6"/>
        <w:bidi w:val="0"/>
        <w:ind w:left="425" w:leftChars="0" w:hanging="425" w:firstLineChars="0"/>
      </w:pPr>
    </w:p>
    <w:p w14:paraId="6386438A">
      <w:pPr>
        <w:ind w:firstLine="420"/>
        <w:rPr>
          <w:rFonts w:ascii="黑体" w:hAnsi="黑体" w:eastAsia="黑体"/>
          <w:color w:val="auto"/>
        </w:rPr>
      </w:pPr>
      <w:r>
        <w:rPr>
          <w:rFonts w:hint="eastAsia" w:ascii="黑体" w:hAnsi="黑体" w:eastAsia="黑体"/>
          <w:color w:val="auto"/>
        </w:rPr>
        <w:t xml:space="preserve">树型网络架构 </w:t>
      </w:r>
      <w:r>
        <w:rPr>
          <w:rFonts w:ascii="黑体" w:hAnsi="黑体" w:eastAsia="黑体"/>
          <w:color w:val="auto"/>
        </w:rPr>
        <w:t>T</w:t>
      </w:r>
      <w:r>
        <w:rPr>
          <w:rFonts w:hint="eastAsia" w:ascii="黑体" w:hAnsi="黑体" w:eastAsia="黑体"/>
          <w:color w:val="auto"/>
        </w:rPr>
        <w:t>ree</w:t>
      </w:r>
      <w:r>
        <w:rPr>
          <w:rFonts w:ascii="黑体" w:hAnsi="黑体" w:eastAsia="黑体"/>
          <w:color w:val="auto"/>
        </w:rPr>
        <w:t xml:space="preserve"> N</w:t>
      </w:r>
      <w:r>
        <w:rPr>
          <w:rFonts w:hint="eastAsia" w:ascii="黑体" w:hAnsi="黑体" w:eastAsia="黑体"/>
          <w:color w:val="auto"/>
        </w:rPr>
        <w:t>etworks</w:t>
      </w:r>
    </w:p>
    <w:p w14:paraId="00FEEDC0">
      <w:pPr>
        <w:pStyle w:val="85"/>
        <w:ind w:firstLine="420"/>
        <w:rPr>
          <w:rFonts w:hint="eastAsia" w:eastAsia="宋体"/>
          <w:color w:val="auto"/>
          <w:lang w:eastAsia="zh-CN"/>
        </w:rPr>
      </w:pPr>
      <w:r>
        <w:rPr>
          <w:rFonts w:hint="eastAsia"/>
          <w:color w:val="auto"/>
        </w:rPr>
        <w:t>多个层次的星型结构纵向连接而成的通信网络架构。由中央协调器为根节点，通过代理协调器逐级向下连接多个站点，形成多层级星型结构的纵向拓扑，支持多跳中继通信</w:t>
      </w:r>
      <w:r>
        <w:rPr>
          <w:rFonts w:hint="eastAsia"/>
          <w:color w:val="auto"/>
          <w:lang w:eastAsia="zh-CN"/>
        </w:rPr>
        <w:t>。</w:t>
      </w:r>
    </w:p>
    <w:p w14:paraId="4AFE10D9">
      <w:pPr>
        <w:pStyle w:val="6"/>
        <w:bidi w:val="0"/>
        <w:ind w:left="425" w:leftChars="0" w:hanging="425" w:firstLineChars="0"/>
      </w:pPr>
    </w:p>
    <w:p w14:paraId="6B781628">
      <w:pPr>
        <w:ind w:firstLine="420"/>
        <w:rPr>
          <w:rFonts w:ascii="黑体" w:hAnsi="黑体" w:eastAsia="黑体" w:cs="Times New Roman"/>
          <w:color w:val="auto"/>
        </w:rPr>
      </w:pPr>
      <w:r>
        <w:rPr>
          <w:rFonts w:hint="eastAsia" w:ascii="黑体" w:hAnsi="黑体" w:eastAsia="黑体" w:cs="Times New Roman"/>
          <w:color w:val="auto"/>
          <w:lang w:val="en-US" w:eastAsia="zh-CN"/>
        </w:rPr>
        <w:t>多输入多输出</w:t>
      </w:r>
      <w:r>
        <w:rPr>
          <w:rFonts w:hint="eastAsia" w:ascii="黑体" w:hAnsi="黑体" w:eastAsia="黑体" w:cs="Times New Roman"/>
          <w:color w:val="auto"/>
        </w:rPr>
        <w:t xml:space="preserve"> </w:t>
      </w:r>
      <w:r>
        <w:rPr>
          <w:rFonts w:hint="eastAsia" w:ascii="黑体" w:hAnsi="黑体" w:eastAsia="黑体" w:cs="Times New Roman"/>
          <w:color w:val="auto"/>
          <w:kern w:val="2"/>
          <w:sz w:val="21"/>
          <w:szCs w:val="22"/>
          <w:lang w:val="en-US" w:eastAsia="zh-CN" w:bidi="ar-SA"/>
        </w:rPr>
        <w:t>Multiple-Input Multiple-Output</w:t>
      </w:r>
    </w:p>
    <w:p w14:paraId="3B8855EF">
      <w:pPr>
        <w:ind w:firstLine="420" w:firstLineChars="200"/>
        <w:jc w:val="both"/>
        <w:rPr>
          <w:rFonts w:hint="eastAsia" w:ascii="宋体" w:hAnsi="Times New Roman" w:eastAsia="宋体" w:cs="Times New Roman"/>
          <w:color w:val="auto"/>
          <w:sz w:val="21"/>
          <w:lang w:val="en-US" w:eastAsia="zh-CN" w:bidi="ar-SA"/>
        </w:rPr>
      </w:pPr>
      <w:r>
        <w:rPr>
          <w:rFonts w:hint="eastAsia" w:ascii="宋体" w:hAnsi="Times New Roman" w:eastAsia="宋体" w:cs="Times New Roman"/>
          <w:color w:val="auto"/>
          <w:sz w:val="21"/>
          <w:lang w:val="en-US" w:eastAsia="zh-CN" w:bidi="ar-SA"/>
        </w:rPr>
        <w:t>在发送端和接收端都使用多端口，在收发之间构成多个信道的通信模式。</w:t>
      </w:r>
    </w:p>
    <w:p w14:paraId="22CC46E6">
      <w:pPr>
        <w:pStyle w:val="6"/>
        <w:bidi w:val="0"/>
        <w:ind w:left="425" w:leftChars="0" w:hanging="425" w:firstLineChars="0"/>
      </w:pPr>
    </w:p>
    <w:p w14:paraId="20E9E743">
      <w:pPr>
        <w:ind w:firstLine="420"/>
        <w:rPr>
          <w:rFonts w:ascii="黑体" w:hAnsi="黑体" w:eastAsia="黑体" w:cs="Times New Roman"/>
          <w:color w:val="auto"/>
        </w:rPr>
      </w:pPr>
      <w:r>
        <w:rPr>
          <w:rFonts w:hint="eastAsia" w:ascii="黑体" w:hAnsi="黑体" w:eastAsia="黑体" w:cs="Times New Roman"/>
          <w:color w:val="auto"/>
          <w:lang w:val="en-US" w:eastAsia="zh-CN"/>
        </w:rPr>
        <w:t>单输入单输出</w:t>
      </w:r>
      <w:r>
        <w:rPr>
          <w:rFonts w:hint="eastAsia" w:ascii="黑体" w:hAnsi="黑体" w:eastAsia="黑体" w:cs="Times New Roman"/>
          <w:color w:val="auto"/>
        </w:rPr>
        <w:t xml:space="preserve"> Single-Input Single-Output</w:t>
      </w:r>
    </w:p>
    <w:p w14:paraId="3AEC49B0">
      <w:pPr>
        <w:pStyle w:val="85"/>
        <w:ind w:firstLine="420"/>
        <w:rPr>
          <w:rFonts w:hint="eastAsia"/>
          <w:color w:val="auto"/>
        </w:rPr>
      </w:pPr>
      <w:r>
        <w:rPr>
          <w:rFonts w:hint="eastAsia" w:ascii="宋体" w:hAnsi="Times New Roman" w:eastAsia="宋体" w:cs="Times New Roman"/>
          <w:color w:val="auto"/>
          <w:sz w:val="21"/>
          <w:lang w:val="en-US" w:eastAsia="zh-CN" w:bidi="ar-SA"/>
        </w:rPr>
        <w:t>在发送端和接收端都使用</w:t>
      </w:r>
      <w:r>
        <w:rPr>
          <w:rFonts w:hint="eastAsia" w:hAnsi="Times New Roman" w:cs="Times New Roman"/>
          <w:color w:val="auto"/>
          <w:sz w:val="21"/>
          <w:lang w:val="en-US" w:eastAsia="zh-CN" w:bidi="ar-SA"/>
        </w:rPr>
        <w:t>单一</w:t>
      </w:r>
      <w:r>
        <w:rPr>
          <w:rFonts w:hint="eastAsia" w:ascii="宋体" w:hAnsi="Times New Roman" w:eastAsia="宋体" w:cs="Times New Roman"/>
          <w:color w:val="auto"/>
          <w:sz w:val="21"/>
          <w:lang w:val="en-US" w:eastAsia="zh-CN" w:bidi="ar-SA"/>
        </w:rPr>
        <w:t>端口，在收发之间构成</w:t>
      </w:r>
      <w:r>
        <w:rPr>
          <w:rFonts w:hint="eastAsia" w:hAnsi="Times New Roman" w:cs="Times New Roman"/>
          <w:color w:val="auto"/>
          <w:sz w:val="21"/>
          <w:lang w:val="en-US" w:eastAsia="zh-CN" w:bidi="ar-SA"/>
        </w:rPr>
        <w:t>单</w:t>
      </w:r>
      <w:r>
        <w:rPr>
          <w:rFonts w:hint="eastAsia" w:ascii="宋体" w:hAnsi="Times New Roman" w:eastAsia="宋体" w:cs="Times New Roman"/>
          <w:color w:val="auto"/>
          <w:sz w:val="21"/>
          <w:lang w:val="en-US" w:eastAsia="zh-CN" w:bidi="ar-SA"/>
        </w:rPr>
        <w:t>个信道的通信模式。</w:t>
      </w:r>
    </w:p>
    <w:p w14:paraId="257E176E">
      <w:pPr>
        <w:pStyle w:val="4"/>
        <w:bidi w:val="0"/>
        <w:ind w:left="425" w:leftChars="0" w:hanging="425" w:firstLineChars="0"/>
        <w:rPr>
          <w:rFonts w:hint="eastAsia"/>
        </w:rPr>
      </w:pPr>
      <w:bookmarkStart w:id="17" w:name="_Toc84888779"/>
      <w:bookmarkEnd w:id="17"/>
      <w:bookmarkStart w:id="18" w:name="_Toc161998065"/>
      <w:bookmarkStart w:id="19" w:name="_Toc161942580"/>
      <w:bookmarkStart w:id="20" w:name="_Toc84854260"/>
      <w:bookmarkStart w:id="21" w:name="_Toc84888780"/>
      <w:r>
        <w:rPr>
          <w:rFonts w:hint="eastAsia"/>
        </w:rPr>
        <w:t>缩略语</w:t>
      </w:r>
      <w:bookmarkEnd w:id="18"/>
      <w:bookmarkEnd w:id="19"/>
      <w:bookmarkEnd w:id="20"/>
      <w:bookmarkEnd w:id="21"/>
    </w:p>
    <w:p w14:paraId="4685CAF3">
      <w:pPr>
        <w:pStyle w:val="502"/>
        <w:adjustRightInd w:val="0"/>
        <w:snapToGrid w:val="0"/>
        <w:ind w:firstLine="420"/>
        <w:rPr>
          <w:color w:val="auto"/>
        </w:rPr>
      </w:pPr>
      <w:r>
        <w:rPr>
          <w:rFonts w:hint="eastAsia"/>
          <w:color w:val="auto"/>
        </w:rPr>
        <w:t>以下缩略语适用于本文件。</w:t>
      </w:r>
    </w:p>
    <w:tbl>
      <w:tblPr>
        <w:tblStyle w:val="58"/>
        <w:tblW w:w="9416" w:type="dxa"/>
        <w:jc w:val="center"/>
        <w:tblLayout w:type="fixed"/>
        <w:tblCellMar>
          <w:top w:w="0" w:type="dxa"/>
          <w:left w:w="108" w:type="dxa"/>
          <w:bottom w:w="0" w:type="dxa"/>
          <w:right w:w="108" w:type="dxa"/>
        </w:tblCellMar>
      </w:tblPr>
      <w:tblGrid>
        <w:gridCol w:w="1291"/>
        <w:gridCol w:w="4456"/>
        <w:gridCol w:w="3669"/>
      </w:tblGrid>
      <w:tr w14:paraId="42710806">
        <w:tblPrEx>
          <w:tblCellMar>
            <w:top w:w="0" w:type="dxa"/>
            <w:left w:w="108" w:type="dxa"/>
            <w:bottom w:w="0" w:type="dxa"/>
            <w:right w:w="108" w:type="dxa"/>
          </w:tblCellMar>
        </w:tblPrEx>
        <w:trPr>
          <w:trHeight w:val="272" w:hRule="atLeast"/>
          <w:jc w:val="center"/>
        </w:trPr>
        <w:tc>
          <w:tcPr>
            <w:tcW w:w="1291" w:type="dxa"/>
            <w:vAlign w:val="center"/>
          </w:tcPr>
          <w:p w14:paraId="3CA5EF32">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rFonts w:hint="default" w:eastAsia="宋体"/>
                <w:color w:val="auto"/>
                <w:kern w:val="0"/>
                <w:sz w:val="21"/>
                <w:szCs w:val="21"/>
                <w:highlight w:val="yellow"/>
                <w:lang w:val="en-US" w:eastAsia="zh-CN"/>
              </w:rPr>
            </w:pPr>
            <w:del w:id="13" w:author="黄博阳" w:date="2026-03-02T09:49:56Z">
              <w:r>
                <w:rPr>
                  <w:rFonts w:hint="default"/>
                  <w:color w:val="auto"/>
                  <w:kern w:val="0"/>
                  <w:sz w:val="21"/>
                  <w:szCs w:val="21"/>
                  <w:u w:val="none"/>
                  <w:lang w:val="en-US" w:eastAsia="zh-CN"/>
                </w:rPr>
                <w:delText>ISAC-</w:delText>
              </w:r>
            </w:del>
            <w:ins w:id="14" w:author="黄博阳" w:date="2026-03-02T09:49:56Z">
              <w:r>
                <w:rPr>
                  <w:rFonts w:hint="eastAsia"/>
                  <w:color w:val="auto"/>
                  <w:kern w:val="0"/>
                  <w:sz w:val="21"/>
                  <w:szCs w:val="21"/>
                  <w:u w:val="none"/>
                  <w:lang w:val="en-US" w:eastAsia="zh-CN"/>
                </w:rPr>
                <w:t>S</w:t>
              </w:r>
            </w:ins>
            <w:r>
              <w:rPr>
                <w:rFonts w:hint="eastAsia"/>
                <w:color w:val="auto"/>
                <w:kern w:val="0"/>
                <w:sz w:val="21"/>
                <w:szCs w:val="21"/>
                <w:u w:val="none"/>
                <w:lang w:val="en-US" w:eastAsia="zh-CN"/>
              </w:rPr>
              <w:t>PLC</w:t>
            </w:r>
          </w:p>
        </w:tc>
        <w:tc>
          <w:tcPr>
            <w:tcW w:w="4456" w:type="dxa"/>
            <w:vAlign w:val="center"/>
          </w:tcPr>
          <w:p w14:paraId="4BE7650E">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kern w:val="0"/>
                <w:szCs w:val="21"/>
                <w:highlight w:val="yellow"/>
              </w:rPr>
            </w:pPr>
            <w:r>
              <w:rPr>
                <w:rFonts w:hint="eastAsia"/>
                <w:color w:val="auto"/>
              </w:rPr>
              <w:t xml:space="preserve">Integrated Sensing </w:t>
            </w:r>
            <w:r>
              <w:rPr>
                <w:rFonts w:hint="eastAsia"/>
                <w:color w:val="auto"/>
                <w:lang w:val="en-US" w:eastAsia="zh-CN"/>
              </w:rPr>
              <w:t>a</w:t>
            </w:r>
            <w:r>
              <w:rPr>
                <w:rFonts w:hint="eastAsia"/>
                <w:color w:val="auto"/>
              </w:rPr>
              <w:t xml:space="preserve">nd Communication over Low-Voltage </w:t>
            </w:r>
            <w:r>
              <w:rPr>
                <w:rFonts w:hint="eastAsia"/>
                <w:color w:val="auto"/>
                <w:lang w:val="en-US" w:eastAsia="zh-CN"/>
              </w:rPr>
              <w:t>B</w:t>
            </w:r>
            <w:r>
              <w:rPr>
                <w:rFonts w:hint="eastAsia"/>
                <w:color w:val="auto"/>
              </w:rPr>
              <w:t>roadband Power Line Communication</w:t>
            </w:r>
          </w:p>
        </w:tc>
        <w:tc>
          <w:tcPr>
            <w:tcW w:w="3669" w:type="dxa"/>
            <w:vAlign w:val="center"/>
          </w:tcPr>
          <w:p w14:paraId="4CAB4A16">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kern w:val="0"/>
                <w:szCs w:val="21"/>
                <w:highlight w:val="yellow"/>
              </w:rPr>
            </w:pPr>
            <w:r>
              <w:rPr>
                <w:rFonts w:hint="eastAsia"/>
                <w:color w:val="auto"/>
                <w:lang w:val="en-US" w:eastAsia="zh-CN"/>
              </w:rPr>
              <w:t>通</w:t>
            </w:r>
            <w:r>
              <w:rPr>
                <w:rFonts w:hint="eastAsia"/>
                <w:color w:val="auto"/>
              </w:rPr>
              <w:t>感一体化低压电力线宽带载波通信</w:t>
            </w:r>
          </w:p>
        </w:tc>
      </w:tr>
      <w:tr w14:paraId="6625B32F">
        <w:tblPrEx>
          <w:tblCellMar>
            <w:top w:w="0" w:type="dxa"/>
            <w:left w:w="108" w:type="dxa"/>
            <w:bottom w:w="0" w:type="dxa"/>
            <w:right w:w="108" w:type="dxa"/>
          </w:tblCellMar>
        </w:tblPrEx>
        <w:trPr>
          <w:jc w:val="center"/>
        </w:trPr>
        <w:tc>
          <w:tcPr>
            <w:tcW w:w="1291" w:type="dxa"/>
            <w:vAlign w:val="center"/>
          </w:tcPr>
          <w:p w14:paraId="1613456F">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kern w:val="0"/>
                <w:sz w:val="21"/>
                <w:szCs w:val="21"/>
                <w:highlight w:val="yellow"/>
              </w:rPr>
            </w:pPr>
            <w:r>
              <w:rPr>
                <w:rFonts w:hint="eastAsia"/>
                <w:color w:val="auto"/>
                <w:sz w:val="21"/>
              </w:rPr>
              <w:t>R</w:t>
            </w:r>
            <w:r>
              <w:rPr>
                <w:color w:val="auto"/>
                <w:sz w:val="21"/>
              </w:rPr>
              <w:t>F</w:t>
            </w:r>
          </w:p>
        </w:tc>
        <w:tc>
          <w:tcPr>
            <w:tcW w:w="4456" w:type="dxa"/>
            <w:vAlign w:val="center"/>
          </w:tcPr>
          <w:p w14:paraId="21AC690F">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kern w:val="0"/>
                <w:szCs w:val="21"/>
                <w:highlight w:val="yellow"/>
              </w:rPr>
            </w:pPr>
            <w:r>
              <w:rPr>
                <w:rFonts w:hint="eastAsia"/>
                <w:color w:val="auto"/>
              </w:rPr>
              <w:t>Radio</w:t>
            </w:r>
            <w:r>
              <w:rPr>
                <w:color w:val="auto"/>
              </w:rPr>
              <w:t xml:space="preserve"> Frequency</w:t>
            </w:r>
          </w:p>
        </w:tc>
        <w:tc>
          <w:tcPr>
            <w:tcW w:w="3669" w:type="dxa"/>
            <w:vAlign w:val="center"/>
          </w:tcPr>
          <w:p w14:paraId="0F0B1F0F">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kern w:val="0"/>
                <w:szCs w:val="21"/>
                <w:highlight w:val="yellow"/>
              </w:rPr>
            </w:pPr>
            <w:r>
              <w:rPr>
                <w:color w:val="auto"/>
              </w:rPr>
              <w:t>无线通信</w:t>
            </w:r>
          </w:p>
        </w:tc>
      </w:tr>
      <w:tr w14:paraId="4A2AA735">
        <w:tblPrEx>
          <w:tblCellMar>
            <w:top w:w="0" w:type="dxa"/>
            <w:left w:w="108" w:type="dxa"/>
            <w:bottom w:w="0" w:type="dxa"/>
            <w:right w:w="108" w:type="dxa"/>
          </w:tblCellMar>
        </w:tblPrEx>
        <w:trPr>
          <w:jc w:val="center"/>
        </w:trPr>
        <w:tc>
          <w:tcPr>
            <w:tcW w:w="1291" w:type="dxa"/>
            <w:vAlign w:val="center"/>
          </w:tcPr>
          <w:p w14:paraId="429B8B42">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kern w:val="0"/>
                <w:sz w:val="21"/>
                <w:szCs w:val="21"/>
                <w:highlight w:val="yellow"/>
              </w:rPr>
            </w:pPr>
            <w:r>
              <w:rPr>
                <w:rFonts w:hint="eastAsia"/>
                <w:color w:val="auto"/>
                <w:sz w:val="21"/>
              </w:rPr>
              <w:t>C</w:t>
            </w:r>
            <w:r>
              <w:rPr>
                <w:color w:val="auto"/>
                <w:sz w:val="21"/>
              </w:rPr>
              <w:t>CO</w:t>
            </w:r>
          </w:p>
        </w:tc>
        <w:tc>
          <w:tcPr>
            <w:tcW w:w="4456" w:type="dxa"/>
            <w:vAlign w:val="center"/>
          </w:tcPr>
          <w:p w14:paraId="38CCFA1A">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kern w:val="0"/>
                <w:szCs w:val="21"/>
                <w:highlight w:val="yellow"/>
              </w:rPr>
            </w:pPr>
            <w:r>
              <w:rPr>
                <w:color w:val="auto"/>
              </w:rPr>
              <w:t>Central Coordinator</w:t>
            </w:r>
          </w:p>
        </w:tc>
        <w:tc>
          <w:tcPr>
            <w:tcW w:w="3669" w:type="dxa"/>
            <w:vAlign w:val="center"/>
          </w:tcPr>
          <w:p w14:paraId="0C4850B8">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kern w:val="0"/>
                <w:szCs w:val="21"/>
                <w:highlight w:val="yellow"/>
              </w:rPr>
            </w:pPr>
            <w:r>
              <w:rPr>
                <w:rFonts w:hint="eastAsia"/>
                <w:color w:val="auto"/>
              </w:rPr>
              <w:t>中央协调器</w:t>
            </w:r>
          </w:p>
        </w:tc>
      </w:tr>
      <w:tr w14:paraId="559CA5A7">
        <w:tblPrEx>
          <w:tblCellMar>
            <w:top w:w="0" w:type="dxa"/>
            <w:left w:w="108" w:type="dxa"/>
            <w:bottom w:w="0" w:type="dxa"/>
            <w:right w:w="108" w:type="dxa"/>
          </w:tblCellMar>
        </w:tblPrEx>
        <w:trPr>
          <w:jc w:val="center"/>
        </w:trPr>
        <w:tc>
          <w:tcPr>
            <w:tcW w:w="1291" w:type="dxa"/>
            <w:vAlign w:val="center"/>
          </w:tcPr>
          <w:p w14:paraId="4D4BA672">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kern w:val="0"/>
                <w:sz w:val="21"/>
                <w:szCs w:val="21"/>
                <w:highlight w:val="yellow"/>
              </w:rPr>
            </w:pPr>
            <w:r>
              <w:rPr>
                <w:rFonts w:hint="eastAsia"/>
                <w:color w:val="auto"/>
                <w:sz w:val="21"/>
              </w:rPr>
              <w:t>P</w:t>
            </w:r>
            <w:r>
              <w:rPr>
                <w:color w:val="auto"/>
                <w:sz w:val="21"/>
              </w:rPr>
              <w:t>CO</w:t>
            </w:r>
          </w:p>
        </w:tc>
        <w:tc>
          <w:tcPr>
            <w:tcW w:w="4456" w:type="dxa"/>
            <w:vAlign w:val="center"/>
          </w:tcPr>
          <w:p w14:paraId="47008FED">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kern w:val="0"/>
                <w:szCs w:val="21"/>
                <w:highlight w:val="yellow"/>
              </w:rPr>
            </w:pPr>
            <w:r>
              <w:rPr>
                <w:rFonts w:hint="eastAsia"/>
                <w:color w:val="auto"/>
              </w:rPr>
              <w:t>Proxy</w:t>
            </w:r>
            <w:r>
              <w:rPr>
                <w:color w:val="auto"/>
              </w:rPr>
              <w:t xml:space="preserve"> Coordinator</w:t>
            </w:r>
          </w:p>
        </w:tc>
        <w:tc>
          <w:tcPr>
            <w:tcW w:w="3669" w:type="dxa"/>
            <w:vAlign w:val="center"/>
          </w:tcPr>
          <w:p w14:paraId="7A61B019">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kern w:val="0"/>
                <w:szCs w:val="21"/>
                <w:highlight w:val="yellow"/>
              </w:rPr>
            </w:pPr>
            <w:r>
              <w:rPr>
                <w:rFonts w:hint="eastAsia"/>
                <w:color w:val="auto"/>
              </w:rPr>
              <w:t>代理协调器</w:t>
            </w:r>
          </w:p>
        </w:tc>
      </w:tr>
      <w:tr w14:paraId="30DEAF2B">
        <w:tblPrEx>
          <w:tblCellMar>
            <w:top w:w="0" w:type="dxa"/>
            <w:left w:w="108" w:type="dxa"/>
            <w:bottom w:w="0" w:type="dxa"/>
            <w:right w:w="108" w:type="dxa"/>
          </w:tblCellMar>
        </w:tblPrEx>
        <w:trPr>
          <w:jc w:val="center"/>
        </w:trPr>
        <w:tc>
          <w:tcPr>
            <w:tcW w:w="1291" w:type="dxa"/>
            <w:vAlign w:val="center"/>
          </w:tcPr>
          <w:p w14:paraId="194015AF">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sz w:val="21"/>
              </w:rPr>
            </w:pPr>
            <w:r>
              <w:rPr>
                <w:color w:val="auto"/>
                <w:sz w:val="21"/>
              </w:rPr>
              <w:t>STA</w:t>
            </w:r>
          </w:p>
        </w:tc>
        <w:tc>
          <w:tcPr>
            <w:tcW w:w="4456" w:type="dxa"/>
            <w:vAlign w:val="center"/>
          </w:tcPr>
          <w:p w14:paraId="591420FA">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rPr>
            </w:pPr>
            <w:r>
              <w:rPr>
                <w:color w:val="auto"/>
              </w:rPr>
              <w:t>Station</w:t>
            </w:r>
          </w:p>
        </w:tc>
        <w:tc>
          <w:tcPr>
            <w:tcW w:w="3669" w:type="dxa"/>
            <w:vAlign w:val="center"/>
          </w:tcPr>
          <w:p w14:paraId="1BDE83AC">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rPr>
            </w:pPr>
            <w:r>
              <w:rPr>
                <w:color w:val="auto"/>
              </w:rPr>
              <w:t>站点</w:t>
            </w:r>
          </w:p>
        </w:tc>
      </w:tr>
      <w:tr w14:paraId="06042D52">
        <w:tblPrEx>
          <w:tblCellMar>
            <w:top w:w="0" w:type="dxa"/>
            <w:left w:w="108" w:type="dxa"/>
            <w:bottom w:w="0" w:type="dxa"/>
            <w:right w:w="108" w:type="dxa"/>
          </w:tblCellMar>
        </w:tblPrEx>
        <w:trPr>
          <w:jc w:val="center"/>
        </w:trPr>
        <w:tc>
          <w:tcPr>
            <w:tcW w:w="1291" w:type="dxa"/>
            <w:vAlign w:val="center"/>
          </w:tcPr>
          <w:p w14:paraId="6148A379">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kern w:val="0"/>
                <w:sz w:val="21"/>
                <w:szCs w:val="21"/>
                <w:highlight w:val="yellow"/>
              </w:rPr>
            </w:pPr>
            <w:r>
              <w:rPr>
                <w:color w:val="auto"/>
                <w:kern w:val="0"/>
                <w:sz w:val="21"/>
                <w:szCs w:val="21"/>
              </w:rPr>
              <w:t>IoTD</w:t>
            </w:r>
          </w:p>
        </w:tc>
        <w:tc>
          <w:tcPr>
            <w:tcW w:w="4456" w:type="dxa"/>
            <w:vAlign w:val="center"/>
          </w:tcPr>
          <w:p w14:paraId="764DBDBE">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kern w:val="0"/>
                <w:szCs w:val="21"/>
                <w:highlight w:val="yellow"/>
              </w:rPr>
            </w:pPr>
            <w:r>
              <w:rPr>
                <w:rFonts w:hint="eastAsia"/>
                <w:color w:val="auto"/>
              </w:rPr>
              <w:t>Io</w:t>
            </w:r>
            <w:r>
              <w:rPr>
                <w:color w:val="auto"/>
              </w:rPr>
              <w:t>T Device</w:t>
            </w:r>
          </w:p>
        </w:tc>
        <w:tc>
          <w:tcPr>
            <w:tcW w:w="3669" w:type="dxa"/>
            <w:vAlign w:val="center"/>
          </w:tcPr>
          <w:p w14:paraId="322D6A52">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kern w:val="0"/>
                <w:szCs w:val="21"/>
                <w:highlight w:val="yellow"/>
              </w:rPr>
            </w:pPr>
            <w:r>
              <w:rPr>
                <w:rFonts w:hint="eastAsia"/>
                <w:color w:val="auto"/>
              </w:rPr>
              <w:t>物联终端</w:t>
            </w:r>
          </w:p>
        </w:tc>
      </w:tr>
      <w:tr w14:paraId="24F54AD5">
        <w:tblPrEx>
          <w:tblCellMar>
            <w:top w:w="0" w:type="dxa"/>
            <w:left w:w="108" w:type="dxa"/>
            <w:bottom w:w="0" w:type="dxa"/>
            <w:right w:w="108" w:type="dxa"/>
          </w:tblCellMar>
        </w:tblPrEx>
        <w:trPr>
          <w:jc w:val="center"/>
        </w:trPr>
        <w:tc>
          <w:tcPr>
            <w:tcW w:w="1291" w:type="dxa"/>
            <w:vAlign w:val="center"/>
          </w:tcPr>
          <w:p w14:paraId="335AD8BE">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sz w:val="21"/>
              </w:rPr>
            </w:pPr>
            <w:r>
              <w:rPr>
                <w:color w:val="auto"/>
                <w:sz w:val="21"/>
              </w:rPr>
              <w:t>IoTG</w:t>
            </w:r>
          </w:p>
        </w:tc>
        <w:tc>
          <w:tcPr>
            <w:tcW w:w="4456" w:type="dxa"/>
            <w:vAlign w:val="center"/>
          </w:tcPr>
          <w:p w14:paraId="1CC78D7F">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rPr>
            </w:pPr>
            <w:r>
              <w:rPr>
                <w:rFonts w:hint="eastAsia"/>
                <w:color w:val="auto"/>
              </w:rPr>
              <w:t>Io</w:t>
            </w:r>
            <w:r>
              <w:rPr>
                <w:color w:val="auto"/>
              </w:rPr>
              <w:t>T Gateway</w:t>
            </w:r>
          </w:p>
        </w:tc>
        <w:tc>
          <w:tcPr>
            <w:tcW w:w="3669" w:type="dxa"/>
            <w:vAlign w:val="center"/>
          </w:tcPr>
          <w:p w14:paraId="5C65B383">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rPr>
            </w:pPr>
            <w:r>
              <w:rPr>
                <w:rFonts w:hint="eastAsia"/>
                <w:color w:val="auto"/>
              </w:rPr>
              <w:t>物联网关</w:t>
            </w:r>
          </w:p>
        </w:tc>
      </w:tr>
      <w:tr w14:paraId="28573616">
        <w:tblPrEx>
          <w:tblCellMar>
            <w:top w:w="0" w:type="dxa"/>
            <w:left w:w="108" w:type="dxa"/>
            <w:bottom w:w="0" w:type="dxa"/>
            <w:right w:w="108" w:type="dxa"/>
          </w:tblCellMar>
        </w:tblPrEx>
        <w:trPr>
          <w:jc w:val="center"/>
        </w:trPr>
        <w:tc>
          <w:tcPr>
            <w:tcW w:w="1291" w:type="dxa"/>
            <w:vAlign w:val="center"/>
          </w:tcPr>
          <w:p w14:paraId="36CB0B4D">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sz w:val="21"/>
              </w:rPr>
            </w:pPr>
            <w:r>
              <w:rPr>
                <w:color w:val="auto"/>
                <w:sz w:val="21"/>
              </w:rPr>
              <w:t>MIMO</w:t>
            </w:r>
          </w:p>
        </w:tc>
        <w:tc>
          <w:tcPr>
            <w:tcW w:w="4456" w:type="dxa"/>
            <w:vAlign w:val="center"/>
          </w:tcPr>
          <w:p w14:paraId="582361BB">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rFonts w:hint="eastAsia"/>
                <w:color w:val="auto"/>
              </w:rPr>
            </w:pPr>
            <w:r>
              <w:rPr>
                <w:color w:val="auto"/>
              </w:rPr>
              <w:t>Multiple</w:t>
            </w:r>
            <w:r>
              <w:rPr>
                <w:rFonts w:hint="eastAsia"/>
                <w:color w:val="auto"/>
                <w:lang w:val="en-US" w:eastAsia="zh-CN"/>
              </w:rPr>
              <w:t>-</w:t>
            </w:r>
            <w:r>
              <w:rPr>
                <w:color w:val="auto"/>
              </w:rPr>
              <w:t>Input Multiple</w:t>
            </w:r>
            <w:r>
              <w:rPr>
                <w:rFonts w:hint="eastAsia"/>
                <w:color w:val="auto"/>
                <w:lang w:val="en-US" w:eastAsia="zh-CN"/>
              </w:rPr>
              <w:t>-</w:t>
            </w:r>
            <w:r>
              <w:rPr>
                <w:color w:val="auto"/>
              </w:rPr>
              <w:t>Output</w:t>
            </w:r>
          </w:p>
        </w:tc>
        <w:tc>
          <w:tcPr>
            <w:tcW w:w="3669" w:type="dxa"/>
            <w:vAlign w:val="center"/>
          </w:tcPr>
          <w:p w14:paraId="7490059E">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rFonts w:hint="eastAsia"/>
                <w:color w:val="auto"/>
              </w:rPr>
            </w:pPr>
            <w:r>
              <w:rPr>
                <w:rFonts w:hint="eastAsia"/>
                <w:color w:val="auto"/>
              </w:rPr>
              <w:t>多入多出</w:t>
            </w:r>
          </w:p>
        </w:tc>
      </w:tr>
      <w:tr w14:paraId="59486AC4">
        <w:tblPrEx>
          <w:tblCellMar>
            <w:top w:w="0" w:type="dxa"/>
            <w:left w:w="108" w:type="dxa"/>
            <w:bottom w:w="0" w:type="dxa"/>
            <w:right w:w="108" w:type="dxa"/>
          </w:tblCellMar>
        </w:tblPrEx>
        <w:trPr>
          <w:jc w:val="center"/>
        </w:trPr>
        <w:tc>
          <w:tcPr>
            <w:tcW w:w="1291" w:type="dxa"/>
            <w:vAlign w:val="center"/>
          </w:tcPr>
          <w:p w14:paraId="4FCABEBB">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sz w:val="21"/>
              </w:rPr>
            </w:pPr>
            <w:r>
              <w:rPr>
                <w:rFonts w:hint="eastAsia"/>
                <w:color w:val="auto"/>
                <w:sz w:val="21"/>
              </w:rPr>
              <w:t>S</w:t>
            </w:r>
            <w:r>
              <w:rPr>
                <w:color w:val="auto"/>
                <w:sz w:val="21"/>
              </w:rPr>
              <w:t>ISO</w:t>
            </w:r>
          </w:p>
        </w:tc>
        <w:tc>
          <w:tcPr>
            <w:tcW w:w="4456" w:type="dxa"/>
            <w:vAlign w:val="center"/>
          </w:tcPr>
          <w:p w14:paraId="0D3C0A3E">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rFonts w:hint="eastAsia"/>
                <w:color w:val="auto"/>
              </w:rPr>
            </w:pPr>
            <w:r>
              <w:rPr>
                <w:color w:val="auto"/>
              </w:rPr>
              <w:t>Single</w:t>
            </w:r>
            <w:r>
              <w:rPr>
                <w:rFonts w:hint="eastAsia"/>
                <w:color w:val="auto"/>
                <w:lang w:val="en-US" w:eastAsia="zh-CN"/>
              </w:rPr>
              <w:t>-</w:t>
            </w:r>
            <w:r>
              <w:rPr>
                <w:color w:val="auto"/>
              </w:rPr>
              <w:t>Input Single</w:t>
            </w:r>
            <w:r>
              <w:rPr>
                <w:rFonts w:hint="eastAsia"/>
                <w:color w:val="auto"/>
                <w:lang w:val="en-US" w:eastAsia="zh-CN"/>
              </w:rPr>
              <w:t>-</w:t>
            </w:r>
            <w:r>
              <w:rPr>
                <w:color w:val="auto"/>
              </w:rPr>
              <w:t>Output</w:t>
            </w:r>
          </w:p>
        </w:tc>
        <w:tc>
          <w:tcPr>
            <w:tcW w:w="3669" w:type="dxa"/>
            <w:vAlign w:val="center"/>
          </w:tcPr>
          <w:p w14:paraId="291C2774">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rFonts w:hint="eastAsia"/>
                <w:color w:val="auto"/>
              </w:rPr>
            </w:pPr>
            <w:r>
              <w:rPr>
                <w:rFonts w:hint="eastAsia"/>
                <w:color w:val="auto"/>
              </w:rPr>
              <w:t>单入单出</w:t>
            </w:r>
          </w:p>
        </w:tc>
      </w:tr>
      <w:tr w14:paraId="286E9AB4">
        <w:tblPrEx>
          <w:tblCellMar>
            <w:top w:w="0" w:type="dxa"/>
            <w:left w:w="108" w:type="dxa"/>
            <w:bottom w:w="0" w:type="dxa"/>
            <w:right w:w="108" w:type="dxa"/>
          </w:tblCellMar>
        </w:tblPrEx>
        <w:trPr>
          <w:jc w:val="center"/>
        </w:trPr>
        <w:tc>
          <w:tcPr>
            <w:tcW w:w="1291" w:type="dxa"/>
            <w:vAlign w:val="center"/>
          </w:tcPr>
          <w:p w14:paraId="19354C68">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rFonts w:hint="eastAsia" w:eastAsia="宋体"/>
                <w:color w:val="auto"/>
                <w:sz w:val="21"/>
                <w:lang w:val="en-US" w:eastAsia="zh-CN"/>
              </w:rPr>
            </w:pPr>
            <w:bookmarkStart w:id="22" w:name="_Toc161998066"/>
            <w:bookmarkStart w:id="23" w:name="_Toc81176439"/>
            <w:bookmarkStart w:id="24" w:name="_Toc84854261"/>
            <w:r>
              <w:rPr>
                <w:rFonts w:hint="eastAsia"/>
                <w:color w:val="auto"/>
                <w:sz w:val="21"/>
                <w:lang w:val="en-US" w:eastAsia="zh-CN"/>
              </w:rPr>
              <w:t>MAC</w:t>
            </w:r>
          </w:p>
        </w:tc>
        <w:tc>
          <w:tcPr>
            <w:tcW w:w="4456" w:type="dxa"/>
            <w:vAlign w:val="center"/>
          </w:tcPr>
          <w:p w14:paraId="2D8CBAB7">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rPr>
            </w:pPr>
            <w:r>
              <w:rPr>
                <w:rFonts w:hint="eastAsia"/>
                <w:color w:val="auto"/>
              </w:rPr>
              <w:t>Media Access Control</w:t>
            </w:r>
          </w:p>
        </w:tc>
        <w:tc>
          <w:tcPr>
            <w:tcW w:w="3669" w:type="dxa"/>
            <w:vAlign w:val="center"/>
          </w:tcPr>
          <w:p w14:paraId="741EA8AF">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rFonts w:hint="eastAsia"/>
                <w:color w:val="auto"/>
              </w:rPr>
            </w:pPr>
            <w:r>
              <w:rPr>
                <w:rFonts w:hint="eastAsia"/>
                <w:color w:val="auto"/>
              </w:rPr>
              <w:t>媒介访问控制</w:t>
            </w:r>
          </w:p>
        </w:tc>
      </w:tr>
      <w:tr w14:paraId="648FC8DA">
        <w:tblPrEx>
          <w:tblCellMar>
            <w:top w:w="0" w:type="dxa"/>
            <w:left w:w="108" w:type="dxa"/>
            <w:bottom w:w="0" w:type="dxa"/>
            <w:right w:w="108" w:type="dxa"/>
          </w:tblCellMar>
        </w:tblPrEx>
        <w:trPr>
          <w:jc w:val="center"/>
        </w:trPr>
        <w:tc>
          <w:tcPr>
            <w:tcW w:w="1291" w:type="dxa"/>
            <w:vAlign w:val="center"/>
          </w:tcPr>
          <w:p w14:paraId="795841FA">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rFonts w:hint="eastAsia" w:eastAsia="宋体"/>
                <w:color w:val="auto"/>
                <w:sz w:val="21"/>
                <w:lang w:val="en-US" w:eastAsia="zh-CN"/>
              </w:rPr>
            </w:pPr>
            <w:r>
              <w:rPr>
                <w:rFonts w:hint="eastAsia"/>
                <w:color w:val="auto"/>
                <w:sz w:val="21"/>
                <w:lang w:val="en-US" w:eastAsia="zh-CN"/>
              </w:rPr>
              <w:t>TDMA</w:t>
            </w:r>
          </w:p>
        </w:tc>
        <w:tc>
          <w:tcPr>
            <w:tcW w:w="4456" w:type="dxa"/>
            <w:vAlign w:val="center"/>
          </w:tcPr>
          <w:p w14:paraId="17CC33F5">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rPr>
            </w:pPr>
            <w:r>
              <w:rPr>
                <w:rFonts w:hint="eastAsia"/>
                <w:color w:val="auto"/>
              </w:rPr>
              <w:t>Time Division Multiple Access</w:t>
            </w:r>
          </w:p>
        </w:tc>
        <w:tc>
          <w:tcPr>
            <w:tcW w:w="3669" w:type="dxa"/>
            <w:vAlign w:val="center"/>
          </w:tcPr>
          <w:p w14:paraId="01C43D30">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rFonts w:hint="eastAsia" w:eastAsia="宋体"/>
                <w:color w:val="auto"/>
                <w:lang w:val="en-US" w:eastAsia="zh-CN"/>
              </w:rPr>
            </w:pPr>
            <w:r>
              <w:rPr>
                <w:rFonts w:hint="eastAsia"/>
                <w:color w:val="auto"/>
                <w:lang w:val="en-US" w:eastAsia="zh-CN"/>
              </w:rPr>
              <w:t>时分多址</w:t>
            </w:r>
          </w:p>
        </w:tc>
      </w:tr>
      <w:tr w14:paraId="34D42DA7">
        <w:tblPrEx>
          <w:tblCellMar>
            <w:top w:w="0" w:type="dxa"/>
            <w:left w:w="108" w:type="dxa"/>
            <w:bottom w:w="0" w:type="dxa"/>
            <w:right w:w="108" w:type="dxa"/>
          </w:tblCellMar>
        </w:tblPrEx>
        <w:trPr>
          <w:jc w:val="center"/>
        </w:trPr>
        <w:tc>
          <w:tcPr>
            <w:tcW w:w="1291" w:type="dxa"/>
            <w:vAlign w:val="center"/>
          </w:tcPr>
          <w:p w14:paraId="52A9D981">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rFonts w:hint="default" w:eastAsia="宋体"/>
                <w:color w:val="auto"/>
                <w:sz w:val="21"/>
                <w:lang w:val="en-US" w:eastAsia="zh-CN"/>
              </w:rPr>
            </w:pPr>
            <w:r>
              <w:rPr>
                <w:rFonts w:hint="eastAsia"/>
                <w:color w:val="auto"/>
                <w:sz w:val="21"/>
                <w:lang w:val="en-US" w:eastAsia="zh-CN"/>
              </w:rPr>
              <w:t>CSMA/CA</w:t>
            </w:r>
          </w:p>
        </w:tc>
        <w:tc>
          <w:tcPr>
            <w:tcW w:w="4456" w:type="dxa"/>
            <w:vAlign w:val="center"/>
          </w:tcPr>
          <w:p w14:paraId="117A4463">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color w:val="auto"/>
              </w:rPr>
            </w:pPr>
            <w:r>
              <w:rPr>
                <w:rFonts w:hint="eastAsia"/>
                <w:color w:val="auto"/>
              </w:rPr>
              <w:t>Carrier Sense Multiple Access with Collision Avoidance</w:t>
            </w:r>
          </w:p>
        </w:tc>
        <w:tc>
          <w:tcPr>
            <w:tcW w:w="3669" w:type="dxa"/>
            <w:vAlign w:val="center"/>
          </w:tcPr>
          <w:p w14:paraId="7A10799F">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rFonts w:hint="eastAsia" w:eastAsia="宋体"/>
                <w:color w:val="auto"/>
                <w:lang w:val="en-US" w:eastAsia="zh-CN"/>
              </w:rPr>
            </w:pPr>
            <w:r>
              <w:rPr>
                <w:rFonts w:hint="eastAsia"/>
                <w:color w:val="auto"/>
              </w:rPr>
              <w:t>载波侦听多路访问／冲突避</w:t>
            </w:r>
            <w:r>
              <w:rPr>
                <w:rFonts w:hint="eastAsia"/>
                <w:color w:val="auto"/>
                <w:lang w:val="en-US" w:eastAsia="zh-CN"/>
              </w:rPr>
              <w:t>让</w:t>
            </w:r>
          </w:p>
        </w:tc>
      </w:tr>
      <w:tr w14:paraId="6AE015F3">
        <w:tblPrEx>
          <w:tblCellMar>
            <w:top w:w="0" w:type="dxa"/>
            <w:left w:w="108" w:type="dxa"/>
            <w:bottom w:w="0" w:type="dxa"/>
            <w:right w:w="108" w:type="dxa"/>
          </w:tblCellMar>
        </w:tblPrEx>
        <w:trPr>
          <w:jc w:val="center"/>
          <w:ins w:id="15" w:author="黄博阳" w:date="2026-03-02T10:25:44Z"/>
        </w:trPr>
        <w:tc>
          <w:tcPr>
            <w:tcW w:w="1291" w:type="dxa"/>
            <w:vAlign w:val="center"/>
          </w:tcPr>
          <w:p w14:paraId="4F8D915C">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ins w:id="16" w:author="黄博阳" w:date="2026-03-02T10:25:44Z"/>
                <w:rFonts w:hint="default"/>
                <w:color w:val="auto"/>
                <w:sz w:val="21"/>
                <w:lang w:val="en-US" w:eastAsia="zh-CN"/>
              </w:rPr>
            </w:pPr>
            <w:ins w:id="17" w:author="黄博阳" w:date="2026-03-02T10:25:47Z">
              <w:r>
                <w:rPr>
                  <w:rFonts w:hint="eastAsia"/>
                  <w:color w:val="auto"/>
                  <w:sz w:val="21"/>
                  <w:lang w:val="en-US" w:eastAsia="zh-CN"/>
                </w:rPr>
                <w:t>LID</w:t>
              </w:r>
            </w:ins>
          </w:p>
        </w:tc>
        <w:tc>
          <w:tcPr>
            <w:tcW w:w="4456" w:type="dxa"/>
            <w:vAlign w:val="center"/>
          </w:tcPr>
          <w:p w14:paraId="212636A8">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ins w:id="18" w:author="黄博阳" w:date="2026-03-02T10:25:44Z"/>
                <w:rFonts w:hint="eastAsia"/>
                <w:color w:val="auto"/>
              </w:rPr>
            </w:pPr>
            <w:ins w:id="19" w:author="黄博阳" w:date="2026-03-02T10:26:53Z">
              <w:r>
                <w:rPr>
                  <w:rFonts w:hint="eastAsia"/>
                  <w:color w:val="auto"/>
                </w:rPr>
                <w:t>Link Identifier</w:t>
              </w:r>
            </w:ins>
          </w:p>
        </w:tc>
        <w:tc>
          <w:tcPr>
            <w:tcW w:w="3669" w:type="dxa"/>
            <w:vAlign w:val="center"/>
          </w:tcPr>
          <w:p w14:paraId="1370F2D0">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ins w:id="20" w:author="黄博阳" w:date="2026-03-02T10:25:44Z"/>
                <w:rFonts w:hint="default" w:eastAsia="宋体"/>
                <w:color w:val="auto"/>
                <w:lang w:val="en-US" w:eastAsia="zh-CN"/>
              </w:rPr>
            </w:pPr>
            <w:ins w:id="21" w:author="黄博阳" w:date="2026-03-02T10:26:59Z">
              <w:r>
                <w:rPr>
                  <w:rFonts w:hint="eastAsia"/>
                  <w:color w:val="auto"/>
                  <w:lang w:val="en-US" w:eastAsia="zh-CN"/>
                </w:rPr>
                <w:t>链路标识符</w:t>
              </w:r>
            </w:ins>
          </w:p>
        </w:tc>
      </w:tr>
      <w:tr w14:paraId="662F8AF6">
        <w:tblPrEx>
          <w:tblCellMar>
            <w:top w:w="0" w:type="dxa"/>
            <w:left w:w="108" w:type="dxa"/>
            <w:bottom w:w="0" w:type="dxa"/>
            <w:right w:w="108" w:type="dxa"/>
          </w:tblCellMar>
        </w:tblPrEx>
        <w:trPr>
          <w:jc w:val="center"/>
          <w:ins w:id="22" w:author="黄博阳" w:date="2026-03-02T10:25:54Z"/>
        </w:trPr>
        <w:tc>
          <w:tcPr>
            <w:tcW w:w="1291" w:type="dxa"/>
            <w:vAlign w:val="center"/>
          </w:tcPr>
          <w:p w14:paraId="73B64054">
            <w:pPr>
              <w:keepNext w:val="0"/>
              <w:keepLines w:val="0"/>
              <w:pageBreakBefore w:val="0"/>
              <w:widowControl/>
              <w:kinsoku/>
              <w:wordWrap/>
              <w:overflowPunct/>
              <w:topLinePunct w:val="0"/>
              <w:autoSpaceDE/>
              <w:autoSpaceDN/>
              <w:bidi w:val="0"/>
              <w:adjustRightInd w:val="0"/>
              <w:snapToGrid w:val="0"/>
              <w:ind w:leftChars="0" w:firstLine="0" w:firstLineChars="0"/>
              <w:jc w:val="center"/>
              <w:textAlignment w:val="auto"/>
              <w:rPr>
                <w:ins w:id="23" w:author="黄博阳" w:date="2026-03-02T10:25:54Z"/>
                <w:rFonts w:hint="default"/>
                <w:color w:val="auto"/>
                <w:sz w:val="21"/>
                <w:lang w:val="en-US" w:eastAsia="zh-CN"/>
              </w:rPr>
            </w:pPr>
            <w:ins w:id="24" w:author="黄博阳" w:date="2026-03-02T10:25:56Z">
              <w:r>
                <w:rPr>
                  <w:rFonts w:hint="eastAsia"/>
                  <w:color w:val="auto"/>
                  <w:sz w:val="21"/>
                  <w:lang w:val="en-US" w:eastAsia="zh-CN"/>
                </w:rPr>
                <w:t>VLAN</w:t>
              </w:r>
            </w:ins>
          </w:p>
        </w:tc>
        <w:tc>
          <w:tcPr>
            <w:tcW w:w="4456" w:type="dxa"/>
            <w:vAlign w:val="center"/>
          </w:tcPr>
          <w:p w14:paraId="2D4F0479">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rPr>
                <w:ins w:id="25" w:author="黄博阳" w:date="2026-03-02T10:25:54Z"/>
                <w:rFonts w:hint="default"/>
                <w:color w:val="auto"/>
                <w:lang w:val="en-US"/>
              </w:rPr>
            </w:pPr>
            <w:ins w:id="26" w:author="黄博阳" w:date="2026-03-02T10:26:38Z">
              <w:r>
                <w:rPr>
                  <w:rFonts w:hint="eastAsia"/>
                  <w:color w:val="auto"/>
                </w:rPr>
                <w:t>Virtual Local Area Network</w:t>
              </w:r>
            </w:ins>
          </w:p>
        </w:tc>
        <w:tc>
          <w:tcPr>
            <w:tcW w:w="3669" w:type="dxa"/>
            <w:vAlign w:val="center"/>
          </w:tcPr>
          <w:p w14:paraId="398548AB">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rPr>
                <w:ins w:id="27" w:author="黄博阳" w:date="2026-03-02T10:25:54Z"/>
                <w:rFonts w:hint="default"/>
                <w:color w:val="auto"/>
                <w:lang w:val="en-US"/>
              </w:rPr>
            </w:pPr>
            <w:ins w:id="28" w:author="黄博阳" w:date="2026-03-02T10:26:38Z">
              <w:r>
                <w:rPr>
                  <w:rFonts w:hint="eastAsia"/>
                  <w:color w:val="auto"/>
                  <w:lang w:val="en-US" w:eastAsia="zh-CN"/>
                </w:rPr>
                <w:t>虚拟局域网</w:t>
              </w:r>
            </w:ins>
          </w:p>
        </w:tc>
      </w:tr>
    </w:tbl>
    <w:p w14:paraId="42D8F1AC">
      <w:pPr>
        <w:pStyle w:val="4"/>
        <w:bidi w:val="0"/>
        <w:ind w:left="425" w:leftChars="0" w:hanging="425" w:firstLineChars="0"/>
      </w:pPr>
      <w:r>
        <w:rPr>
          <w:rFonts w:hint="eastAsia"/>
        </w:rPr>
        <w:t>总体概述</w:t>
      </w:r>
      <w:bookmarkEnd w:id="22"/>
      <w:bookmarkEnd w:id="23"/>
      <w:bookmarkEnd w:id="24"/>
    </w:p>
    <w:p w14:paraId="79691B83">
      <w:pPr>
        <w:pStyle w:val="6"/>
        <w:bidi w:val="0"/>
        <w:ind w:left="425" w:leftChars="0" w:hanging="425" w:firstLineChars="0"/>
      </w:pPr>
      <w:r>
        <w:rPr>
          <w:rFonts w:hint="eastAsia"/>
        </w:rPr>
        <w:t>应用场景</w:t>
      </w:r>
    </w:p>
    <w:p w14:paraId="06D923D3">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rPr>
      </w:pPr>
      <w:r>
        <w:rPr>
          <w:rFonts w:hint="eastAsia"/>
        </w:rPr>
        <w:t>通感一体化低压电力线宽带载波通信技术</w:t>
      </w:r>
      <w:r>
        <w:rPr>
          <w:rFonts w:hint="eastAsia"/>
          <w:lang w:eastAsia="zh-CN"/>
        </w:rPr>
        <w:t>（</w:t>
      </w:r>
      <w:del w:id="29" w:author="黄博阳" w:date="2026-03-02T09:52:27Z">
        <w:r>
          <w:rPr>
            <w:rFonts w:hint="default"/>
            <w:lang w:val="en-US" w:eastAsia="zh-CN"/>
          </w:rPr>
          <w:delText>ISAC-</w:delText>
        </w:r>
      </w:del>
      <w:ins w:id="30" w:author="黄博阳" w:date="2026-03-02T09:52:27Z">
        <w:r>
          <w:rPr>
            <w:rFonts w:hint="eastAsia"/>
            <w:lang w:val="en-US" w:eastAsia="zh-CN"/>
          </w:rPr>
          <w:t>S</w:t>
        </w:r>
      </w:ins>
      <w:r>
        <w:rPr>
          <w:rFonts w:hint="eastAsia"/>
          <w:lang w:val="en-US" w:eastAsia="zh-CN"/>
        </w:rPr>
        <w:t>PLC</w:t>
      </w:r>
      <w:r>
        <w:rPr>
          <w:rFonts w:hint="eastAsia"/>
          <w:lang w:eastAsia="zh-CN"/>
        </w:rPr>
        <w:t>）</w:t>
      </w:r>
      <w:r>
        <w:rPr>
          <w:rFonts w:hint="eastAsia"/>
          <w:lang w:val="en-US" w:eastAsia="zh-CN"/>
        </w:rPr>
        <w:t>旨在</w:t>
      </w:r>
      <w:r>
        <w:rPr>
          <w:rFonts w:hint="eastAsia"/>
        </w:rPr>
        <w:t>以低压台区既有电力线网络为传输媒介构建</w:t>
      </w:r>
      <w:r>
        <w:rPr>
          <w:rFonts w:hint="eastAsia"/>
          <w:lang w:val="en-US" w:eastAsia="zh-CN"/>
        </w:rPr>
        <w:t>一张</w:t>
      </w:r>
      <w:r>
        <w:rPr>
          <w:rFonts w:hint="eastAsia"/>
        </w:rPr>
        <w:t>通信网络。</w:t>
      </w:r>
      <w:r>
        <w:rPr>
          <w:rFonts w:hint="eastAsia"/>
          <w:lang w:val="en-US" w:eastAsia="zh-CN"/>
        </w:rPr>
        <w:t>依托</w:t>
      </w:r>
      <w:r>
        <w:rPr>
          <w:rFonts w:hint="eastAsia"/>
        </w:rPr>
        <w:t>该网络</w:t>
      </w:r>
      <w:r>
        <w:rPr>
          <w:rFonts w:hint="eastAsia"/>
          <w:lang w:val="en-US" w:eastAsia="zh-CN"/>
        </w:rPr>
        <w:t>实现对营销、调度、规划、配电、新兴业务等多部门低压侧设备的统一接入和业务承载，避免通信基础设施的重复建设。典型业务场景包括</w:t>
      </w:r>
      <w:r>
        <w:rPr>
          <w:rFonts w:hint="eastAsia"/>
        </w:rPr>
        <w:t>低压用户数据交互、配电网实时监控、源网荷储双向互动等</w:t>
      </w:r>
      <w:r>
        <w:rPr>
          <w:rFonts w:hint="eastAsia"/>
          <w:lang w:eastAsia="zh-CN"/>
        </w:rPr>
        <w:t>。</w:t>
      </w:r>
    </w:p>
    <w:p w14:paraId="2B0F9A0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rPr>
      </w:pPr>
      <w:ins w:id="31" w:author="黄博阳" w:date="2026-03-02T10:32:15Z">
        <w:r>
          <w:rPr/>
          <w:drawing>
            <wp:inline distT="0" distB="0" distL="114300" distR="114300">
              <wp:extent cx="5808345" cy="3726815"/>
              <wp:effectExtent l="0" t="0" r="0" b="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3"/>
                      <a:stretch>
                        <a:fillRect/>
                      </a:stretch>
                    </pic:blipFill>
                    <pic:spPr>
                      <a:xfrm>
                        <a:off x="0" y="0"/>
                        <a:ext cx="5808345" cy="3726815"/>
                      </a:xfrm>
                      <a:prstGeom prst="rect">
                        <a:avLst/>
                      </a:prstGeom>
                      <a:noFill/>
                      <a:ln>
                        <a:noFill/>
                      </a:ln>
                    </pic:spPr>
                  </pic:pic>
                </a:graphicData>
              </a:graphic>
            </wp:inline>
          </w:drawing>
        </w:r>
      </w:ins>
      <w:del w:id="33" w:author="黄博阳" w:date="2026-03-02T10:30:24Z">
        <w:r>
          <w:rPr/>
          <w:drawing>
            <wp:inline distT="0" distB="0" distL="114300" distR="114300">
              <wp:extent cx="5808345" cy="372681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4"/>
                      <a:stretch>
                        <a:fillRect/>
                      </a:stretch>
                    </pic:blipFill>
                    <pic:spPr>
                      <a:xfrm>
                        <a:off x="0" y="0"/>
                        <a:ext cx="5808345" cy="3726815"/>
                      </a:xfrm>
                      <a:prstGeom prst="rect">
                        <a:avLst/>
                      </a:prstGeom>
                      <a:noFill/>
                      <a:ln>
                        <a:noFill/>
                      </a:ln>
                    </pic:spPr>
                  </pic:pic>
                </a:graphicData>
              </a:graphic>
            </wp:inline>
          </w:drawing>
        </w:r>
      </w:del>
    </w:p>
    <w:p w14:paraId="4F1D018B">
      <w:pPr>
        <w:pStyle w:val="20"/>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图 </w:t>
      </w:r>
      <w:r>
        <w:rPr>
          <w:rFonts w:hint="eastAsia" w:ascii="黑体" w:hAnsi="黑体" w:eastAsia="黑体" w:cs="黑体"/>
          <w:sz w:val="18"/>
          <w:szCs w:val="18"/>
        </w:rPr>
        <w:fldChar w:fldCharType="begin"/>
      </w:r>
      <w:r>
        <w:rPr>
          <w:rFonts w:hint="eastAsia" w:ascii="黑体" w:hAnsi="黑体" w:eastAsia="黑体" w:cs="黑体"/>
          <w:sz w:val="18"/>
          <w:szCs w:val="18"/>
        </w:rPr>
        <w:instrText xml:space="preserve"> SEQ 图 \* ARABIC </w:instrText>
      </w:r>
      <w:r>
        <w:rPr>
          <w:rFonts w:hint="eastAsia" w:ascii="黑体" w:hAnsi="黑体" w:eastAsia="黑体" w:cs="黑体"/>
          <w:sz w:val="18"/>
          <w:szCs w:val="18"/>
        </w:rPr>
        <w:fldChar w:fldCharType="separate"/>
      </w:r>
      <w:r>
        <w:rPr>
          <w:rFonts w:hint="eastAsia" w:ascii="黑体" w:hAnsi="黑体" w:eastAsia="黑体" w:cs="黑体"/>
          <w:sz w:val="18"/>
          <w:szCs w:val="18"/>
        </w:rPr>
        <w:t>1</w:t>
      </w:r>
      <w:r>
        <w:rPr>
          <w:rFonts w:hint="eastAsia" w:ascii="黑体" w:hAnsi="黑体" w:eastAsia="黑体" w:cs="黑体"/>
          <w:sz w:val="18"/>
          <w:szCs w:val="18"/>
        </w:rPr>
        <w:fldChar w:fldCharType="end"/>
      </w:r>
      <w:r>
        <w:rPr>
          <w:rFonts w:hint="eastAsia" w:ascii="黑体" w:hAnsi="黑体" w:eastAsia="黑体" w:cs="黑体"/>
          <w:sz w:val="18"/>
          <w:szCs w:val="18"/>
          <w:lang w:val="en-US" w:eastAsia="zh-CN"/>
        </w:rPr>
        <w:t xml:space="preserve"> </w:t>
      </w:r>
      <w:r>
        <w:rPr>
          <w:rFonts w:hint="eastAsia" w:ascii="黑体" w:hAnsi="黑体" w:eastAsia="黑体" w:cs="黑体"/>
          <w:sz w:val="18"/>
          <w:szCs w:val="18"/>
        </w:rPr>
        <w:t>应用场景</w:t>
      </w:r>
    </w:p>
    <w:p w14:paraId="6944F1D2">
      <w:pPr>
        <w:pStyle w:val="6"/>
        <w:bidi w:val="0"/>
        <w:ind w:left="425" w:leftChars="0" w:hanging="425" w:firstLineChars="0"/>
        <w:rPr>
          <w:rFonts w:hint="default"/>
          <w:lang w:val="en-US"/>
        </w:rPr>
      </w:pPr>
      <w:bookmarkStart w:id="25" w:name="_Toc49160322"/>
      <w:r>
        <w:rPr>
          <w:rFonts w:hint="eastAsia"/>
          <w:lang w:val="en-US" w:eastAsia="zh-CN"/>
        </w:rPr>
        <w:t>通信单元类别</w:t>
      </w:r>
    </w:p>
    <w:p w14:paraId="0FF23659">
      <w:pPr>
        <w:rPr>
          <w:rFonts w:hint="eastAsia"/>
          <w:lang w:val="en-US" w:eastAsia="zh-CN"/>
        </w:rPr>
      </w:pPr>
      <w:del w:id="35" w:author="黄博阳" w:date="2026-03-02T09:52:32Z">
        <w:r>
          <w:rPr>
            <w:rFonts w:hint="default"/>
            <w:lang w:val="en-US" w:eastAsia="zh-CN"/>
          </w:rPr>
          <w:delText>ISAC-</w:delText>
        </w:r>
      </w:del>
      <w:ins w:id="36" w:author="黄博阳" w:date="2026-03-02T09:52:32Z">
        <w:r>
          <w:rPr>
            <w:rFonts w:hint="eastAsia"/>
            <w:lang w:val="en-US" w:eastAsia="zh-CN"/>
          </w:rPr>
          <w:t>S</w:t>
        </w:r>
      </w:ins>
      <w:r>
        <w:rPr>
          <w:rFonts w:hint="eastAsia"/>
          <w:lang w:val="en-US" w:eastAsia="zh-CN"/>
        </w:rPr>
        <w:t>PLC网络中，包括以下逻辑通信单元。</w:t>
      </w:r>
    </w:p>
    <w:p w14:paraId="23DC66E4">
      <w:pPr>
        <w:numPr>
          <w:ilvl w:val="0"/>
          <w:numId w:val="46"/>
        </w:numPr>
        <w:rPr>
          <w:rFonts w:hint="eastAsia"/>
          <w:lang w:val="en-US" w:eastAsia="zh-CN"/>
        </w:rPr>
      </w:pPr>
      <w:r>
        <w:rPr>
          <w:rFonts w:hint="eastAsia"/>
          <w:lang w:val="en-US" w:eastAsia="zh-CN"/>
        </w:rPr>
        <w:t>CCO：通信网络中的主节点，负责完成组网控制、网络维护管理等功能，其载波通信为MIMO制式。</w:t>
      </w:r>
    </w:p>
    <w:p w14:paraId="17942C2E">
      <w:pPr>
        <w:numPr>
          <w:ilvl w:val="0"/>
          <w:numId w:val="46"/>
        </w:numPr>
        <w:rPr>
          <w:rFonts w:hint="eastAsia"/>
          <w:lang w:val="en-US" w:eastAsia="zh-CN"/>
        </w:rPr>
      </w:pPr>
      <w:r>
        <w:rPr>
          <w:rFonts w:hint="eastAsia"/>
          <w:lang w:val="en-US" w:eastAsia="zh-CN"/>
        </w:rPr>
        <w:t>STA：是网络中的叶子节点，其载波通信分为MIMO和SISO两种制式。对应节点包括电能表、采集器、低压分支开关、充电桩、分布式新能源、用户侧可调负荷等设备。</w:t>
      </w:r>
    </w:p>
    <w:p w14:paraId="57B7C85B">
      <w:pPr>
        <w:rPr>
          <w:rFonts w:hint="eastAsia"/>
          <w:lang w:val="en-US" w:eastAsia="zh-CN"/>
        </w:rPr>
      </w:pPr>
      <w:r>
        <w:rPr>
          <w:rFonts w:hint="eastAsia"/>
          <w:lang w:val="en-US" w:eastAsia="zh-CN"/>
        </w:rPr>
        <w:t>（3）PCO：设备形态与STA一致，负责在CCO和STA之间或者STA与STA之间中继转发数据。每个通信单元均需支持STA和PCO的功能。</w:t>
      </w:r>
    </w:p>
    <w:p w14:paraId="789EEE82">
      <w:pPr>
        <w:rPr>
          <w:rFonts w:hint="default"/>
          <w:lang w:val="en-US" w:eastAsia="zh-CN"/>
        </w:rPr>
      </w:pPr>
      <w:r>
        <w:rPr>
          <w:rFonts w:hint="default"/>
          <w:lang w:val="en-US" w:eastAsia="zh-CN"/>
        </w:rPr>
        <w:t>（</w:t>
      </w:r>
      <w:r>
        <w:rPr>
          <w:rFonts w:hint="eastAsia"/>
          <w:lang w:val="en-US" w:eastAsia="zh-CN"/>
        </w:rPr>
        <w:t>4</w:t>
      </w:r>
      <w:r>
        <w:rPr>
          <w:rFonts w:hint="default"/>
          <w:lang w:val="en-US" w:eastAsia="zh-CN"/>
        </w:rPr>
        <w:t>）IoTG：</w:t>
      </w:r>
      <w:r>
        <w:rPr>
          <w:rFonts w:hint="eastAsia"/>
          <w:lang w:val="en-US" w:eastAsia="zh-CN"/>
        </w:rPr>
        <w:t>无线</w:t>
      </w:r>
      <w:r>
        <w:rPr>
          <w:rFonts w:hint="default"/>
          <w:lang w:val="en-US" w:eastAsia="zh-CN"/>
        </w:rPr>
        <w:t>通信网络中的物联网关，支持STA或PCO的功能，同时负责为IoTD提供无线接入、无线星型子网络的组网控制和网络维护管理功能；</w:t>
      </w:r>
    </w:p>
    <w:p w14:paraId="43CBB858">
      <w:pPr>
        <w:rPr>
          <w:rFonts w:hint="default"/>
          <w:lang w:val="en-US" w:eastAsia="zh-CN"/>
        </w:rPr>
      </w:pPr>
      <w:r>
        <w:rPr>
          <w:rFonts w:hint="default"/>
          <w:lang w:val="en-US" w:eastAsia="zh-CN"/>
        </w:rPr>
        <w:t>（</w:t>
      </w:r>
      <w:r>
        <w:rPr>
          <w:rFonts w:hint="eastAsia"/>
          <w:lang w:val="en-US" w:eastAsia="zh-CN"/>
        </w:rPr>
        <w:t>5</w:t>
      </w:r>
      <w:r>
        <w:rPr>
          <w:rFonts w:hint="default"/>
          <w:lang w:val="en-US" w:eastAsia="zh-CN"/>
        </w:rPr>
        <w:t>）IoTD：</w:t>
      </w:r>
      <w:r>
        <w:rPr>
          <w:rFonts w:hint="eastAsia"/>
          <w:lang w:val="en-US" w:eastAsia="zh-CN"/>
        </w:rPr>
        <w:t>无线</w:t>
      </w:r>
      <w:r>
        <w:rPr>
          <w:rFonts w:hint="default"/>
          <w:lang w:val="en-US" w:eastAsia="zh-CN"/>
        </w:rPr>
        <w:t>通信网络中的物联终端，用于小微传感器等物联网设备通信。</w:t>
      </w:r>
    </w:p>
    <w:p w14:paraId="42C61B28">
      <w:pPr>
        <w:pStyle w:val="6"/>
        <w:bidi w:val="0"/>
        <w:ind w:left="425" w:leftChars="0" w:hanging="425" w:firstLineChars="0"/>
        <w:rPr>
          <w:rFonts w:hint="eastAsia"/>
        </w:rPr>
      </w:pPr>
      <w:r>
        <w:rPr>
          <w:rFonts w:hint="eastAsia"/>
        </w:rPr>
        <w:t>网络</w:t>
      </w:r>
      <w:bookmarkEnd w:id="25"/>
      <w:r>
        <w:rPr>
          <w:rFonts w:hint="eastAsia"/>
          <w:lang w:val="en-US" w:eastAsia="zh-CN"/>
        </w:rPr>
        <w:t>拓扑</w:t>
      </w:r>
    </w:p>
    <w:p w14:paraId="13DB8982">
      <w:pPr>
        <w:pStyle w:val="9"/>
        <w:bidi w:val="0"/>
        <w:ind w:left="425" w:leftChars="0" w:hanging="425" w:firstLineChars="0"/>
        <w:rPr>
          <w:rFonts w:hint="eastAsia"/>
        </w:rPr>
      </w:pPr>
      <w:del w:id="37" w:author="黄博阳" w:date="2026-03-02T09:52:48Z">
        <w:r>
          <w:rPr>
            <w:rFonts w:hint="eastAsia"/>
            <w:lang w:val="en-US" w:eastAsia="zh-CN"/>
          </w:rPr>
          <w:delText>ISAC-PLC</w:delText>
        </w:r>
      </w:del>
      <w:ins w:id="38" w:author="黄博阳" w:date="2026-03-02T09:52:48Z">
        <w:r>
          <w:rPr>
            <w:rFonts w:hint="eastAsia"/>
            <w:lang w:val="en-US" w:eastAsia="zh-CN"/>
          </w:rPr>
          <w:t>SPLC</w:t>
        </w:r>
      </w:ins>
      <w:r>
        <w:rPr>
          <w:rFonts w:hint="eastAsia"/>
          <w:lang w:val="en-US" w:eastAsia="zh-CN"/>
        </w:rPr>
        <w:t>通信网络</w:t>
      </w:r>
    </w:p>
    <w:p w14:paraId="4A7C9D55">
      <w:pPr>
        <w:ind w:firstLine="420"/>
      </w:pPr>
      <w:del w:id="39" w:author="黄博阳" w:date="2026-03-02T09:52:48Z">
        <w:r>
          <w:rPr>
            <w:rFonts w:hint="eastAsia"/>
            <w:lang w:val="en-US" w:eastAsia="zh-CN"/>
          </w:rPr>
          <w:delText>ISAC-PLC</w:delText>
        </w:r>
      </w:del>
      <w:ins w:id="40" w:author="黄博阳" w:date="2026-03-02T09:52:48Z">
        <w:r>
          <w:rPr>
            <w:rFonts w:hint="eastAsia"/>
            <w:lang w:val="en-US" w:eastAsia="zh-CN"/>
          </w:rPr>
          <w:t>SPLC</w:t>
        </w:r>
      </w:ins>
      <w:r>
        <w:rPr>
          <w:rFonts w:hint="eastAsia"/>
          <w:lang w:val="en-US" w:eastAsia="zh-CN"/>
        </w:rPr>
        <w:t>网络中的PCO、STA</w:t>
      </w:r>
      <w:r>
        <w:rPr>
          <w:rFonts w:hint="eastAsia"/>
        </w:rPr>
        <w:t>以CCO为中心，组成树型网络架构主网</w:t>
      </w:r>
      <w:r>
        <w:rPr>
          <w:rFonts w:hint="eastAsia"/>
          <w:lang w:eastAsia="zh-CN"/>
        </w:rPr>
        <w:t>，物联终端（IoTD）就近接入物联网关（IoTG），组成星型网络架构的通信子网，</w:t>
      </w:r>
      <w:r>
        <w:rPr>
          <w:rFonts w:hint="eastAsia"/>
          <w:lang w:val="en-US" w:eastAsia="zh-CN"/>
        </w:rPr>
        <w:t>其</w:t>
      </w:r>
      <w:r>
        <w:rPr>
          <w:rFonts w:hint="eastAsia"/>
        </w:rPr>
        <w:t>典型</w:t>
      </w:r>
      <w:r>
        <w:rPr>
          <w:rFonts w:hint="eastAsia" w:ascii="Times New Roman" w:hAnsi="Times New Roman" w:cs="Times New Roman"/>
        </w:rPr>
        <w:t>拓扑如</w:t>
      </w:r>
      <w:r>
        <w:rPr>
          <w:rFonts w:hint="eastAsia" w:ascii="Times New Roman" w:hAnsi="Times New Roman" w:cs="Times New Roman"/>
          <w:lang w:eastAsia="zh-CN"/>
        </w:rPr>
        <w:fldChar w:fldCharType="begin"/>
      </w:r>
      <w:r>
        <w:rPr>
          <w:rFonts w:hint="eastAsia" w:ascii="Times New Roman" w:hAnsi="Times New Roman" w:cs="Times New Roman"/>
          <w:lang w:eastAsia="zh-CN"/>
        </w:rPr>
        <w:instrText xml:space="preserve"> REF _Ref27569 \h </w:instrText>
      </w:r>
      <w:r>
        <w:rPr>
          <w:rFonts w:hint="eastAsia" w:ascii="Times New Roman" w:hAnsi="Times New Roman" w:cs="Times New Roman"/>
          <w:lang w:eastAsia="zh-CN"/>
        </w:rPr>
        <w:fldChar w:fldCharType="separate"/>
      </w:r>
      <w:r>
        <w:rPr>
          <w:rFonts w:hint="eastAsia" w:ascii="Times New Roman" w:hAnsi="Times New Roman" w:cs="Times New Roman"/>
        </w:rPr>
        <w:t>图 2</w:t>
      </w:r>
      <w:r>
        <w:rPr>
          <w:rFonts w:hint="eastAsia" w:ascii="Times New Roman" w:hAnsi="Times New Roman" w:cs="Times New Roman"/>
          <w:lang w:eastAsia="zh-CN"/>
        </w:rPr>
        <w:fldChar w:fldCharType="end"/>
      </w:r>
      <w:r>
        <w:rPr>
          <w:rFonts w:hint="eastAsia" w:ascii="Times New Roman" w:hAnsi="Times New Roman" w:cs="Times New Roman"/>
        </w:rPr>
        <w:t>所</w:t>
      </w:r>
      <w:r>
        <w:rPr>
          <w:rFonts w:hint="eastAsia"/>
        </w:rPr>
        <w:t>示。</w:t>
      </w:r>
    </w:p>
    <w:p w14:paraId="4111F1FB">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drawing>
          <wp:inline distT="0" distB="0" distL="114300" distR="114300">
            <wp:extent cx="4378325" cy="35369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5"/>
                    <a:stretch>
                      <a:fillRect/>
                    </a:stretch>
                  </pic:blipFill>
                  <pic:spPr>
                    <a:xfrm>
                      <a:off x="0" y="0"/>
                      <a:ext cx="4378325" cy="3536950"/>
                    </a:xfrm>
                    <a:prstGeom prst="rect">
                      <a:avLst/>
                    </a:prstGeom>
                    <a:noFill/>
                    <a:ln>
                      <a:noFill/>
                    </a:ln>
                  </pic:spPr>
                </pic:pic>
              </a:graphicData>
            </a:graphic>
          </wp:inline>
        </w:drawing>
      </w:r>
    </w:p>
    <w:p w14:paraId="7659E709">
      <w:pPr>
        <w:ind w:firstLine="420"/>
        <w:jc w:val="center"/>
        <w:rPr>
          <w:rFonts w:hint="eastAsia" w:ascii="黑体" w:hAnsi="黑体" w:eastAsia="黑体" w:cs="黑体"/>
          <w:sz w:val="18"/>
          <w:szCs w:val="18"/>
        </w:rPr>
      </w:pPr>
      <w:bookmarkStart w:id="26" w:name="_Ref27569"/>
      <w:r>
        <w:rPr>
          <w:rFonts w:hint="eastAsia" w:ascii="黑体" w:hAnsi="黑体" w:eastAsia="黑体" w:cs="黑体"/>
          <w:sz w:val="18"/>
          <w:szCs w:val="18"/>
        </w:rPr>
        <w:t xml:space="preserve">图 </w:t>
      </w:r>
      <w:r>
        <w:rPr>
          <w:rFonts w:hint="eastAsia" w:ascii="黑体" w:hAnsi="黑体" w:eastAsia="黑体" w:cs="黑体"/>
          <w:sz w:val="18"/>
          <w:szCs w:val="18"/>
        </w:rPr>
        <w:fldChar w:fldCharType="begin"/>
      </w:r>
      <w:r>
        <w:rPr>
          <w:rFonts w:hint="eastAsia" w:ascii="黑体" w:hAnsi="黑体" w:eastAsia="黑体" w:cs="黑体"/>
          <w:sz w:val="18"/>
          <w:szCs w:val="18"/>
        </w:rPr>
        <w:instrText xml:space="preserve"> SEQ 图 \* ARABIC </w:instrText>
      </w:r>
      <w:r>
        <w:rPr>
          <w:rFonts w:hint="eastAsia" w:ascii="黑体" w:hAnsi="黑体" w:eastAsia="黑体" w:cs="黑体"/>
          <w:sz w:val="18"/>
          <w:szCs w:val="18"/>
        </w:rPr>
        <w:fldChar w:fldCharType="separate"/>
      </w:r>
      <w:r>
        <w:rPr>
          <w:rFonts w:hint="eastAsia" w:ascii="黑体" w:hAnsi="黑体" w:eastAsia="黑体" w:cs="黑体"/>
          <w:sz w:val="18"/>
          <w:szCs w:val="18"/>
        </w:rPr>
        <w:t>2</w:t>
      </w:r>
      <w:r>
        <w:rPr>
          <w:rFonts w:hint="eastAsia" w:ascii="黑体" w:hAnsi="黑体" w:eastAsia="黑体" w:cs="黑体"/>
          <w:sz w:val="18"/>
          <w:szCs w:val="18"/>
        </w:rPr>
        <w:fldChar w:fldCharType="end"/>
      </w:r>
      <w:bookmarkEnd w:id="26"/>
      <w:r>
        <w:rPr>
          <w:rFonts w:hint="eastAsia" w:ascii="黑体" w:hAnsi="黑体" w:eastAsia="黑体" w:cs="黑体"/>
          <w:sz w:val="18"/>
          <w:szCs w:val="18"/>
          <w:lang w:val="en-US" w:eastAsia="zh-CN"/>
        </w:rPr>
        <w:t xml:space="preserve"> </w:t>
      </w:r>
      <w:del w:id="41" w:author="黄博阳" w:date="2026-03-02T09:52:48Z">
        <w:r>
          <w:rPr>
            <w:rFonts w:hint="eastAsia" w:ascii="黑体" w:hAnsi="黑体" w:eastAsia="黑体" w:cs="黑体"/>
            <w:sz w:val="18"/>
            <w:szCs w:val="18"/>
            <w:lang w:val="en-US" w:eastAsia="zh-CN"/>
          </w:rPr>
          <w:delText>ISAC-</w:delText>
        </w:r>
      </w:del>
      <w:del w:id="42" w:author="黄博阳" w:date="2026-03-02T09:52:48Z">
        <w:r>
          <w:rPr>
            <w:rFonts w:hint="eastAsia" w:ascii="黑体" w:hAnsi="黑体" w:eastAsia="黑体" w:cs="黑体"/>
            <w:sz w:val="18"/>
            <w:szCs w:val="18"/>
          </w:rPr>
          <w:delText>PLC</w:delText>
        </w:r>
      </w:del>
      <w:ins w:id="43" w:author="黄博阳" w:date="2026-03-02T09:52:48Z">
        <w:r>
          <w:rPr>
            <w:rFonts w:hint="eastAsia" w:ascii="黑体" w:hAnsi="黑体" w:eastAsia="黑体" w:cs="黑体"/>
            <w:sz w:val="18"/>
            <w:szCs w:val="18"/>
            <w:lang w:val="en-US" w:eastAsia="zh-CN"/>
          </w:rPr>
          <w:t>SPLC</w:t>
        </w:r>
      </w:ins>
      <w:r>
        <w:rPr>
          <w:rFonts w:hint="eastAsia" w:ascii="黑体" w:hAnsi="黑体" w:eastAsia="黑体" w:cs="黑体"/>
          <w:sz w:val="18"/>
          <w:szCs w:val="18"/>
        </w:rPr>
        <w:t>通信网络架构图</w:t>
      </w:r>
    </w:p>
    <w:p w14:paraId="6672B7D3">
      <w:pPr>
        <w:pStyle w:val="9"/>
        <w:bidi w:val="0"/>
        <w:ind w:left="425" w:leftChars="0" w:hanging="425" w:firstLineChars="0"/>
        <w:rPr>
          <w:rFonts w:hint="eastAsia"/>
        </w:rPr>
      </w:pPr>
      <w:r>
        <w:rPr>
          <w:rFonts w:hint="eastAsia"/>
          <w:lang w:val="en-US" w:eastAsia="zh-CN"/>
        </w:rPr>
        <w:t>通信协调域</w:t>
      </w:r>
    </w:p>
    <w:p w14:paraId="2201A31F">
      <w:pPr>
        <w:pStyle w:val="502"/>
        <w:ind w:firstLine="420"/>
        <w:rPr>
          <w:rFonts w:hint="eastAsia" w:ascii="Times New Roman" w:hAnsi="Times New Roman" w:cs="Times New Roman"/>
          <w:lang w:val="en-US" w:eastAsia="zh-CN"/>
        </w:rPr>
      </w:pPr>
      <w:r>
        <w:rPr>
          <w:rFonts w:hint="eastAsia" w:ascii="Times New Roman" w:hAnsi="Times New Roman" w:cs="Times New Roman"/>
          <w:lang w:val="en-US" w:eastAsia="zh-CN"/>
        </w:rPr>
        <w:t>参考</w:t>
      </w:r>
      <w:r>
        <w:rPr>
          <w:rFonts w:hint="eastAsia" w:ascii="Times New Roman" w:hAnsi="Times New Roman" w:cs="Times New Roman"/>
        </w:rPr>
        <w:t>Q/CSG1204111.1-2022</w:t>
      </w:r>
      <w:r>
        <w:rPr>
          <w:rFonts w:hint="eastAsia" w:ascii="Times New Roman" w:hAnsi="Times New Roman" w:cs="Times New Roman"/>
          <w:lang w:val="en-US" w:eastAsia="zh-CN"/>
        </w:rPr>
        <w:t xml:space="preserve"> 《低压电力线宽带载波通信规约 第1部分：总则》</w:t>
      </w:r>
      <w:r>
        <w:rPr>
          <w:rFonts w:hint="eastAsia" w:cs="Times New Roman"/>
          <w:lang w:val="en-US" w:eastAsia="zh-CN"/>
        </w:rPr>
        <w:t>5.3</w:t>
      </w:r>
      <w:r>
        <w:rPr>
          <w:rFonts w:hint="eastAsia" w:ascii="Times New Roman" w:hAnsi="Times New Roman" w:cs="Times New Roman"/>
          <w:lang w:val="en-US" w:eastAsia="zh-CN"/>
        </w:rPr>
        <w:t>.2 宽带载波通信协调域。</w:t>
      </w:r>
    </w:p>
    <w:p w14:paraId="4FA51A7A">
      <w:pPr>
        <w:pStyle w:val="6"/>
        <w:bidi w:val="0"/>
        <w:ind w:left="425" w:leftChars="0" w:hanging="425" w:firstLineChars="0"/>
        <w:rPr>
          <w:rFonts w:hint="eastAsia"/>
        </w:rPr>
      </w:pPr>
      <w:r>
        <w:rPr>
          <w:rFonts w:hint="eastAsia"/>
          <w:lang w:val="en-US" w:eastAsia="zh-CN"/>
        </w:rPr>
        <w:t>通信网络安全</w:t>
      </w:r>
    </w:p>
    <w:p w14:paraId="5E0C8CA6">
      <w:pPr>
        <w:pStyle w:val="502"/>
        <w:ind w:firstLine="420"/>
        <w:rPr>
          <w:rFonts w:hint="eastAsia" w:ascii="Times New Roman" w:hAnsi="Times New Roman" w:cs="Times New Roman"/>
          <w:lang w:val="en-US" w:eastAsia="zh-CN"/>
        </w:rPr>
      </w:pPr>
      <w:r>
        <w:rPr>
          <w:rFonts w:hint="eastAsia" w:ascii="Times New Roman" w:hAnsi="Times New Roman" w:cs="Times New Roman"/>
          <w:lang w:val="en-US" w:eastAsia="zh-CN"/>
        </w:rPr>
        <w:t>参考</w:t>
      </w:r>
      <w:r>
        <w:rPr>
          <w:rFonts w:hint="eastAsia" w:ascii="Times New Roman" w:hAnsi="Times New Roman" w:cs="Times New Roman"/>
        </w:rPr>
        <w:t>Q/CSG1204111.1-2022</w:t>
      </w:r>
      <w:r>
        <w:rPr>
          <w:rFonts w:hint="eastAsia" w:ascii="Times New Roman" w:hAnsi="Times New Roman" w:cs="Times New Roman"/>
          <w:lang w:val="en-US" w:eastAsia="zh-CN"/>
        </w:rPr>
        <w:t xml:space="preserve"> 《低压电力线宽带载波通信规约 第1部分：总则》</w:t>
      </w:r>
      <w:r>
        <w:rPr>
          <w:rFonts w:hint="eastAsia" w:cs="Times New Roman"/>
          <w:lang w:val="en-US" w:eastAsia="zh-CN"/>
        </w:rPr>
        <w:t>5.4</w:t>
      </w:r>
      <w:r>
        <w:rPr>
          <w:rFonts w:hint="eastAsia" w:ascii="Times New Roman" w:hAnsi="Times New Roman" w:cs="Times New Roman"/>
          <w:lang w:val="en-US" w:eastAsia="zh-CN"/>
        </w:rPr>
        <w:t xml:space="preserve"> 宽带载波通信网络安全。</w:t>
      </w:r>
    </w:p>
    <w:p w14:paraId="567438B4">
      <w:pPr>
        <w:pStyle w:val="6"/>
        <w:bidi w:val="0"/>
        <w:ind w:left="425" w:leftChars="0" w:hanging="425" w:firstLineChars="0"/>
        <w:rPr>
          <w:rFonts w:hint="eastAsia"/>
        </w:rPr>
      </w:pPr>
      <w:r>
        <w:rPr>
          <w:rFonts w:hint="eastAsia"/>
          <w:lang w:val="en-US" w:eastAsia="zh-CN"/>
        </w:rPr>
        <w:t>一体化网络管理</w:t>
      </w:r>
    </w:p>
    <w:p w14:paraId="4517C78A">
      <w:pPr>
        <w:pStyle w:val="502"/>
        <w:ind w:firstLine="420"/>
        <w:rPr>
          <w:rFonts w:hint="eastAsia" w:ascii="Times New Roman" w:hAnsi="Times New Roman" w:cs="Times New Roman"/>
          <w:lang w:val="en-US" w:eastAsia="zh-CN"/>
        </w:rPr>
      </w:pPr>
      <w:r>
        <w:rPr>
          <w:rFonts w:hint="eastAsia" w:ascii="Times New Roman" w:hAnsi="Times New Roman" w:cs="Times New Roman"/>
          <w:lang w:val="en-US" w:eastAsia="zh-CN"/>
        </w:rPr>
        <w:t>参考</w:t>
      </w:r>
      <w:r>
        <w:rPr>
          <w:rFonts w:hint="eastAsia" w:ascii="Times New Roman" w:hAnsi="Times New Roman" w:cs="Times New Roman"/>
        </w:rPr>
        <w:t>Q/CSG1204111.1-2022</w:t>
      </w:r>
      <w:r>
        <w:rPr>
          <w:rFonts w:hint="eastAsia" w:ascii="Times New Roman" w:hAnsi="Times New Roman" w:cs="Times New Roman"/>
          <w:lang w:val="en-US" w:eastAsia="zh-CN"/>
        </w:rPr>
        <w:t xml:space="preserve"> 《低压电力线宽带载波通信规约 第1部分：总则》</w:t>
      </w:r>
      <w:r>
        <w:rPr>
          <w:rFonts w:hint="eastAsia" w:cs="Times New Roman"/>
          <w:lang w:val="en-US" w:eastAsia="zh-CN"/>
        </w:rPr>
        <w:t>5.5</w:t>
      </w:r>
      <w:r>
        <w:rPr>
          <w:rFonts w:hint="eastAsia" w:ascii="Times New Roman" w:hAnsi="Times New Roman" w:cs="Times New Roman"/>
          <w:lang w:val="en-US" w:eastAsia="zh-CN"/>
        </w:rPr>
        <w:t xml:space="preserve"> 一体化网络管理。</w:t>
      </w:r>
    </w:p>
    <w:p w14:paraId="29E9898A">
      <w:pPr>
        <w:pStyle w:val="4"/>
        <w:bidi w:val="0"/>
        <w:ind w:left="425" w:leftChars="0" w:hanging="425" w:firstLineChars="0"/>
      </w:pPr>
      <w:bookmarkStart w:id="27" w:name="_Toc161998067"/>
      <w:bookmarkStart w:id="28" w:name="_Toc81176440"/>
      <w:bookmarkStart w:id="29" w:name="_Toc84854262"/>
      <w:r>
        <w:rPr>
          <w:rFonts w:hint="eastAsia"/>
        </w:rPr>
        <w:t>基本功能</w:t>
      </w:r>
      <w:bookmarkEnd w:id="27"/>
      <w:bookmarkEnd w:id="28"/>
      <w:bookmarkEnd w:id="29"/>
    </w:p>
    <w:p w14:paraId="711BE268">
      <w:pPr>
        <w:pStyle w:val="6"/>
        <w:bidi w:val="0"/>
        <w:ind w:left="425" w:leftChars="0" w:hanging="425" w:firstLineChars="0"/>
      </w:pPr>
      <w:bookmarkStart w:id="30" w:name="_Toc49160324"/>
      <w:r>
        <w:rPr>
          <w:rFonts w:hint="eastAsia"/>
          <w:lang w:val="en-US" w:eastAsia="zh-CN"/>
        </w:rPr>
        <w:t>通信</w:t>
      </w:r>
      <w:r>
        <w:t>协议栈结构</w:t>
      </w:r>
      <w:bookmarkEnd w:id="30"/>
    </w:p>
    <w:p w14:paraId="2C8FBBDC">
      <w:pPr>
        <w:pStyle w:val="502"/>
        <w:ind w:firstLine="420"/>
      </w:pPr>
      <w:r>
        <w:t>通信网</w:t>
      </w:r>
      <w:r>
        <w:rPr>
          <w:rFonts w:hint="eastAsia" w:ascii="Times New Roman" w:hAnsi="Times New Roman" w:cs="Times New Roman"/>
        </w:rPr>
        <w:t>络协议栈基于标准</w:t>
      </w:r>
      <w:r>
        <w:t>的开放式系统互联</w:t>
      </w:r>
      <w:r>
        <w:rPr>
          <w:rFonts w:hint="eastAsia"/>
        </w:rPr>
        <w:t>（O</w:t>
      </w:r>
      <w:r>
        <w:t>SI</w:t>
      </w:r>
      <w:r>
        <w:rPr>
          <w:rFonts w:hint="eastAsia"/>
        </w:rPr>
        <w:t>）七层模型，定义了物理层、数据链路层、应用层供3层，基本</w:t>
      </w:r>
      <w:r>
        <w:rPr>
          <w:rFonts w:hint="eastAsia" w:ascii="Times New Roman" w:hAnsi="Times New Roman" w:cs="Times New Roman"/>
        </w:rPr>
        <w:t>结构如</w:t>
      </w:r>
      <w:r>
        <w:rPr>
          <w:rFonts w:hint="eastAsia" w:ascii="Times New Roman" w:hAnsi="Times New Roman" w:cs="Times New Roman"/>
          <w:lang w:eastAsia="zh-CN"/>
        </w:rPr>
        <w:fldChar w:fldCharType="begin"/>
      </w:r>
      <w:r>
        <w:rPr>
          <w:rFonts w:hint="eastAsia" w:ascii="Times New Roman" w:hAnsi="Times New Roman" w:cs="Times New Roman"/>
          <w:lang w:eastAsia="zh-CN"/>
        </w:rPr>
        <w:instrText xml:space="preserve"> REF _Ref27719 \h </w:instrText>
      </w:r>
      <w:r>
        <w:rPr>
          <w:rFonts w:hint="eastAsia" w:ascii="Times New Roman" w:hAnsi="Times New Roman" w:cs="Times New Roman"/>
          <w:lang w:eastAsia="zh-CN"/>
        </w:rPr>
        <w:fldChar w:fldCharType="separate"/>
      </w:r>
      <w:r>
        <w:rPr>
          <w:rFonts w:hint="eastAsia" w:ascii="Times New Roman" w:hAnsi="Times New Roman" w:cs="Times New Roman"/>
        </w:rPr>
        <w:t>图 3</w:t>
      </w:r>
      <w:r>
        <w:rPr>
          <w:rFonts w:hint="eastAsia" w:ascii="Times New Roman" w:hAnsi="Times New Roman" w:cs="Times New Roman"/>
          <w:lang w:eastAsia="zh-CN"/>
        </w:rPr>
        <w:fldChar w:fldCharType="end"/>
      </w:r>
      <w:r>
        <w:rPr>
          <w:rFonts w:hint="eastAsia" w:ascii="Times New Roman" w:hAnsi="Times New Roman" w:cs="Times New Roman"/>
        </w:rPr>
        <w:t>所</w:t>
      </w:r>
      <w:r>
        <w:rPr>
          <w:rFonts w:hint="eastAsia"/>
        </w:rPr>
        <w:t>示。其中数据链路层分为网络管理子层和媒体访问控制子层（M</w:t>
      </w:r>
      <w:r>
        <w:t>AC子层</w:t>
      </w:r>
      <w:r>
        <w:rPr>
          <w:rFonts w:hint="eastAsia"/>
        </w:rPr>
        <w:t>）。数据链路层直接为应用层提供传输服务，也可扩展与标准的T</w:t>
      </w:r>
      <w:r>
        <w:t>CP/IP进行对接</w:t>
      </w:r>
      <w:r>
        <w:rPr>
          <w:rFonts w:hint="eastAsia"/>
        </w:rPr>
        <w:t>，</w:t>
      </w:r>
      <w:r>
        <w:t>用以实现标准</w:t>
      </w:r>
      <w:r>
        <w:rPr>
          <w:rFonts w:hint="eastAsia"/>
        </w:rPr>
        <w:t>I</w:t>
      </w:r>
      <w:r>
        <w:t>P网络层通信</w:t>
      </w:r>
      <w:r>
        <w:rPr>
          <w:rFonts w:hint="eastAsia"/>
        </w:rPr>
        <w:t>。</w:t>
      </w:r>
    </w:p>
    <w:p w14:paraId="1301AA6E">
      <w:pPr>
        <w:pStyle w:val="502"/>
        <w:keepNext w:val="0"/>
        <w:keepLines w:val="0"/>
        <w:pageBreakBefore w:val="0"/>
        <w:widowControl/>
        <w:kinsoku/>
        <w:wordWrap/>
        <w:overflowPunct/>
        <w:topLinePunct w:val="0"/>
        <w:autoSpaceDE/>
        <w:autoSpaceDN/>
        <w:bidi w:val="0"/>
        <w:adjustRightInd/>
        <w:snapToGrid/>
        <w:ind w:firstLine="0" w:firstLineChars="0"/>
        <w:jc w:val="center"/>
        <w:textAlignment w:val="auto"/>
      </w:pPr>
      <w:r>
        <w:drawing>
          <wp:inline distT="0" distB="0" distL="114300" distR="114300">
            <wp:extent cx="4393565" cy="4450715"/>
            <wp:effectExtent l="0" t="0" r="6985" b="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26"/>
                    <a:stretch>
                      <a:fillRect/>
                    </a:stretch>
                  </pic:blipFill>
                  <pic:spPr>
                    <a:xfrm>
                      <a:off x="0" y="0"/>
                      <a:ext cx="4393565" cy="4450715"/>
                    </a:xfrm>
                    <a:prstGeom prst="rect">
                      <a:avLst/>
                    </a:prstGeom>
                    <a:noFill/>
                    <a:ln>
                      <a:noFill/>
                    </a:ln>
                  </pic:spPr>
                </pic:pic>
              </a:graphicData>
            </a:graphic>
          </wp:inline>
        </w:drawing>
      </w:r>
    </w:p>
    <w:p w14:paraId="730BB874">
      <w:pPr>
        <w:pStyle w:val="20"/>
        <w:rPr>
          <w:sz w:val="18"/>
          <w:szCs w:val="18"/>
        </w:rPr>
      </w:pPr>
      <w:bookmarkStart w:id="31" w:name="_Ref27719"/>
      <w:bookmarkStart w:id="32" w:name="_Ref81175356"/>
      <w:r>
        <w:rPr>
          <w:rFonts w:hint="eastAsia" w:ascii="黑体" w:hAnsi="黑体" w:eastAsia="黑体" w:cs="黑体"/>
          <w:sz w:val="18"/>
          <w:szCs w:val="18"/>
        </w:rPr>
        <w:t xml:space="preserve">图 </w:t>
      </w:r>
      <w:r>
        <w:rPr>
          <w:rFonts w:hint="eastAsia" w:ascii="黑体" w:hAnsi="黑体" w:eastAsia="黑体" w:cs="黑体"/>
          <w:sz w:val="18"/>
          <w:szCs w:val="18"/>
        </w:rPr>
        <w:fldChar w:fldCharType="begin"/>
      </w:r>
      <w:r>
        <w:rPr>
          <w:rFonts w:hint="eastAsia" w:ascii="黑体" w:hAnsi="黑体" w:eastAsia="黑体" w:cs="黑体"/>
          <w:sz w:val="18"/>
          <w:szCs w:val="18"/>
        </w:rPr>
        <w:instrText xml:space="preserve"> SEQ 图 \* ARABIC </w:instrText>
      </w:r>
      <w:r>
        <w:rPr>
          <w:rFonts w:hint="eastAsia" w:ascii="黑体" w:hAnsi="黑体" w:eastAsia="黑体" w:cs="黑体"/>
          <w:sz w:val="18"/>
          <w:szCs w:val="18"/>
        </w:rPr>
        <w:fldChar w:fldCharType="separate"/>
      </w:r>
      <w:r>
        <w:rPr>
          <w:rFonts w:hint="eastAsia" w:ascii="黑体" w:hAnsi="黑体" w:eastAsia="黑体" w:cs="黑体"/>
          <w:sz w:val="18"/>
          <w:szCs w:val="18"/>
        </w:rPr>
        <w:t>3</w:t>
      </w:r>
      <w:r>
        <w:rPr>
          <w:rFonts w:hint="eastAsia" w:ascii="黑体" w:hAnsi="黑体" w:eastAsia="黑体" w:cs="黑体"/>
          <w:sz w:val="18"/>
          <w:szCs w:val="18"/>
        </w:rPr>
        <w:fldChar w:fldCharType="end"/>
      </w:r>
      <w:bookmarkEnd w:id="31"/>
      <w:r>
        <w:rPr>
          <w:rFonts w:hint="eastAsia" w:ascii="黑体" w:hAnsi="黑体" w:eastAsia="黑体" w:cs="黑体"/>
          <w:sz w:val="18"/>
          <w:szCs w:val="18"/>
          <w:lang w:val="en-US" w:eastAsia="zh-CN"/>
        </w:rPr>
        <w:t xml:space="preserve"> </w:t>
      </w:r>
      <w:r>
        <w:rPr>
          <w:rFonts w:hint="eastAsia"/>
          <w:sz w:val="18"/>
          <w:szCs w:val="18"/>
        </w:rPr>
        <w:t>协议栈层级划分图</w:t>
      </w:r>
    </w:p>
    <w:bookmarkEnd w:id="32"/>
    <w:p w14:paraId="112079C9">
      <w:pPr>
        <w:pStyle w:val="502"/>
        <w:ind w:firstLine="420"/>
      </w:pPr>
      <w:r>
        <w:t>各层次的功能定义如下</w:t>
      </w:r>
      <w:r>
        <w:rPr>
          <w:rFonts w:hint="eastAsia"/>
        </w:rPr>
        <w:t>：</w:t>
      </w:r>
    </w:p>
    <w:p w14:paraId="7E4AB801">
      <w:pPr>
        <w:pStyle w:val="502"/>
        <w:ind w:firstLine="420"/>
      </w:pPr>
      <w:r>
        <w:t>物理层</w:t>
      </w:r>
      <w:r>
        <w:rPr>
          <w:rFonts w:hint="eastAsia"/>
        </w:rPr>
        <w:t>：</w:t>
      </w:r>
      <w:r>
        <w:t>分为</w:t>
      </w:r>
      <w:r>
        <w:rPr>
          <w:rFonts w:hint="eastAsia"/>
        </w:rPr>
        <w:t>PLC</w:t>
      </w:r>
      <w:r>
        <w:t>物理层和</w:t>
      </w:r>
      <w:r>
        <w:rPr>
          <w:rFonts w:hint="eastAsia"/>
        </w:rPr>
        <w:t>R</w:t>
      </w:r>
      <w:r>
        <w:t>F物理层</w:t>
      </w:r>
      <w:r>
        <w:rPr>
          <w:rFonts w:hint="eastAsia"/>
        </w:rPr>
        <w:t>，PLC</w:t>
      </w:r>
      <w:r>
        <w:t>物理层将</w:t>
      </w:r>
      <w:r>
        <w:rPr>
          <w:rFonts w:hint="eastAsia"/>
        </w:rPr>
        <w:t>M</w:t>
      </w:r>
      <w:r>
        <w:t>AC层数据报文编码为超高速载波信号</w:t>
      </w:r>
      <w:r>
        <w:rPr>
          <w:rFonts w:hint="eastAsia"/>
        </w:rPr>
        <w:t>，</w:t>
      </w:r>
      <w:r>
        <w:t>发送到电力线媒介上</w:t>
      </w:r>
      <w:r>
        <w:rPr>
          <w:rFonts w:hint="eastAsia"/>
        </w:rPr>
        <w:t>；</w:t>
      </w:r>
      <w:r>
        <w:t>或者接收电力线媒介的</w:t>
      </w:r>
      <w:r>
        <w:rPr>
          <w:rFonts w:hint="eastAsia"/>
        </w:rPr>
        <w:t>超高速</w:t>
      </w:r>
      <w:r>
        <w:t>载波信号解调为数据报文</w:t>
      </w:r>
      <w:r>
        <w:rPr>
          <w:rFonts w:hint="eastAsia"/>
        </w:rPr>
        <w:t>，</w:t>
      </w:r>
      <w:r>
        <w:t>交予</w:t>
      </w:r>
      <w:r>
        <w:rPr>
          <w:rFonts w:hint="eastAsia"/>
        </w:rPr>
        <w:t>M</w:t>
      </w:r>
      <w:r>
        <w:t>AC层处理</w:t>
      </w:r>
      <w:r>
        <w:rPr>
          <w:rFonts w:hint="eastAsia"/>
        </w:rPr>
        <w:t>。R</w:t>
      </w:r>
      <w:r>
        <w:t>F物理层将</w:t>
      </w:r>
      <w:r>
        <w:rPr>
          <w:rFonts w:hint="eastAsia"/>
        </w:rPr>
        <w:t>M</w:t>
      </w:r>
      <w:r>
        <w:t>AC层数据报文编码为无线空口信号</w:t>
      </w:r>
      <w:r>
        <w:rPr>
          <w:rFonts w:hint="eastAsia"/>
        </w:rPr>
        <w:t>，</w:t>
      </w:r>
      <w:r>
        <w:t>通过天线发送到无线空口上</w:t>
      </w:r>
      <w:r>
        <w:rPr>
          <w:rFonts w:hint="eastAsia"/>
        </w:rPr>
        <w:t>；或者接收无线空口的信号解调为数据报文，交予M</w:t>
      </w:r>
      <w:r>
        <w:t>AC层处理</w:t>
      </w:r>
      <w:r>
        <w:rPr>
          <w:rFonts w:hint="eastAsia"/>
        </w:rPr>
        <w:t>。</w:t>
      </w:r>
    </w:p>
    <w:p w14:paraId="4AFF65C6">
      <w:pPr>
        <w:pStyle w:val="502"/>
        <w:ind w:firstLine="420"/>
        <w:rPr>
          <w:rFonts w:hint="eastAsia"/>
        </w:rPr>
      </w:pPr>
      <w:r>
        <w:t>数据链路层</w:t>
      </w:r>
      <w:r>
        <w:rPr>
          <w:rFonts w:hint="eastAsia"/>
        </w:rPr>
        <w:t>：分为MAC子层和网络管理子层。MAC子层主要通过CSMA/CA和TDMA两种信道访问机制竞争/配置物理信道，实现数据报文的可靠传输。网络管理子层主要实现宽带载波通信网络的组网、网络维护、路由管理及应用层报文的汇聚和分发。</w:t>
      </w:r>
    </w:p>
    <w:p w14:paraId="29890F90">
      <w:pPr>
        <w:pStyle w:val="502"/>
        <w:ind w:firstLine="420"/>
        <w:rPr>
          <w:rFonts w:hint="eastAsia"/>
        </w:rPr>
      </w:pPr>
      <w:r>
        <w:t>应用层</w:t>
      </w:r>
      <w:r>
        <w:rPr>
          <w:rFonts w:hint="eastAsia"/>
        </w:rPr>
        <w:t>：</w:t>
      </w:r>
      <w:r>
        <w:t>实现本地</w:t>
      </w:r>
      <w:r>
        <w:rPr>
          <w:rFonts w:hint="eastAsia"/>
          <w:lang w:eastAsia="zh-CN"/>
        </w:rPr>
        <w:t>通信单元</w:t>
      </w:r>
      <w:r>
        <w:t>之间业务数据交互</w:t>
      </w:r>
      <w:r>
        <w:rPr>
          <w:rFonts w:hint="eastAsia"/>
        </w:rPr>
        <w:t>，</w:t>
      </w:r>
      <w:r>
        <w:t>通过数据链路层完成数据传输</w:t>
      </w:r>
      <w:r>
        <w:rPr>
          <w:rFonts w:hint="eastAsia"/>
        </w:rPr>
        <w:t>。</w:t>
      </w:r>
    </w:p>
    <w:p w14:paraId="594F0B5C">
      <w:pPr>
        <w:pStyle w:val="6"/>
        <w:bidi w:val="0"/>
        <w:ind w:left="425" w:leftChars="0" w:hanging="425" w:firstLineChars="0"/>
        <w:rPr>
          <w:rFonts w:hint="eastAsia"/>
          <w:lang w:val="en-US" w:eastAsia="zh-CN"/>
        </w:rPr>
      </w:pPr>
      <w:bookmarkStart w:id="33" w:name="_Toc56167315"/>
      <w:bookmarkStart w:id="34" w:name="_Toc26723"/>
      <w:bookmarkStart w:id="35" w:name="_Toc56167212"/>
      <w:bookmarkStart w:id="36" w:name="_Toc57123888"/>
      <w:r>
        <w:rPr>
          <w:rFonts w:hint="eastAsia"/>
          <w:lang w:val="en-US" w:eastAsia="zh-CN"/>
        </w:rPr>
        <w:t>报文封装</w:t>
      </w:r>
      <w:bookmarkEnd w:id="33"/>
      <w:bookmarkEnd w:id="34"/>
      <w:bookmarkEnd w:id="35"/>
      <w:bookmarkEnd w:id="36"/>
    </w:p>
    <w:p w14:paraId="20866B72">
      <w:pPr>
        <w:pStyle w:val="502"/>
        <w:ind w:firstLine="420"/>
        <w:rPr>
          <w:rFonts w:hint="default" w:ascii="Times New Roman" w:hAnsi="Times New Roman" w:eastAsia="宋体" w:cs="Times New Roman"/>
          <w:lang w:val="en-US" w:eastAsia="zh-CN"/>
        </w:rPr>
      </w:pPr>
      <w:r>
        <w:rPr>
          <w:rFonts w:hint="eastAsia" w:ascii="Times New Roman" w:hAnsi="Times New Roman" w:cs="Times New Roman"/>
          <w:lang w:val="en-US" w:eastAsia="zh-CN"/>
        </w:rPr>
        <w:t>参考</w:t>
      </w:r>
      <w:r>
        <w:rPr>
          <w:rFonts w:hint="eastAsia" w:ascii="Times New Roman" w:hAnsi="Times New Roman" w:cs="Times New Roman"/>
        </w:rPr>
        <w:t>Q/CSG1204111.1-2022</w:t>
      </w:r>
      <w:r>
        <w:rPr>
          <w:rFonts w:hint="eastAsia" w:ascii="Times New Roman" w:hAnsi="Times New Roman" w:cs="Times New Roman"/>
          <w:lang w:val="en-US" w:eastAsia="zh-CN"/>
        </w:rPr>
        <w:t xml:space="preserve"> 《低压电力线宽带载波通信规约 第1部分：总则》6.2 报文封装。</w:t>
      </w:r>
    </w:p>
    <w:p w14:paraId="4C906F5D">
      <w:pPr>
        <w:pStyle w:val="6"/>
        <w:bidi w:val="0"/>
        <w:ind w:left="425" w:leftChars="0" w:hanging="425" w:firstLineChars="0"/>
        <w:rPr>
          <w:rFonts w:hint="eastAsia"/>
          <w:lang w:val="en-US" w:eastAsia="zh-CN"/>
        </w:rPr>
      </w:pPr>
      <w:r>
        <w:rPr>
          <w:rFonts w:hint="eastAsia"/>
          <w:lang w:val="en-US" w:eastAsia="zh-CN"/>
        </w:rPr>
        <w:t>字节序</w:t>
      </w:r>
    </w:p>
    <w:p w14:paraId="44427911">
      <w:pPr>
        <w:pStyle w:val="502"/>
        <w:ind w:firstLine="420"/>
        <w:rPr>
          <w:rFonts w:hint="eastAsia"/>
        </w:rPr>
      </w:pPr>
      <w:r>
        <w:rPr>
          <w:rFonts w:hint="eastAsia"/>
        </w:rPr>
        <w:t>参考Q/CSG1204111.1-2022 《低压电力线宽带载波通信规约 第1部分：总则》6.</w:t>
      </w:r>
      <w:r>
        <w:rPr>
          <w:rFonts w:hint="eastAsia"/>
          <w:lang w:val="en-US" w:eastAsia="zh-CN"/>
        </w:rPr>
        <w:t>3</w:t>
      </w:r>
      <w:r>
        <w:rPr>
          <w:rFonts w:hint="eastAsia"/>
        </w:rPr>
        <w:t xml:space="preserve"> </w:t>
      </w:r>
      <w:r>
        <w:rPr>
          <w:rFonts w:hint="eastAsia"/>
          <w:lang w:val="en-US" w:eastAsia="zh-CN"/>
        </w:rPr>
        <w:t>字节序</w:t>
      </w:r>
      <w:r>
        <w:rPr>
          <w:rFonts w:hint="eastAsia"/>
        </w:rPr>
        <w:t>。</w:t>
      </w:r>
    </w:p>
    <w:bookmarkEnd w:id="9"/>
    <w:p w14:paraId="58146001">
      <w:pPr>
        <w:pStyle w:val="6"/>
        <w:bidi w:val="0"/>
        <w:ind w:left="425" w:leftChars="0" w:hanging="425" w:firstLineChars="0"/>
        <w:rPr>
          <w:rFonts w:hint="eastAsia"/>
          <w:lang w:val="en-US" w:eastAsia="zh-CN"/>
        </w:rPr>
      </w:pPr>
      <w:r>
        <w:rPr>
          <w:rFonts w:hint="eastAsia"/>
          <w:lang w:val="en-US" w:eastAsia="zh-CN"/>
        </w:rPr>
        <w:t>校验算法</w:t>
      </w:r>
    </w:p>
    <w:p w14:paraId="0C5A77A8">
      <w:pPr>
        <w:pStyle w:val="502"/>
        <w:ind w:firstLine="420"/>
        <w:rPr>
          <w:rFonts w:hint="eastAsia"/>
          <w:lang w:val="en-US" w:eastAsia="zh-CN"/>
        </w:rPr>
      </w:pPr>
      <w:r>
        <w:rPr>
          <w:rFonts w:hint="eastAsia"/>
          <w:lang w:val="en-US" w:eastAsia="zh-CN"/>
        </w:rPr>
        <w:t>参考Q/CSG1204111.1-2022 《低压电力线宽带载波通信规约 第1部分：总则》6.4 校验算法。</w:t>
      </w:r>
    </w:p>
    <w:p w14:paraId="2DB8DFF0">
      <w:pPr>
        <w:pStyle w:val="6"/>
        <w:bidi w:val="0"/>
        <w:ind w:left="425" w:leftChars="0" w:hanging="425" w:firstLineChars="0"/>
        <w:rPr>
          <w:rFonts w:hint="eastAsia"/>
          <w:lang w:val="en-US" w:eastAsia="zh-CN"/>
        </w:rPr>
      </w:pPr>
      <w:r>
        <w:rPr>
          <w:rFonts w:hint="eastAsia"/>
          <w:lang w:val="en-US" w:eastAsia="zh-CN"/>
        </w:rPr>
        <w:t>保留字段</w:t>
      </w:r>
    </w:p>
    <w:p w14:paraId="12528604">
      <w:pPr>
        <w:pStyle w:val="502"/>
        <w:ind w:firstLine="420"/>
        <w:rPr>
          <w:ins w:id="44" w:author="黄博阳" w:date="2026-03-02T09:55:26Z"/>
          <w:rFonts w:hint="eastAsia"/>
          <w:lang w:val="en-US" w:eastAsia="zh-CN"/>
        </w:rPr>
      </w:pPr>
      <w:r>
        <w:rPr>
          <w:rFonts w:hint="eastAsia"/>
          <w:lang w:val="en-US" w:eastAsia="zh-CN"/>
        </w:rPr>
        <w:t>参考Q/CSG1204111.1-2022 《低压电力线宽带载波通信规约 第1部分：总则》6.5 保留字段。</w:t>
      </w:r>
    </w:p>
    <w:p w14:paraId="497C9014">
      <w:pPr>
        <w:pStyle w:val="6"/>
        <w:widowControl w:val="0"/>
        <w:spacing w:before="120" w:after="120"/>
        <w:ind w:left="425" w:hanging="425" w:firstLineChars="0"/>
        <w:jc w:val="left"/>
        <w:outlineLvl w:val="1"/>
        <w:rPr>
          <w:ins w:id="45" w:author="黄博阳" w:date="2026-03-02T09:55:33Z"/>
          <w:rFonts w:hint="eastAsia" w:ascii="黑体" w:hAnsi="黑体" w:eastAsia="黑体" w:cs="黑体"/>
          <w:kern w:val="2"/>
          <w:sz w:val="21"/>
          <w:szCs w:val="24"/>
          <w:lang w:val="en-US" w:eastAsia="zh-CN" w:bidi="ar-SA"/>
        </w:rPr>
      </w:pPr>
      <w:ins w:id="46" w:author="黄博阳" w:date="2026-03-02T09:55:33Z">
        <w:r>
          <w:rPr>
            <w:rFonts w:hint="eastAsia" w:ascii="黑体" w:hAnsi="黑体" w:eastAsia="黑体" w:cs="黑体"/>
            <w:kern w:val="2"/>
            <w:sz w:val="21"/>
            <w:szCs w:val="24"/>
            <w:lang w:val="en-US" w:eastAsia="zh-CN" w:bidi="ar-SA"/>
          </w:rPr>
          <w:t>报文优先级</w:t>
        </w:r>
      </w:ins>
    </w:p>
    <w:p w14:paraId="3D97BAA4">
      <w:pPr>
        <w:ind w:firstLine="420" w:firstLineChars="200"/>
        <w:jc w:val="both"/>
        <w:rPr>
          <w:ins w:id="47" w:author="黄博阳" w:date="2026-03-02T10:24:03Z"/>
          <w:rFonts w:hint="eastAsia" w:ascii="Times New Roman" w:hAnsi="Times New Roman" w:eastAsia="宋体" w:cs="Times New Roman"/>
          <w:sz w:val="21"/>
          <w:szCs w:val="21"/>
          <w:lang w:val="en-US" w:eastAsia="zh-CN" w:bidi="ar-SA"/>
        </w:rPr>
      </w:pPr>
      <w:ins w:id="48" w:author="黄博阳" w:date="2026-03-02T10:17:42Z">
        <w:r>
          <w:rPr>
            <w:rFonts w:hint="eastAsia" w:ascii="Times New Roman" w:hAnsi="Times New Roman" w:eastAsia="宋体" w:cs="Times New Roman"/>
            <w:sz w:val="21"/>
            <w:szCs w:val="21"/>
            <w:lang w:val="en-US" w:eastAsia="zh-CN" w:bidi="ar-SA"/>
          </w:rPr>
          <w:t>Q/CSG</w:t>
        </w:r>
      </w:ins>
      <w:ins w:id="49" w:author="黄博阳" w:date="2026-03-02T10:17:54Z">
        <w:r>
          <w:rPr>
            <w:rFonts w:hint="eastAsia" w:ascii="Times New Roman" w:hAnsi="Times New Roman" w:eastAsia="宋体" w:cs="Times New Roman"/>
            <w:sz w:val="21"/>
            <w:szCs w:val="21"/>
            <w:lang w:val="en-US" w:eastAsia="zh-CN" w:bidi="ar-SA"/>
          </w:rPr>
          <w:t>1209021-2019</w:t>
        </w:r>
      </w:ins>
      <w:ins w:id="50" w:author="黄博阳" w:date="2026-03-02T10:17:42Z">
        <w:r>
          <w:rPr>
            <w:rFonts w:hint="eastAsia" w:ascii="Times New Roman" w:hAnsi="Times New Roman" w:eastAsia="宋体" w:cs="Times New Roman"/>
            <w:sz w:val="21"/>
            <w:szCs w:val="21"/>
            <w:lang w:val="en-US" w:eastAsia="zh-CN" w:bidi="ar-SA"/>
          </w:rPr>
          <w:t xml:space="preserve"> 《</w:t>
        </w:r>
      </w:ins>
      <w:ins w:id="51" w:author="黄博阳" w:date="2026-03-02T10:18:06Z">
        <w:r>
          <w:rPr>
            <w:rFonts w:hint="eastAsia" w:ascii="Times New Roman" w:hAnsi="Times New Roman" w:eastAsia="宋体" w:cs="Times New Roman"/>
            <w:sz w:val="21"/>
            <w:szCs w:val="21"/>
            <w:lang w:val="en-US" w:eastAsia="zh-CN" w:bidi="ar-SA"/>
          </w:rPr>
          <w:t>计量自动化终端本地通信模块接口协议</w:t>
        </w:r>
      </w:ins>
      <w:ins w:id="52" w:author="黄博阳" w:date="2026-03-02T10:17:42Z">
        <w:r>
          <w:rPr>
            <w:rFonts w:hint="eastAsia" w:ascii="Times New Roman" w:hAnsi="Times New Roman" w:eastAsia="宋体" w:cs="Times New Roman"/>
            <w:sz w:val="21"/>
            <w:szCs w:val="21"/>
            <w:lang w:val="en-US" w:eastAsia="zh-CN" w:bidi="ar-SA"/>
          </w:rPr>
          <w:t>》6.</w:t>
        </w:r>
      </w:ins>
      <w:ins w:id="53" w:author="黄博阳" w:date="2026-03-02T10:18:19Z">
        <w:r>
          <w:rPr>
            <w:rFonts w:hint="eastAsia" w:ascii="Times New Roman" w:hAnsi="Times New Roman" w:eastAsia="宋体" w:cs="Times New Roman"/>
            <w:sz w:val="21"/>
            <w:szCs w:val="21"/>
            <w:lang w:val="en-US" w:eastAsia="zh-CN" w:bidi="ar-SA"/>
          </w:rPr>
          <w:t>8.</w:t>
        </w:r>
      </w:ins>
      <w:ins w:id="54" w:author="黄博阳" w:date="2026-03-02T10:18:20Z">
        <w:r>
          <w:rPr>
            <w:rFonts w:hint="eastAsia" w:ascii="Times New Roman" w:hAnsi="Times New Roman" w:eastAsia="宋体" w:cs="Times New Roman"/>
            <w:sz w:val="21"/>
            <w:szCs w:val="21"/>
            <w:lang w:val="en-US" w:eastAsia="zh-CN" w:bidi="ar-SA"/>
          </w:rPr>
          <w:t>3</w:t>
        </w:r>
      </w:ins>
      <w:ins w:id="55" w:author="黄博阳" w:date="2026-03-02T10:17:42Z">
        <w:r>
          <w:rPr>
            <w:rFonts w:hint="eastAsia" w:ascii="Times New Roman" w:hAnsi="Times New Roman" w:eastAsia="宋体" w:cs="Times New Roman"/>
            <w:sz w:val="21"/>
            <w:szCs w:val="21"/>
            <w:lang w:val="en-US" w:eastAsia="zh-CN" w:bidi="ar-SA"/>
          </w:rPr>
          <w:t xml:space="preserve"> </w:t>
        </w:r>
      </w:ins>
      <w:ins w:id="56" w:author="黄博阳" w:date="2026-03-02T10:18:27Z">
        <w:r>
          <w:rPr>
            <w:rFonts w:hint="eastAsia" w:ascii="Times New Roman" w:hAnsi="Times New Roman" w:eastAsia="宋体" w:cs="Times New Roman"/>
            <w:sz w:val="21"/>
            <w:szCs w:val="21"/>
            <w:lang w:val="en-US" w:eastAsia="zh-CN" w:bidi="ar-SA"/>
          </w:rPr>
          <w:t>管理</w:t>
        </w:r>
      </w:ins>
      <w:ins w:id="57" w:author="黄博阳" w:date="2026-03-02T10:18:28Z">
        <w:r>
          <w:rPr>
            <w:rFonts w:hint="eastAsia" w:ascii="Times New Roman" w:hAnsi="Times New Roman" w:eastAsia="宋体" w:cs="Times New Roman"/>
            <w:sz w:val="21"/>
            <w:szCs w:val="21"/>
            <w:lang w:val="en-US" w:eastAsia="zh-CN" w:bidi="ar-SA"/>
          </w:rPr>
          <w:t>任务</w:t>
        </w:r>
      </w:ins>
      <w:ins w:id="58" w:author="黄博阳" w:date="2026-03-02T10:18:36Z">
        <w:r>
          <w:rPr>
            <w:rFonts w:hint="eastAsia" w:ascii="Times New Roman" w:hAnsi="Times New Roman" w:eastAsia="宋体" w:cs="Times New Roman"/>
            <w:sz w:val="21"/>
            <w:szCs w:val="21"/>
            <w:lang w:val="en-US" w:eastAsia="zh-CN" w:bidi="ar-SA"/>
          </w:rPr>
          <w:t xml:space="preserve"> </w:t>
        </w:r>
      </w:ins>
      <w:ins w:id="59" w:author="黄博阳" w:date="2026-03-02T10:18:37Z">
        <w:r>
          <w:rPr>
            <w:rFonts w:hint="eastAsia" w:ascii="Times New Roman" w:hAnsi="Times New Roman" w:eastAsia="宋体" w:cs="Times New Roman"/>
            <w:sz w:val="21"/>
            <w:szCs w:val="21"/>
            <w:lang w:val="en-US" w:eastAsia="zh-CN" w:bidi="ar-SA"/>
          </w:rPr>
          <w:t>中</w:t>
        </w:r>
      </w:ins>
      <w:ins w:id="60" w:author="黄博阳" w:date="2026-03-02T10:18:38Z">
        <w:r>
          <w:rPr>
            <w:rFonts w:hint="eastAsia" w:ascii="Times New Roman" w:hAnsi="Times New Roman" w:eastAsia="宋体" w:cs="Times New Roman"/>
            <w:sz w:val="21"/>
            <w:szCs w:val="21"/>
            <w:lang w:val="en-US" w:eastAsia="zh-CN" w:bidi="ar-SA"/>
          </w:rPr>
          <w:t>规定</w:t>
        </w:r>
      </w:ins>
      <w:ins w:id="61" w:author="黄博阳" w:date="2026-03-02T10:18:39Z">
        <w:r>
          <w:rPr>
            <w:rFonts w:hint="eastAsia" w:ascii="Times New Roman" w:hAnsi="Times New Roman" w:eastAsia="宋体" w:cs="Times New Roman"/>
            <w:sz w:val="21"/>
            <w:szCs w:val="21"/>
            <w:lang w:val="en-US" w:eastAsia="zh-CN" w:bidi="ar-SA"/>
          </w:rPr>
          <w:t>了</w:t>
        </w:r>
      </w:ins>
      <w:ins w:id="62" w:author="黄博阳" w:date="2026-03-02T10:19:21Z">
        <w:r>
          <w:rPr>
            <w:rFonts w:hint="eastAsia" w:ascii="Times New Roman" w:hAnsi="Times New Roman" w:eastAsia="宋体" w:cs="Times New Roman"/>
            <w:sz w:val="21"/>
            <w:szCs w:val="21"/>
            <w:lang w:val="en-US" w:eastAsia="zh-CN" w:bidi="ar-SA"/>
          </w:rPr>
          <w:t>终端</w:t>
        </w:r>
      </w:ins>
      <w:ins w:id="63" w:author="黄博阳" w:date="2026-03-02T10:19:29Z">
        <w:r>
          <w:rPr>
            <w:rFonts w:hint="eastAsia" w:ascii="Times New Roman" w:hAnsi="Times New Roman" w:eastAsia="宋体" w:cs="Times New Roman"/>
            <w:sz w:val="21"/>
            <w:szCs w:val="21"/>
            <w:lang w:val="en-US" w:eastAsia="zh-CN" w:bidi="ar-SA"/>
          </w:rPr>
          <w:t>下发</w:t>
        </w:r>
      </w:ins>
      <w:ins w:id="64" w:author="黄博阳" w:date="2026-03-02T10:19:30Z">
        <w:r>
          <w:rPr>
            <w:rFonts w:hint="eastAsia" w:ascii="Times New Roman" w:hAnsi="Times New Roman" w:eastAsia="宋体" w:cs="Times New Roman"/>
            <w:sz w:val="21"/>
            <w:szCs w:val="21"/>
            <w:lang w:val="en-US" w:eastAsia="zh-CN" w:bidi="ar-SA"/>
          </w:rPr>
          <w:t>给</w:t>
        </w:r>
      </w:ins>
      <w:ins w:id="65" w:author="黄博阳" w:date="2026-03-02T10:19:31Z">
        <w:r>
          <w:rPr>
            <w:rFonts w:hint="eastAsia" w:ascii="Times New Roman" w:hAnsi="Times New Roman" w:eastAsia="宋体" w:cs="Times New Roman"/>
            <w:sz w:val="21"/>
            <w:szCs w:val="21"/>
            <w:lang w:val="en-US" w:eastAsia="zh-CN" w:bidi="ar-SA"/>
          </w:rPr>
          <w:t>通信模块</w:t>
        </w:r>
      </w:ins>
      <w:ins w:id="66" w:author="黄博阳" w:date="2026-03-02T10:19:32Z">
        <w:r>
          <w:rPr>
            <w:rFonts w:hint="eastAsia" w:ascii="Times New Roman" w:hAnsi="Times New Roman" w:eastAsia="宋体" w:cs="Times New Roman"/>
            <w:sz w:val="21"/>
            <w:szCs w:val="21"/>
            <w:lang w:val="en-US" w:eastAsia="zh-CN" w:bidi="ar-SA"/>
          </w:rPr>
          <w:t>的</w:t>
        </w:r>
      </w:ins>
      <w:ins w:id="67" w:author="黄博阳" w:date="2026-03-02T10:18:45Z">
        <w:r>
          <w:rPr>
            <w:rFonts w:hint="eastAsia" w:ascii="Times New Roman" w:hAnsi="Times New Roman" w:eastAsia="宋体" w:cs="Times New Roman"/>
            <w:sz w:val="21"/>
            <w:szCs w:val="21"/>
            <w:lang w:val="en-US" w:eastAsia="zh-CN" w:bidi="ar-SA"/>
          </w:rPr>
          <w:t>“任务优先级”</w:t>
        </w:r>
      </w:ins>
      <w:ins w:id="68" w:author="黄博阳" w:date="2026-03-02T10:19:40Z">
        <w:r>
          <w:rPr>
            <w:rFonts w:hint="eastAsia" w:ascii="Times New Roman" w:hAnsi="Times New Roman" w:eastAsia="宋体" w:cs="Times New Roman"/>
            <w:sz w:val="21"/>
            <w:szCs w:val="21"/>
            <w:lang w:val="en-US" w:eastAsia="zh-CN" w:bidi="ar-SA"/>
          </w:rPr>
          <w:t>，</w:t>
        </w:r>
      </w:ins>
      <w:ins w:id="69" w:author="黄博阳" w:date="2026-03-02T10:19:14Z">
        <w:r>
          <w:rPr>
            <w:rFonts w:hint="eastAsia" w:ascii="Times New Roman" w:hAnsi="Times New Roman" w:eastAsia="宋体" w:cs="Times New Roman"/>
            <w:sz w:val="21"/>
            <w:szCs w:val="21"/>
            <w:lang w:val="en-US" w:eastAsia="zh-CN" w:bidi="ar-SA"/>
          </w:rPr>
          <w:t>模块保证高优先级的任务得到优先执行</w:t>
        </w:r>
      </w:ins>
      <w:ins w:id="70" w:author="黄博阳" w:date="2026-03-02T10:23:37Z">
        <w:r>
          <w:rPr>
            <w:rFonts w:hint="eastAsia" w:ascii="Times New Roman" w:hAnsi="Times New Roman" w:eastAsia="宋体" w:cs="Times New Roman"/>
            <w:sz w:val="21"/>
            <w:szCs w:val="21"/>
            <w:lang w:val="en-US" w:eastAsia="zh-CN" w:bidi="ar-SA"/>
          </w:rPr>
          <w:t>，优先级范围为0~3，0表示最高优先级，3表示最低优先级</w:t>
        </w:r>
      </w:ins>
      <w:ins w:id="71" w:author="黄博阳" w:date="2026-03-02T10:19:14Z">
        <w:r>
          <w:rPr>
            <w:rFonts w:hint="eastAsia" w:ascii="Times New Roman" w:hAnsi="Times New Roman" w:eastAsia="宋体" w:cs="Times New Roman"/>
            <w:sz w:val="21"/>
            <w:szCs w:val="21"/>
            <w:lang w:val="en-US" w:eastAsia="zh-CN" w:bidi="ar-SA"/>
          </w:rPr>
          <w:t>。</w:t>
        </w:r>
      </w:ins>
    </w:p>
    <w:p w14:paraId="1B2235C7">
      <w:pPr>
        <w:ind w:firstLine="420" w:firstLineChars="200"/>
        <w:jc w:val="both"/>
        <w:rPr>
          <w:ins w:id="72" w:author="黄博阳" w:date="2026-03-02T09:55:33Z"/>
          <w:rFonts w:ascii="Times New Roman" w:hAnsi="Times New Roman" w:eastAsia="宋体" w:cs="Times New Roman"/>
          <w:sz w:val="21"/>
          <w:szCs w:val="21"/>
          <w:lang w:val="en-US" w:eastAsia="zh-CN" w:bidi="ar-SA"/>
        </w:rPr>
      </w:pPr>
      <w:ins w:id="73" w:author="黄博阳" w:date="2026-03-02T09:55:33Z">
        <w:r>
          <w:rPr>
            <w:rFonts w:hint="eastAsia" w:ascii="Times New Roman" w:hAnsi="Times New Roman" w:eastAsia="宋体" w:cs="Times New Roman"/>
            <w:sz w:val="21"/>
            <w:szCs w:val="21"/>
            <w:lang w:val="en-US" w:eastAsia="zh-CN" w:bidi="ar-SA"/>
          </w:rPr>
          <w:t>应用层发送给数据链路层的报文使用L</w:t>
        </w:r>
      </w:ins>
      <w:ins w:id="74" w:author="黄博阳" w:date="2026-03-02T09:55:33Z">
        <w:r>
          <w:rPr>
            <w:rFonts w:ascii="Times New Roman" w:hAnsi="Times New Roman" w:eastAsia="宋体" w:cs="Times New Roman"/>
            <w:sz w:val="21"/>
            <w:szCs w:val="21"/>
            <w:lang w:val="en-US" w:eastAsia="zh-CN" w:bidi="ar-SA"/>
          </w:rPr>
          <w:t>ID或</w:t>
        </w:r>
      </w:ins>
      <w:ins w:id="75" w:author="黄博阳" w:date="2026-03-02T09:55:33Z">
        <w:r>
          <w:rPr>
            <w:rFonts w:hint="eastAsia" w:ascii="Times New Roman" w:hAnsi="Times New Roman" w:eastAsia="宋体" w:cs="Times New Roman"/>
            <w:sz w:val="21"/>
            <w:szCs w:val="21"/>
            <w:lang w:val="en-US" w:eastAsia="zh-CN" w:bidi="ar-SA"/>
          </w:rPr>
          <w:t>V</w:t>
        </w:r>
      </w:ins>
      <w:ins w:id="76" w:author="黄博阳" w:date="2026-03-02T09:55:33Z">
        <w:r>
          <w:rPr>
            <w:rFonts w:ascii="Times New Roman" w:hAnsi="Times New Roman" w:eastAsia="宋体" w:cs="Times New Roman"/>
            <w:sz w:val="21"/>
            <w:szCs w:val="21"/>
            <w:lang w:val="en-US" w:eastAsia="zh-CN" w:bidi="ar-SA"/>
          </w:rPr>
          <w:t>LAN标签</w:t>
        </w:r>
      </w:ins>
      <w:ins w:id="77" w:author="黄博阳" w:date="2026-03-02T09:55:33Z">
        <w:r>
          <w:rPr>
            <w:rFonts w:hint="eastAsia" w:ascii="Times New Roman" w:hAnsi="Times New Roman" w:eastAsia="宋体" w:cs="Times New Roman"/>
            <w:sz w:val="21"/>
            <w:szCs w:val="21"/>
            <w:lang w:val="en-US" w:eastAsia="zh-CN" w:bidi="ar-SA"/>
          </w:rPr>
          <w:t>表示</w:t>
        </w:r>
      </w:ins>
      <w:ins w:id="78" w:author="黄博阳" w:date="2026-03-02T09:55:33Z">
        <w:r>
          <w:rPr>
            <w:rFonts w:ascii="Times New Roman" w:hAnsi="Times New Roman" w:eastAsia="宋体" w:cs="Times New Roman"/>
            <w:sz w:val="21"/>
            <w:szCs w:val="21"/>
            <w:lang w:val="en-US" w:eastAsia="zh-CN" w:bidi="ar-SA"/>
          </w:rPr>
          <w:t>报文优先级</w:t>
        </w:r>
      </w:ins>
      <w:ins w:id="79" w:author="黄博阳" w:date="2026-03-02T09:55:33Z">
        <w:r>
          <w:rPr>
            <w:rFonts w:hint="eastAsia" w:ascii="Times New Roman" w:hAnsi="Times New Roman" w:eastAsia="宋体" w:cs="Times New Roman"/>
            <w:sz w:val="21"/>
            <w:szCs w:val="21"/>
            <w:lang w:val="en-US" w:eastAsia="zh-CN" w:bidi="ar-SA"/>
          </w:rPr>
          <w:t>，L</w:t>
        </w:r>
      </w:ins>
      <w:ins w:id="80" w:author="黄博阳" w:date="2026-03-02T09:55:33Z">
        <w:r>
          <w:rPr>
            <w:rFonts w:ascii="Times New Roman" w:hAnsi="Times New Roman" w:eastAsia="宋体" w:cs="Times New Roman"/>
            <w:sz w:val="21"/>
            <w:szCs w:val="21"/>
            <w:lang w:val="en-US" w:eastAsia="zh-CN" w:bidi="ar-SA"/>
          </w:rPr>
          <w:t>ID或</w:t>
        </w:r>
      </w:ins>
      <w:ins w:id="81" w:author="黄博阳" w:date="2026-03-02T09:55:33Z">
        <w:r>
          <w:rPr>
            <w:rFonts w:hint="eastAsia" w:ascii="Times New Roman" w:hAnsi="Times New Roman" w:eastAsia="宋体" w:cs="Times New Roman"/>
            <w:sz w:val="21"/>
            <w:szCs w:val="21"/>
            <w:lang w:val="en-US" w:eastAsia="zh-CN" w:bidi="ar-SA"/>
          </w:rPr>
          <w:t>V</w:t>
        </w:r>
      </w:ins>
      <w:ins w:id="82" w:author="黄博阳" w:date="2026-03-02T09:55:33Z">
        <w:r>
          <w:rPr>
            <w:rFonts w:ascii="Times New Roman" w:hAnsi="Times New Roman" w:eastAsia="宋体" w:cs="Times New Roman"/>
            <w:sz w:val="21"/>
            <w:szCs w:val="21"/>
            <w:lang w:val="en-US" w:eastAsia="zh-CN" w:bidi="ar-SA"/>
          </w:rPr>
          <w:t>LAN标签</w:t>
        </w:r>
      </w:ins>
      <w:ins w:id="83" w:author="黄博阳" w:date="2026-03-02T09:55:33Z">
        <w:r>
          <w:rPr>
            <w:rFonts w:hint="eastAsia" w:ascii="Times New Roman" w:hAnsi="Times New Roman" w:eastAsia="宋体" w:cs="Times New Roman"/>
            <w:sz w:val="21"/>
            <w:szCs w:val="21"/>
            <w:lang w:val="en-US" w:eastAsia="zh-CN" w:bidi="ar-SA"/>
          </w:rPr>
          <w:t>值越大，优先级越高。</w:t>
        </w:r>
      </w:ins>
    </w:p>
    <w:p w14:paraId="578F0135">
      <w:pPr>
        <w:ind w:firstLine="420" w:firstLineChars="200"/>
        <w:jc w:val="both"/>
        <w:rPr>
          <w:ins w:id="84" w:author="黄博阳" w:date="2026-03-02T09:55:33Z"/>
          <w:rFonts w:ascii="Times New Roman" w:hAnsi="Times New Roman" w:eastAsia="宋体" w:cs="Times New Roman"/>
          <w:color w:val="FF0000"/>
          <w:sz w:val="21"/>
          <w:szCs w:val="21"/>
          <w:lang w:val="en-US" w:eastAsia="zh-CN" w:bidi="ar-SA"/>
        </w:rPr>
      </w:pPr>
      <w:ins w:id="85" w:author="黄博阳" w:date="2026-03-02T09:55:33Z">
        <w:r>
          <w:rPr>
            <w:rFonts w:ascii="Times New Roman" w:hAnsi="Times New Roman" w:eastAsia="宋体" w:cs="Times New Roman"/>
            <w:color w:val="FF0000"/>
            <w:sz w:val="21"/>
            <w:szCs w:val="21"/>
            <w:lang w:val="en-US" w:eastAsia="zh-CN" w:bidi="ar-SA"/>
          </w:rPr>
          <w:t>在</w:t>
        </w:r>
      </w:ins>
      <w:ins w:id="86" w:author="黄博阳" w:date="2026-03-02T09:55:33Z">
        <w:r>
          <w:rPr>
            <w:rFonts w:hint="eastAsia" w:ascii="Times New Roman" w:hAnsi="Times New Roman" w:eastAsia="宋体" w:cs="Times New Roman"/>
            <w:color w:val="FF0000"/>
            <w:sz w:val="21"/>
            <w:szCs w:val="21"/>
            <w:lang w:val="en-US" w:eastAsia="zh-CN" w:bidi="ar-SA"/>
          </w:rPr>
          <w:t>B</w:t>
        </w:r>
      </w:ins>
      <w:ins w:id="87" w:author="黄博阳" w:date="2026-03-02T09:55:33Z">
        <w:r>
          <w:rPr>
            <w:rFonts w:ascii="Times New Roman" w:hAnsi="Times New Roman" w:eastAsia="宋体" w:cs="Times New Roman"/>
            <w:color w:val="FF0000"/>
            <w:sz w:val="21"/>
            <w:szCs w:val="21"/>
            <w:lang w:val="en-US" w:eastAsia="zh-CN" w:bidi="ar-SA"/>
          </w:rPr>
          <w:t>PLC中</w:t>
        </w:r>
      </w:ins>
      <w:ins w:id="88" w:author="黄博阳" w:date="2026-03-02T09:55:33Z">
        <w:r>
          <w:rPr>
            <w:rFonts w:hint="eastAsia" w:ascii="Times New Roman" w:hAnsi="Times New Roman" w:eastAsia="宋体" w:cs="Times New Roman"/>
            <w:color w:val="FF0000"/>
            <w:sz w:val="21"/>
            <w:szCs w:val="21"/>
            <w:lang w:val="en-US" w:eastAsia="zh-CN" w:bidi="ar-SA"/>
          </w:rPr>
          <w:t>，报文的V</w:t>
        </w:r>
      </w:ins>
      <w:ins w:id="89" w:author="黄博阳" w:date="2026-03-02T09:55:33Z">
        <w:r>
          <w:rPr>
            <w:rFonts w:ascii="Times New Roman" w:hAnsi="Times New Roman" w:eastAsia="宋体" w:cs="Times New Roman"/>
            <w:color w:val="FF0000"/>
            <w:sz w:val="21"/>
            <w:szCs w:val="21"/>
            <w:lang w:val="en-US" w:eastAsia="zh-CN" w:bidi="ar-SA"/>
          </w:rPr>
          <w:t>LAN标签值与</w:t>
        </w:r>
      </w:ins>
      <w:ins w:id="90" w:author="黄博阳" w:date="2026-03-02T09:55:33Z">
        <w:r>
          <w:rPr>
            <w:rFonts w:hint="eastAsia" w:ascii="Times New Roman" w:hAnsi="Times New Roman" w:eastAsia="宋体" w:cs="Times New Roman"/>
            <w:color w:val="FF0000"/>
            <w:sz w:val="21"/>
            <w:szCs w:val="21"/>
            <w:lang w:val="en-US" w:eastAsia="zh-CN" w:bidi="ar-SA"/>
          </w:rPr>
          <w:t>L</w:t>
        </w:r>
      </w:ins>
      <w:ins w:id="91" w:author="黄博阳" w:date="2026-03-02T09:55:33Z">
        <w:r>
          <w:rPr>
            <w:rFonts w:ascii="Times New Roman" w:hAnsi="Times New Roman" w:eastAsia="宋体" w:cs="Times New Roman"/>
            <w:color w:val="FF0000"/>
            <w:sz w:val="21"/>
            <w:szCs w:val="21"/>
            <w:lang w:val="en-US" w:eastAsia="zh-CN" w:bidi="ar-SA"/>
          </w:rPr>
          <w:t>ID</w:t>
        </w:r>
      </w:ins>
      <w:ins w:id="92" w:author="黄博阳" w:date="2026-03-02T09:55:33Z">
        <w:r>
          <w:rPr>
            <w:rFonts w:hint="eastAsia" w:ascii="Times New Roman" w:hAnsi="Times New Roman" w:eastAsia="宋体" w:cs="Times New Roman"/>
            <w:color w:val="FF0000"/>
            <w:sz w:val="21"/>
            <w:szCs w:val="21"/>
            <w:lang w:val="en-US" w:eastAsia="zh-CN" w:bidi="ar-SA"/>
          </w:rPr>
          <w:t>对应</w:t>
        </w:r>
      </w:ins>
      <w:ins w:id="93" w:author="黄博阳" w:date="2026-03-02T09:55:33Z">
        <w:r>
          <w:rPr>
            <w:rFonts w:ascii="Times New Roman" w:hAnsi="Times New Roman" w:eastAsia="宋体" w:cs="Times New Roman"/>
            <w:color w:val="FF0000"/>
            <w:sz w:val="21"/>
            <w:szCs w:val="21"/>
            <w:lang w:val="en-US" w:eastAsia="zh-CN" w:bidi="ar-SA"/>
          </w:rPr>
          <w:t>关系如</w:t>
        </w:r>
      </w:ins>
      <w:ins w:id="94" w:author="黄博阳" w:date="2026-03-02T09:55:33Z">
        <w:r>
          <w:rPr>
            <w:rFonts w:ascii="Times New Roman" w:hAnsi="Times New Roman" w:eastAsia="宋体" w:cs="Times New Roman"/>
            <w:color w:val="FF0000"/>
            <w:sz w:val="21"/>
            <w:szCs w:val="21"/>
            <w:lang w:val="en-US" w:eastAsia="zh-CN" w:bidi="ar-SA"/>
          </w:rPr>
          <w:fldChar w:fldCharType="begin"/>
        </w:r>
      </w:ins>
      <w:ins w:id="95" w:author="黄博阳" w:date="2026-03-02T09:55:33Z">
        <w:r>
          <w:rPr>
            <w:rFonts w:ascii="Times New Roman" w:hAnsi="Times New Roman" w:eastAsia="宋体" w:cs="Times New Roman"/>
            <w:color w:val="FF0000"/>
            <w:sz w:val="21"/>
            <w:szCs w:val="21"/>
            <w:lang w:val="en-US" w:eastAsia="zh-CN" w:bidi="ar-SA"/>
          </w:rPr>
          <w:instrText xml:space="preserve"> REF _Ref74866034 \h </w:instrText>
        </w:r>
      </w:ins>
      <w:ins w:id="96" w:author="黄博阳" w:date="2026-03-02T09:55:33Z">
        <w:r>
          <w:rPr>
            <w:rFonts w:ascii="Times New Roman" w:hAnsi="Times New Roman" w:eastAsia="宋体" w:cs="Times New Roman"/>
            <w:color w:val="FF0000"/>
            <w:sz w:val="21"/>
            <w:szCs w:val="21"/>
            <w:lang w:val="en-US" w:eastAsia="zh-CN" w:bidi="ar-SA"/>
          </w:rPr>
          <w:fldChar w:fldCharType="separate"/>
        </w:r>
      </w:ins>
      <w:ins w:id="97" w:author="黄博阳" w:date="2026-03-02T09:55:33Z">
        <w:r>
          <w:rPr>
            <w:rFonts w:ascii="Times New Roman" w:hAnsi="Times New Roman" w:eastAsia="黑体" w:cs="Times New Roman"/>
            <w:color w:val="FF0000"/>
            <w:sz w:val="22"/>
            <w:szCs w:val="20"/>
            <w:lang w:val="en-US" w:eastAsia="zh-CN" w:bidi="ar-SA"/>
          </w:rPr>
          <w:t>表 1</w:t>
        </w:r>
      </w:ins>
      <w:ins w:id="98" w:author="黄博阳" w:date="2026-03-02T09:55:33Z">
        <w:r>
          <w:rPr>
            <w:rFonts w:ascii="Times New Roman" w:hAnsi="Times New Roman" w:eastAsia="宋体" w:cs="Times New Roman"/>
            <w:color w:val="FF0000"/>
            <w:sz w:val="21"/>
            <w:szCs w:val="21"/>
            <w:lang w:val="en-US" w:eastAsia="zh-CN" w:bidi="ar-SA"/>
          </w:rPr>
          <w:fldChar w:fldCharType="end"/>
        </w:r>
      </w:ins>
      <w:ins w:id="99" w:author="黄博阳" w:date="2026-03-02T09:55:33Z">
        <w:r>
          <w:rPr>
            <w:rFonts w:ascii="Times New Roman" w:hAnsi="Times New Roman" w:eastAsia="宋体" w:cs="Times New Roman"/>
            <w:color w:val="FF0000"/>
            <w:sz w:val="21"/>
            <w:szCs w:val="21"/>
            <w:lang w:val="en-US" w:eastAsia="zh-CN" w:bidi="ar-SA"/>
          </w:rPr>
          <w:t>所示</w:t>
        </w:r>
      </w:ins>
      <w:ins w:id="100" w:author="黄博阳" w:date="2026-03-02T09:55:33Z">
        <w:r>
          <w:rPr>
            <w:rFonts w:hint="eastAsia" w:ascii="Times New Roman" w:hAnsi="Times New Roman" w:eastAsia="宋体" w:cs="Times New Roman"/>
            <w:color w:val="FF0000"/>
            <w:sz w:val="21"/>
            <w:szCs w:val="21"/>
            <w:lang w:val="en-US" w:eastAsia="zh-CN" w:bidi="ar-SA"/>
          </w:rPr>
          <w:t>：</w:t>
        </w:r>
      </w:ins>
    </w:p>
    <w:p w14:paraId="15D6ABB5">
      <w:pPr>
        <w:adjustRightInd w:val="0"/>
        <w:snapToGrid w:val="0"/>
        <w:ind w:firstLine="0" w:firstLineChars="0"/>
        <w:jc w:val="center"/>
        <w:rPr>
          <w:ins w:id="101" w:author="黄博阳" w:date="2026-03-02T09:55:33Z"/>
          <w:rFonts w:ascii="Times New Roman" w:hAnsi="Times New Roman" w:eastAsia="黑体" w:cs="Times New Roman"/>
          <w:color w:val="FF0000"/>
          <w:sz w:val="22"/>
          <w:szCs w:val="20"/>
        </w:rPr>
      </w:pPr>
      <w:ins w:id="102" w:author="黄博阳" w:date="2026-03-02T09:55:33Z">
        <w:bookmarkStart w:id="37" w:name="_Ref56777949"/>
        <w:bookmarkStart w:id="38" w:name="_Ref74866034"/>
        <w:bookmarkStart w:id="39" w:name="_Toc405022569"/>
        <w:bookmarkStart w:id="40" w:name="_Toc405476991"/>
        <w:bookmarkStart w:id="41" w:name="_Toc402983241"/>
        <w:bookmarkStart w:id="42" w:name="_Toc402540159"/>
        <w:bookmarkStart w:id="43" w:name="_Toc399229451"/>
        <w:bookmarkStart w:id="44" w:name="_Toc399757677"/>
        <w:bookmarkStart w:id="45" w:name="_Toc408860266"/>
        <w:bookmarkStart w:id="46" w:name="_Toc403570684"/>
        <w:bookmarkStart w:id="47" w:name="_Toc399259647"/>
        <w:bookmarkStart w:id="48" w:name="_Toc402983707"/>
        <w:bookmarkStart w:id="49" w:name="_Toc402984173"/>
        <w:bookmarkStart w:id="50" w:name="_Ref399143271"/>
        <w:r>
          <w:rPr>
            <w:rFonts w:ascii="Times New Roman" w:hAnsi="Times New Roman" w:eastAsia="黑体" w:cs="Times New Roman"/>
            <w:color w:val="FF0000"/>
            <w:sz w:val="22"/>
            <w:szCs w:val="20"/>
          </w:rPr>
          <w:t xml:space="preserve">表 </w:t>
        </w:r>
        <w:bookmarkEnd w:id="37"/>
      </w:ins>
      <w:ins w:id="103" w:author="黄博阳" w:date="2026-03-02T09:55:33Z">
        <w:r>
          <w:rPr>
            <w:rFonts w:ascii="Times New Roman" w:hAnsi="Times New Roman" w:eastAsia="黑体" w:cs="Times New Roman"/>
            <w:color w:val="FF0000"/>
            <w:sz w:val="22"/>
            <w:szCs w:val="20"/>
          </w:rPr>
          <w:fldChar w:fldCharType="begin"/>
        </w:r>
      </w:ins>
      <w:ins w:id="104" w:author="黄博阳" w:date="2026-03-02T09:55:33Z">
        <w:r>
          <w:rPr>
            <w:rFonts w:ascii="Times New Roman" w:hAnsi="Times New Roman" w:eastAsia="黑体" w:cs="Times New Roman"/>
            <w:color w:val="FF0000"/>
            <w:sz w:val="22"/>
            <w:szCs w:val="20"/>
          </w:rPr>
          <w:instrText xml:space="preserve"> SEQ 表 \* ARABIC </w:instrText>
        </w:r>
      </w:ins>
      <w:ins w:id="105" w:author="黄博阳" w:date="2026-03-02T09:55:33Z">
        <w:r>
          <w:rPr>
            <w:rFonts w:ascii="Times New Roman" w:hAnsi="Times New Roman" w:eastAsia="黑体" w:cs="Times New Roman"/>
            <w:color w:val="FF0000"/>
            <w:sz w:val="22"/>
            <w:szCs w:val="20"/>
          </w:rPr>
          <w:fldChar w:fldCharType="separate"/>
        </w:r>
      </w:ins>
      <w:ins w:id="106" w:author="黄博阳" w:date="2026-03-02T09:55:33Z">
        <w:r>
          <w:rPr>
            <w:rFonts w:ascii="Times New Roman" w:hAnsi="Times New Roman" w:eastAsia="黑体" w:cs="Times New Roman"/>
            <w:color w:val="FF0000"/>
            <w:sz w:val="22"/>
            <w:szCs w:val="20"/>
          </w:rPr>
          <w:t>1</w:t>
        </w:r>
      </w:ins>
      <w:ins w:id="107" w:author="黄博阳" w:date="2026-03-02T09:55:33Z">
        <w:r>
          <w:rPr>
            <w:rFonts w:ascii="Times New Roman" w:hAnsi="Times New Roman" w:eastAsia="黑体" w:cs="Times New Roman"/>
            <w:color w:val="FF0000"/>
            <w:sz w:val="22"/>
            <w:szCs w:val="20"/>
          </w:rPr>
          <w:fldChar w:fldCharType="end"/>
        </w:r>
        <w:bookmarkEnd w:id="38"/>
      </w:ins>
      <w:ins w:id="108" w:author="黄博阳" w:date="2026-03-02T09:55:33Z">
        <w:r>
          <w:rPr>
            <w:rFonts w:ascii="Times New Roman" w:hAnsi="Times New Roman" w:eastAsia="黑体" w:cs="Times New Roman"/>
            <w:color w:val="FF0000"/>
            <w:sz w:val="22"/>
            <w:szCs w:val="20"/>
          </w:rPr>
          <w:t xml:space="preserve"> </w:t>
        </w:r>
        <w:bookmarkEnd w:id="39"/>
        <w:bookmarkEnd w:id="40"/>
        <w:bookmarkEnd w:id="41"/>
        <w:bookmarkEnd w:id="42"/>
        <w:bookmarkEnd w:id="43"/>
        <w:bookmarkEnd w:id="44"/>
        <w:bookmarkEnd w:id="45"/>
        <w:bookmarkEnd w:id="46"/>
        <w:bookmarkEnd w:id="47"/>
        <w:bookmarkEnd w:id="48"/>
        <w:bookmarkEnd w:id="49"/>
        <w:bookmarkEnd w:id="50"/>
        <w:r>
          <w:rPr>
            <w:rFonts w:ascii="Times New Roman" w:hAnsi="Times New Roman" w:eastAsia="黑体" w:cs="Times New Roman"/>
            <w:color w:val="FF0000"/>
            <w:sz w:val="22"/>
            <w:szCs w:val="20"/>
          </w:rPr>
          <w:t>BPLC中VLAN标签值与</w:t>
        </w:r>
      </w:ins>
      <w:ins w:id="109" w:author="黄博阳" w:date="2026-03-02T09:55:33Z">
        <w:r>
          <w:rPr>
            <w:rFonts w:hint="eastAsia" w:ascii="Times New Roman" w:hAnsi="Times New Roman" w:eastAsia="黑体" w:cs="Times New Roman"/>
            <w:color w:val="FF0000"/>
            <w:sz w:val="22"/>
            <w:szCs w:val="20"/>
          </w:rPr>
          <w:t>L</w:t>
        </w:r>
      </w:ins>
      <w:ins w:id="110" w:author="黄博阳" w:date="2026-03-02T09:55:33Z">
        <w:r>
          <w:rPr>
            <w:rFonts w:ascii="Times New Roman" w:hAnsi="Times New Roman" w:eastAsia="黑体" w:cs="Times New Roman"/>
            <w:color w:val="FF0000"/>
            <w:sz w:val="22"/>
            <w:szCs w:val="20"/>
          </w:rPr>
          <w:t>ID对应关系</w:t>
        </w:r>
      </w:ins>
    </w:p>
    <w:tbl>
      <w:tblPr>
        <w:tblStyle w:val="5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134"/>
        <w:gridCol w:w="1068"/>
      </w:tblGrid>
      <w:tr w14:paraId="46C6B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ins w:id="111" w:author="黄博阳" w:date="2026-03-02T09:55:33Z"/>
        </w:trPr>
        <w:tc>
          <w:tcPr>
            <w:tcW w:w="1838" w:type="dxa"/>
            <w:vAlign w:val="center"/>
          </w:tcPr>
          <w:p w14:paraId="3E95BC7E">
            <w:pPr>
              <w:keepNext w:val="0"/>
              <w:keepLines w:val="0"/>
              <w:pageBreakBefore w:val="0"/>
              <w:widowControl/>
              <w:tabs>
                <w:tab w:val="decimal" w:pos="0"/>
              </w:tabs>
              <w:kinsoku/>
              <w:wordWrap/>
              <w:overflowPunct/>
              <w:topLinePunct w:val="0"/>
              <w:autoSpaceDE/>
              <w:autoSpaceDN/>
              <w:bidi w:val="0"/>
              <w:adjustRightInd w:val="0"/>
              <w:snapToGrid w:val="0"/>
              <w:ind w:firstLine="0" w:firstLineChars="0"/>
              <w:jc w:val="center"/>
              <w:textAlignment w:val="auto"/>
              <w:rPr>
                <w:ins w:id="112" w:author="黄博阳" w:date="2026-03-02T09:55:33Z"/>
                <w:rFonts w:ascii="Times New Roman" w:hAnsi="Times New Roman" w:cs="Times New Roman"/>
                <w:color w:val="FF0000"/>
                <w:kern w:val="0"/>
                <w:sz w:val="18"/>
                <w:szCs w:val="18"/>
              </w:rPr>
            </w:pPr>
            <w:ins w:id="113" w:author="黄博阳" w:date="2026-03-02T09:55:33Z">
              <w:r>
                <w:rPr>
                  <w:rFonts w:ascii="Times New Roman" w:hAnsi="Times New Roman" w:cs="Times New Roman"/>
                  <w:color w:val="FF0000"/>
                  <w:kern w:val="0"/>
                  <w:sz w:val="18"/>
                  <w:szCs w:val="18"/>
                </w:rPr>
                <w:t>数据来源</w:t>
              </w:r>
            </w:ins>
          </w:p>
        </w:tc>
        <w:tc>
          <w:tcPr>
            <w:tcW w:w="1134" w:type="dxa"/>
            <w:vAlign w:val="center"/>
          </w:tcPr>
          <w:p w14:paraId="79200597">
            <w:pPr>
              <w:keepNext w:val="0"/>
              <w:keepLines w:val="0"/>
              <w:pageBreakBefore w:val="0"/>
              <w:widowControl/>
              <w:tabs>
                <w:tab w:val="decimal" w:pos="0"/>
              </w:tabs>
              <w:kinsoku/>
              <w:wordWrap/>
              <w:overflowPunct/>
              <w:topLinePunct w:val="0"/>
              <w:autoSpaceDE/>
              <w:autoSpaceDN/>
              <w:bidi w:val="0"/>
              <w:adjustRightInd w:val="0"/>
              <w:snapToGrid w:val="0"/>
              <w:ind w:firstLine="0" w:firstLineChars="0"/>
              <w:jc w:val="center"/>
              <w:textAlignment w:val="auto"/>
              <w:rPr>
                <w:ins w:id="114" w:author="黄博阳" w:date="2026-03-02T09:55:33Z"/>
                <w:rFonts w:ascii="Times New Roman" w:hAnsi="Times New Roman" w:cs="Times New Roman"/>
                <w:color w:val="FF0000"/>
                <w:kern w:val="0"/>
                <w:sz w:val="18"/>
                <w:szCs w:val="18"/>
              </w:rPr>
            </w:pPr>
            <w:ins w:id="115" w:author="黄博阳" w:date="2026-03-02T09:55:33Z">
              <w:r>
                <w:rPr>
                  <w:rFonts w:ascii="Times New Roman" w:hAnsi="Times New Roman" w:cs="Times New Roman"/>
                  <w:color w:val="FF0000"/>
                  <w:kern w:val="0"/>
                  <w:sz w:val="18"/>
                  <w:szCs w:val="18"/>
                </w:rPr>
                <w:t>VLAN标签</w:t>
              </w:r>
            </w:ins>
          </w:p>
        </w:tc>
        <w:tc>
          <w:tcPr>
            <w:tcW w:w="1068" w:type="dxa"/>
            <w:vAlign w:val="center"/>
          </w:tcPr>
          <w:p w14:paraId="734EA1A6">
            <w:pPr>
              <w:keepNext w:val="0"/>
              <w:keepLines w:val="0"/>
              <w:pageBreakBefore w:val="0"/>
              <w:widowControl/>
              <w:tabs>
                <w:tab w:val="decimal" w:pos="0"/>
              </w:tabs>
              <w:kinsoku/>
              <w:wordWrap/>
              <w:overflowPunct/>
              <w:topLinePunct w:val="0"/>
              <w:autoSpaceDE/>
              <w:autoSpaceDN/>
              <w:bidi w:val="0"/>
              <w:adjustRightInd w:val="0"/>
              <w:snapToGrid w:val="0"/>
              <w:ind w:firstLine="0" w:firstLineChars="0"/>
              <w:jc w:val="center"/>
              <w:textAlignment w:val="auto"/>
              <w:rPr>
                <w:ins w:id="116" w:author="黄博阳" w:date="2026-03-02T09:55:33Z"/>
                <w:rFonts w:ascii="Times New Roman" w:hAnsi="Times New Roman" w:cs="Times New Roman"/>
                <w:color w:val="FF0000"/>
                <w:kern w:val="0"/>
                <w:sz w:val="18"/>
                <w:szCs w:val="18"/>
              </w:rPr>
            </w:pPr>
            <w:ins w:id="117" w:author="黄博阳" w:date="2026-03-02T09:55:33Z">
              <w:r>
                <w:rPr>
                  <w:rFonts w:ascii="Times New Roman" w:hAnsi="Times New Roman" w:cs="Times New Roman"/>
                  <w:color w:val="FF0000"/>
                  <w:kern w:val="0"/>
                  <w:sz w:val="18"/>
                  <w:szCs w:val="18"/>
                </w:rPr>
                <w:t>LID</w:t>
              </w:r>
            </w:ins>
          </w:p>
        </w:tc>
      </w:tr>
      <w:tr w14:paraId="34DF7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ins w:id="118" w:author="黄博阳" w:date="2026-03-02T09:55:33Z"/>
        </w:trPr>
        <w:tc>
          <w:tcPr>
            <w:tcW w:w="1838" w:type="dxa"/>
            <w:vAlign w:val="center"/>
          </w:tcPr>
          <w:p w14:paraId="1CBD9CDC">
            <w:pPr>
              <w:keepNext w:val="0"/>
              <w:keepLines w:val="0"/>
              <w:pageBreakBefore w:val="0"/>
              <w:widowControl/>
              <w:tabs>
                <w:tab w:val="decimal" w:pos="0"/>
              </w:tabs>
              <w:kinsoku/>
              <w:wordWrap/>
              <w:overflowPunct/>
              <w:topLinePunct w:val="0"/>
              <w:autoSpaceDE/>
              <w:autoSpaceDN/>
              <w:bidi w:val="0"/>
              <w:adjustRightInd w:val="0"/>
              <w:snapToGrid w:val="0"/>
              <w:ind w:firstLine="0" w:firstLineChars="0"/>
              <w:jc w:val="center"/>
              <w:textAlignment w:val="auto"/>
              <w:rPr>
                <w:ins w:id="119" w:author="黄博阳" w:date="2026-03-02T09:55:33Z"/>
                <w:rFonts w:ascii="Times New Roman" w:hAnsi="Times New Roman" w:cs="Times New Roman"/>
                <w:color w:val="FF0000"/>
                <w:kern w:val="0"/>
                <w:sz w:val="18"/>
                <w:szCs w:val="18"/>
              </w:rPr>
            </w:pPr>
            <w:ins w:id="120" w:author="黄博阳" w:date="2026-03-02T09:55:33Z">
              <w:r>
                <w:rPr>
                  <w:rFonts w:ascii="Times New Roman" w:hAnsi="Times New Roman" w:cs="Times New Roman"/>
                  <w:color w:val="FF0000"/>
                  <w:kern w:val="0"/>
                  <w:sz w:val="18"/>
                  <w:szCs w:val="18"/>
                </w:rPr>
                <w:t>抄表应用</w:t>
              </w:r>
            </w:ins>
          </w:p>
        </w:tc>
        <w:tc>
          <w:tcPr>
            <w:tcW w:w="1134" w:type="dxa"/>
            <w:vAlign w:val="center"/>
          </w:tcPr>
          <w:p w14:paraId="7A1579AE">
            <w:pPr>
              <w:keepNext w:val="0"/>
              <w:keepLines w:val="0"/>
              <w:pageBreakBefore w:val="0"/>
              <w:widowControl/>
              <w:tabs>
                <w:tab w:val="decimal" w:pos="0"/>
              </w:tabs>
              <w:kinsoku/>
              <w:wordWrap/>
              <w:overflowPunct/>
              <w:topLinePunct w:val="0"/>
              <w:autoSpaceDE/>
              <w:autoSpaceDN/>
              <w:bidi w:val="0"/>
              <w:adjustRightInd w:val="0"/>
              <w:snapToGrid w:val="0"/>
              <w:ind w:firstLine="0" w:firstLineChars="0"/>
              <w:jc w:val="center"/>
              <w:textAlignment w:val="auto"/>
              <w:rPr>
                <w:ins w:id="121" w:author="黄博阳" w:date="2026-03-02T09:55:33Z"/>
                <w:rFonts w:ascii="Times New Roman" w:hAnsi="Times New Roman" w:cs="Times New Roman"/>
                <w:color w:val="FF0000"/>
                <w:kern w:val="0"/>
                <w:sz w:val="18"/>
                <w:szCs w:val="18"/>
              </w:rPr>
            </w:pPr>
            <w:ins w:id="122" w:author="黄博阳" w:date="2026-03-02T09:55:33Z">
              <w:r>
                <w:rPr>
                  <w:rFonts w:ascii="Times New Roman" w:hAnsi="Times New Roman" w:cs="Times New Roman"/>
                  <w:color w:val="FF0000"/>
                  <w:kern w:val="0"/>
                  <w:sz w:val="18"/>
                  <w:szCs w:val="18"/>
                </w:rPr>
                <w:t>0-3</w:t>
              </w:r>
            </w:ins>
          </w:p>
        </w:tc>
        <w:tc>
          <w:tcPr>
            <w:tcW w:w="1068" w:type="dxa"/>
            <w:vAlign w:val="center"/>
          </w:tcPr>
          <w:p w14:paraId="63AAA606">
            <w:pPr>
              <w:keepNext w:val="0"/>
              <w:keepLines w:val="0"/>
              <w:pageBreakBefore w:val="0"/>
              <w:widowControl/>
              <w:tabs>
                <w:tab w:val="decimal" w:pos="0"/>
              </w:tabs>
              <w:kinsoku/>
              <w:wordWrap/>
              <w:overflowPunct/>
              <w:topLinePunct w:val="0"/>
              <w:autoSpaceDE/>
              <w:autoSpaceDN/>
              <w:bidi w:val="0"/>
              <w:adjustRightInd w:val="0"/>
              <w:snapToGrid w:val="0"/>
              <w:ind w:firstLine="0" w:firstLineChars="0"/>
              <w:jc w:val="center"/>
              <w:textAlignment w:val="auto"/>
              <w:rPr>
                <w:ins w:id="123" w:author="黄博阳" w:date="2026-03-02T09:55:33Z"/>
                <w:rFonts w:ascii="Times New Roman" w:hAnsi="Times New Roman" w:cs="Times New Roman"/>
                <w:color w:val="FF0000"/>
                <w:kern w:val="0"/>
                <w:sz w:val="18"/>
                <w:szCs w:val="18"/>
              </w:rPr>
            </w:pPr>
            <w:ins w:id="124" w:author="黄博阳" w:date="2026-03-02T09:55:33Z">
              <w:r>
                <w:rPr>
                  <w:rFonts w:ascii="Times New Roman" w:hAnsi="Times New Roman" w:cs="Times New Roman"/>
                  <w:color w:val="FF0000"/>
                  <w:kern w:val="0"/>
                  <w:sz w:val="18"/>
                  <w:szCs w:val="18"/>
                </w:rPr>
                <w:t>0-3</w:t>
              </w:r>
            </w:ins>
          </w:p>
        </w:tc>
      </w:tr>
      <w:tr w14:paraId="19D89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ins w:id="125" w:author="黄博阳" w:date="2026-03-02T09:55:33Z"/>
        </w:trPr>
        <w:tc>
          <w:tcPr>
            <w:tcW w:w="1838" w:type="dxa"/>
            <w:vAlign w:val="center"/>
          </w:tcPr>
          <w:p w14:paraId="536187D3">
            <w:pPr>
              <w:keepNext w:val="0"/>
              <w:keepLines w:val="0"/>
              <w:pageBreakBefore w:val="0"/>
              <w:widowControl/>
              <w:tabs>
                <w:tab w:val="decimal" w:pos="0"/>
              </w:tabs>
              <w:kinsoku/>
              <w:wordWrap/>
              <w:overflowPunct/>
              <w:topLinePunct w:val="0"/>
              <w:autoSpaceDE/>
              <w:autoSpaceDN/>
              <w:bidi w:val="0"/>
              <w:adjustRightInd w:val="0"/>
              <w:snapToGrid w:val="0"/>
              <w:ind w:firstLine="0" w:firstLineChars="0"/>
              <w:jc w:val="center"/>
              <w:textAlignment w:val="auto"/>
              <w:rPr>
                <w:ins w:id="126" w:author="黄博阳" w:date="2026-03-02T09:55:33Z"/>
                <w:rFonts w:ascii="Times New Roman" w:hAnsi="Times New Roman" w:cs="Times New Roman"/>
                <w:color w:val="FF0000"/>
                <w:kern w:val="0"/>
                <w:sz w:val="18"/>
                <w:szCs w:val="18"/>
              </w:rPr>
            </w:pPr>
            <w:ins w:id="127" w:author="黄博阳" w:date="2026-03-02T09:55:33Z">
              <w:r>
                <w:rPr>
                  <w:rFonts w:hint="eastAsia" w:ascii="Times New Roman" w:hAnsi="Times New Roman" w:cs="Times New Roman"/>
                  <w:color w:val="FF0000"/>
                  <w:kern w:val="0"/>
                  <w:sz w:val="18"/>
                  <w:szCs w:val="18"/>
                </w:rPr>
                <w:t>数据订阅应用</w:t>
              </w:r>
            </w:ins>
          </w:p>
        </w:tc>
        <w:tc>
          <w:tcPr>
            <w:tcW w:w="1134" w:type="dxa"/>
            <w:vAlign w:val="center"/>
          </w:tcPr>
          <w:p w14:paraId="00799EED">
            <w:pPr>
              <w:keepNext w:val="0"/>
              <w:keepLines w:val="0"/>
              <w:pageBreakBefore w:val="0"/>
              <w:widowControl/>
              <w:tabs>
                <w:tab w:val="decimal" w:pos="0"/>
              </w:tabs>
              <w:kinsoku/>
              <w:wordWrap/>
              <w:overflowPunct/>
              <w:topLinePunct w:val="0"/>
              <w:autoSpaceDE/>
              <w:autoSpaceDN/>
              <w:bidi w:val="0"/>
              <w:adjustRightInd w:val="0"/>
              <w:snapToGrid w:val="0"/>
              <w:ind w:firstLine="0" w:firstLineChars="0"/>
              <w:jc w:val="center"/>
              <w:textAlignment w:val="auto"/>
              <w:rPr>
                <w:ins w:id="128" w:author="黄博阳" w:date="2026-03-02T09:55:33Z"/>
                <w:rFonts w:ascii="Times New Roman" w:hAnsi="Times New Roman" w:cs="Times New Roman"/>
                <w:color w:val="FF0000"/>
                <w:kern w:val="0"/>
                <w:sz w:val="18"/>
                <w:szCs w:val="18"/>
              </w:rPr>
            </w:pPr>
            <w:ins w:id="129" w:author="黄博阳" w:date="2026-03-02T09:55:33Z">
              <w:r>
                <w:rPr>
                  <w:rFonts w:ascii="Times New Roman" w:hAnsi="Times New Roman" w:cs="Times New Roman"/>
                  <w:color w:val="FF0000"/>
                  <w:kern w:val="0"/>
                  <w:sz w:val="18"/>
                  <w:szCs w:val="18"/>
                </w:rPr>
                <w:t>0-3</w:t>
              </w:r>
            </w:ins>
          </w:p>
        </w:tc>
        <w:tc>
          <w:tcPr>
            <w:tcW w:w="1068" w:type="dxa"/>
            <w:vAlign w:val="center"/>
          </w:tcPr>
          <w:p w14:paraId="1693D85B">
            <w:pPr>
              <w:keepNext w:val="0"/>
              <w:keepLines w:val="0"/>
              <w:pageBreakBefore w:val="0"/>
              <w:widowControl/>
              <w:tabs>
                <w:tab w:val="decimal" w:pos="0"/>
              </w:tabs>
              <w:kinsoku/>
              <w:wordWrap/>
              <w:overflowPunct/>
              <w:topLinePunct w:val="0"/>
              <w:autoSpaceDE/>
              <w:autoSpaceDN/>
              <w:bidi w:val="0"/>
              <w:adjustRightInd w:val="0"/>
              <w:snapToGrid w:val="0"/>
              <w:ind w:firstLine="0" w:firstLineChars="0"/>
              <w:jc w:val="center"/>
              <w:textAlignment w:val="auto"/>
              <w:rPr>
                <w:ins w:id="130" w:author="黄博阳" w:date="2026-03-02T09:55:33Z"/>
                <w:rFonts w:ascii="Times New Roman" w:hAnsi="Times New Roman" w:cs="Times New Roman"/>
                <w:color w:val="FF0000"/>
                <w:kern w:val="0"/>
                <w:sz w:val="18"/>
                <w:szCs w:val="18"/>
              </w:rPr>
            </w:pPr>
            <w:ins w:id="131" w:author="黄博阳" w:date="2026-03-02T09:55:33Z">
              <w:r>
                <w:rPr>
                  <w:rFonts w:ascii="Times New Roman" w:hAnsi="Times New Roman" w:cs="Times New Roman"/>
                  <w:color w:val="FF0000"/>
                  <w:kern w:val="0"/>
                  <w:sz w:val="18"/>
                  <w:szCs w:val="18"/>
                </w:rPr>
                <w:t>0-3</w:t>
              </w:r>
            </w:ins>
          </w:p>
        </w:tc>
      </w:tr>
      <w:tr w14:paraId="57120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ins w:id="132" w:author="黄博阳" w:date="2026-03-02T09:55:33Z"/>
        </w:trPr>
        <w:tc>
          <w:tcPr>
            <w:tcW w:w="1838" w:type="dxa"/>
            <w:vAlign w:val="center"/>
          </w:tcPr>
          <w:p w14:paraId="3FF5A003">
            <w:pPr>
              <w:keepNext w:val="0"/>
              <w:keepLines w:val="0"/>
              <w:pageBreakBefore w:val="0"/>
              <w:widowControl/>
              <w:tabs>
                <w:tab w:val="decimal" w:pos="0"/>
              </w:tabs>
              <w:kinsoku/>
              <w:wordWrap/>
              <w:overflowPunct/>
              <w:topLinePunct w:val="0"/>
              <w:autoSpaceDE/>
              <w:autoSpaceDN/>
              <w:bidi w:val="0"/>
              <w:adjustRightInd w:val="0"/>
              <w:snapToGrid w:val="0"/>
              <w:ind w:firstLine="0" w:firstLineChars="0"/>
              <w:jc w:val="center"/>
              <w:textAlignment w:val="auto"/>
              <w:rPr>
                <w:ins w:id="133" w:author="黄博阳" w:date="2026-03-02T09:55:33Z"/>
                <w:rFonts w:ascii="Times New Roman" w:hAnsi="Times New Roman" w:cs="Times New Roman"/>
                <w:color w:val="FF0000"/>
                <w:kern w:val="0"/>
                <w:sz w:val="18"/>
                <w:szCs w:val="18"/>
              </w:rPr>
            </w:pPr>
            <w:ins w:id="134" w:author="黄博阳" w:date="2026-03-02T09:55:33Z">
              <w:r>
                <w:rPr>
                  <w:rFonts w:ascii="Times New Roman" w:hAnsi="Times New Roman" w:cs="Times New Roman"/>
                  <w:color w:val="FF0000"/>
                  <w:kern w:val="0"/>
                  <w:sz w:val="18"/>
                  <w:szCs w:val="18"/>
                </w:rPr>
                <w:t>网络管理子层</w:t>
              </w:r>
            </w:ins>
          </w:p>
        </w:tc>
        <w:tc>
          <w:tcPr>
            <w:tcW w:w="1134" w:type="dxa"/>
            <w:vAlign w:val="center"/>
          </w:tcPr>
          <w:p w14:paraId="48E64B08">
            <w:pPr>
              <w:keepNext w:val="0"/>
              <w:keepLines w:val="0"/>
              <w:pageBreakBefore w:val="0"/>
              <w:widowControl/>
              <w:tabs>
                <w:tab w:val="decimal" w:pos="0"/>
              </w:tabs>
              <w:kinsoku/>
              <w:wordWrap/>
              <w:overflowPunct/>
              <w:topLinePunct w:val="0"/>
              <w:autoSpaceDE/>
              <w:autoSpaceDN/>
              <w:bidi w:val="0"/>
              <w:adjustRightInd w:val="0"/>
              <w:snapToGrid w:val="0"/>
              <w:ind w:firstLine="0" w:firstLineChars="0"/>
              <w:jc w:val="center"/>
              <w:textAlignment w:val="auto"/>
              <w:rPr>
                <w:ins w:id="135" w:author="黄博阳" w:date="2026-03-02T09:55:33Z"/>
                <w:rFonts w:ascii="Times New Roman" w:hAnsi="Times New Roman" w:cs="Times New Roman"/>
                <w:color w:val="FF0000"/>
                <w:kern w:val="0"/>
                <w:sz w:val="18"/>
                <w:szCs w:val="18"/>
              </w:rPr>
            </w:pPr>
            <w:ins w:id="136" w:author="黄博阳" w:date="2026-03-02T09:55:33Z">
              <w:r>
                <w:rPr>
                  <w:rFonts w:ascii="Times New Roman" w:hAnsi="Times New Roman" w:cs="Times New Roman"/>
                  <w:color w:val="FF0000"/>
                  <w:kern w:val="0"/>
                  <w:sz w:val="18"/>
                  <w:szCs w:val="18"/>
                </w:rPr>
                <w:t>0x8100</w:t>
              </w:r>
            </w:ins>
          </w:p>
        </w:tc>
        <w:tc>
          <w:tcPr>
            <w:tcW w:w="1068" w:type="dxa"/>
            <w:vAlign w:val="center"/>
          </w:tcPr>
          <w:p w14:paraId="435C1746">
            <w:pPr>
              <w:keepNext w:val="0"/>
              <w:keepLines w:val="0"/>
              <w:pageBreakBefore w:val="0"/>
              <w:widowControl/>
              <w:tabs>
                <w:tab w:val="decimal" w:pos="0"/>
              </w:tabs>
              <w:kinsoku/>
              <w:wordWrap/>
              <w:overflowPunct/>
              <w:topLinePunct w:val="0"/>
              <w:autoSpaceDE/>
              <w:autoSpaceDN/>
              <w:bidi w:val="0"/>
              <w:adjustRightInd w:val="0"/>
              <w:snapToGrid w:val="0"/>
              <w:ind w:firstLine="0" w:firstLineChars="0"/>
              <w:jc w:val="center"/>
              <w:textAlignment w:val="auto"/>
              <w:rPr>
                <w:ins w:id="137" w:author="黄博阳" w:date="2026-03-02T09:55:33Z"/>
                <w:rFonts w:ascii="Times New Roman" w:hAnsi="Times New Roman" w:cs="Times New Roman"/>
                <w:color w:val="FF0000"/>
                <w:kern w:val="0"/>
                <w:sz w:val="18"/>
                <w:szCs w:val="18"/>
              </w:rPr>
            </w:pPr>
            <w:ins w:id="138" w:author="黄博阳" w:date="2026-03-02T09:55:33Z">
              <w:r>
                <w:rPr>
                  <w:rFonts w:ascii="Times New Roman" w:hAnsi="Times New Roman" w:cs="Times New Roman"/>
                  <w:color w:val="FF0000"/>
                  <w:kern w:val="0"/>
                  <w:sz w:val="18"/>
                  <w:szCs w:val="18"/>
                </w:rPr>
                <w:t>0-255</w:t>
              </w:r>
            </w:ins>
          </w:p>
        </w:tc>
      </w:tr>
    </w:tbl>
    <w:p w14:paraId="36BF5100">
      <w:pPr>
        <w:ind w:firstLine="420" w:firstLineChars="200"/>
        <w:jc w:val="both"/>
        <w:rPr>
          <w:ins w:id="139" w:author="黄博阳" w:date="2026-03-02T09:55:33Z"/>
          <w:rFonts w:ascii="Times New Roman" w:hAnsi="Times New Roman" w:eastAsia="宋体" w:cs="Times New Roman"/>
          <w:color w:val="FF0000"/>
          <w:sz w:val="21"/>
          <w:szCs w:val="21"/>
          <w:lang w:val="en-US" w:eastAsia="zh-CN" w:bidi="ar-SA"/>
        </w:rPr>
      </w:pPr>
      <w:ins w:id="140" w:author="黄博阳" w:date="2026-03-02T09:55:33Z">
        <w:r>
          <w:rPr>
            <w:rFonts w:hint="eastAsia" w:ascii="Times New Roman" w:hAnsi="Times New Roman" w:eastAsia="宋体" w:cs="Times New Roman"/>
            <w:color w:val="FF0000"/>
            <w:sz w:val="21"/>
            <w:szCs w:val="21"/>
            <w:lang w:val="en-US" w:eastAsia="zh-CN" w:bidi="ar-SA"/>
          </w:rPr>
          <w:t>在</w:t>
        </w:r>
      </w:ins>
      <w:ins w:id="141" w:author="黄博阳" w:date="2026-03-02T09:56:58Z">
        <w:r>
          <w:rPr>
            <w:rFonts w:hint="eastAsia" w:ascii="Times New Roman" w:hAnsi="Times New Roman" w:eastAsia="宋体" w:cs="Times New Roman"/>
            <w:color w:val="FF0000"/>
            <w:sz w:val="21"/>
            <w:szCs w:val="21"/>
            <w:lang w:val="en-US" w:eastAsia="zh-CN" w:bidi="ar-SA"/>
          </w:rPr>
          <w:t>SPLC</w:t>
        </w:r>
      </w:ins>
      <w:ins w:id="142" w:author="黄博阳" w:date="2026-03-02T09:55:33Z">
        <w:r>
          <w:rPr>
            <w:rFonts w:hint="eastAsia" w:ascii="Times New Roman" w:hAnsi="Times New Roman" w:eastAsia="宋体" w:cs="Times New Roman"/>
            <w:color w:val="FF0000"/>
            <w:sz w:val="21"/>
            <w:szCs w:val="21"/>
            <w:lang w:val="en-US" w:eastAsia="zh-CN" w:bidi="ar-SA"/>
          </w:rPr>
          <w:t>中，使用V</w:t>
        </w:r>
      </w:ins>
      <w:ins w:id="143" w:author="黄博阳" w:date="2026-03-02T09:55:33Z">
        <w:r>
          <w:rPr>
            <w:rFonts w:ascii="Times New Roman" w:hAnsi="Times New Roman" w:eastAsia="宋体" w:cs="Times New Roman"/>
            <w:color w:val="FF0000"/>
            <w:sz w:val="21"/>
            <w:szCs w:val="21"/>
            <w:lang w:val="en-US" w:eastAsia="zh-CN" w:bidi="ar-SA"/>
          </w:rPr>
          <w:t>LAN标签表示报文的优先级</w:t>
        </w:r>
      </w:ins>
      <w:ins w:id="144" w:author="黄博阳" w:date="2026-03-02T09:55:33Z">
        <w:r>
          <w:rPr>
            <w:rFonts w:hint="eastAsia" w:ascii="Times New Roman" w:hAnsi="Times New Roman" w:eastAsia="宋体" w:cs="Times New Roman"/>
            <w:color w:val="FF0000"/>
            <w:sz w:val="21"/>
            <w:szCs w:val="21"/>
            <w:lang w:val="en-US" w:eastAsia="zh-CN" w:bidi="ar-SA"/>
          </w:rPr>
          <w:t>，网络管理子层报文默认最低优先级。</w:t>
        </w:r>
      </w:ins>
      <w:r>
        <w:commentReference w:id="0"/>
      </w:r>
    </w:p>
    <w:p w14:paraId="065A1B30">
      <w:pPr>
        <w:pStyle w:val="502"/>
        <w:ind w:firstLine="420"/>
        <w:rPr>
          <w:rFonts w:hint="eastAsia"/>
          <w:color w:val="FF0000"/>
          <w:lang w:val="en-US" w:eastAsia="zh-CN"/>
        </w:rPr>
      </w:pPr>
      <w:bookmarkStart w:id="52" w:name="_GoBack"/>
      <w:bookmarkEnd w:id="52"/>
    </w:p>
    <w:sectPr>
      <w:headerReference r:id="rId19" w:type="default"/>
      <w:footerReference r:id="rId20" w:type="default"/>
      <w:footerReference r:id="rId21" w:type="even"/>
      <w:pgSz w:w="11906" w:h="16838"/>
      <w:pgMar w:top="1418" w:right="1134" w:bottom="1134" w:left="1418" w:header="1020" w:footer="1020"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黄博阳" w:date="2026-03-02T11:02:25Z" w:initials="H">
    <w:p w14:paraId="0E5D4A29">
      <w:pPr>
        <w:pStyle w:val="24"/>
        <w:ind w:left="0" w:leftChars="0" w:firstLine="0" w:firstLineChars="0"/>
        <w:rPr>
          <w:rFonts w:hint="default" w:eastAsia="宋体"/>
          <w:lang w:val="en-US" w:eastAsia="zh-CN"/>
        </w:rPr>
      </w:pPr>
      <w:r>
        <w:rPr>
          <w:rFonts w:hint="eastAsia"/>
          <w:lang w:val="en-US" w:eastAsia="zh-CN"/>
        </w:rPr>
        <w:t>现有表述有点看不懂，请海思重新梳理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E5D4A2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swiss"/>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细黑">
    <w:panose1 w:val="02010600040101010101"/>
    <w:charset w:val="86"/>
    <w:family w:val="auto"/>
    <w:pitch w:val="default"/>
    <w:sig w:usb0="00000287" w:usb1="080F0000" w:usb2="00000000" w:usb3="00000000" w:csb0="0004009F" w:csb1="DFD70000"/>
  </w:font>
  <w:font w:name="Garamond">
    <w:panose1 w:val="02020404030301010803"/>
    <w:charset w:val="00"/>
    <w:family w:val="roman"/>
    <w:pitch w:val="default"/>
    <w:sig w:usb0="00000287" w:usb1="00000000" w:usb2="00000000" w:usb3="00000000" w:csb0="0000009F" w:csb1="DFD70000"/>
  </w:font>
  <w:font w:name="Tahoma">
    <w:panose1 w:val="020B0604030504040204"/>
    <w:charset w:val="00"/>
    <w:family w:val="swiss"/>
    <w:pitch w:val="default"/>
    <w:sig w:usb0="E1002EFF" w:usb1="C000605B" w:usb2="00000029" w:usb3="00000000" w:csb0="200101FF" w:csb1="20280000"/>
  </w:font>
  <w:font w:name="System">
    <w:altName w:val="宋体"/>
    <w:panose1 w:val="00000000000000000000"/>
    <w:charset w:val="86"/>
    <w:family w:val="auto"/>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CG Times">
    <w:altName w:val="Times New Roman"/>
    <w:panose1 w:val="00000000000000000000"/>
    <w:charset w:val="00"/>
    <w:family w:val="roman"/>
    <w:pitch w:val="default"/>
    <w:sig w:usb0="00000000" w:usb1="00000000" w:usb2="00000000" w:usb3="00000000" w:csb0="00000001" w:csb1="00000000"/>
  </w:font>
  <w:font w:name="Coronet">
    <w:altName w:val="Segoe Print"/>
    <w:panose1 w:val="00000000000000000000"/>
    <w:charset w:val="00"/>
    <w:family w:val="script"/>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仿宋_GB2312">
    <w:panose1 w:val="02010609030101010101"/>
    <w:charset w:val="86"/>
    <w:family w:val="modern"/>
    <w:pitch w:val="default"/>
    <w:sig w:usb0="00000001" w:usb1="080E0000" w:usb2="00000000" w:usb3="00000000" w:csb0="00040000" w:csb1="00000000"/>
  </w:font>
  <w:font w:name="MS Gothic">
    <w:panose1 w:val="020B0609070205080204"/>
    <w:charset w:val="80"/>
    <w:family w:val="modern"/>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Latha">
    <w:altName w:val="Segoe Print"/>
    <w:panose1 w:val="020B0604020202020204"/>
    <w:charset w:val="01"/>
    <w:family w:val="roman"/>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TimesNewRomanPS-BoldMT">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34C74">
    <w:pPr>
      <w:pStyle w:val="40"/>
      <w:ind w:firstLine="360"/>
      <w:jc w:val="right"/>
      <w:rPr>
        <w:rStyle w:val="6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6E120">
    <w:pPr>
      <w:pStyle w:val="40"/>
      <w:framePr w:wrap="around" w:vAnchor="text" w:hAnchor="margin" w:xAlign="outside" w:y="1"/>
      <w:ind w:firstLine="360"/>
      <w:rPr>
        <w:rStyle w:val="66"/>
      </w:rPr>
    </w:pPr>
    <w:r>
      <w:fldChar w:fldCharType="begin"/>
    </w:r>
    <w:r>
      <w:rPr>
        <w:rStyle w:val="66"/>
      </w:rPr>
      <w:instrText xml:space="preserve">PAGE  </w:instrText>
    </w:r>
    <w:r>
      <w:fldChar w:fldCharType="separate"/>
    </w:r>
    <w:r>
      <w:rPr>
        <w:rStyle w:val="66"/>
      </w:rPr>
      <w:t>II</w:t>
    </w:r>
    <w:r>
      <w:fldChar w:fldCharType="end"/>
    </w:r>
  </w:p>
  <w:p w14:paraId="543D62F1">
    <w:pPr>
      <w:pStyle w:val="4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9966E">
    <w:pPr>
      <w:pStyle w:val="4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B835C">
    <w:pPr>
      <w:pStyle w:val="40"/>
      <w:ind w:firstLine="360"/>
      <w:jc w:val="right"/>
    </w:pPr>
    <w:r>
      <w:fldChar w:fldCharType="begin"/>
    </w:r>
    <w:r>
      <w:instrText xml:space="preserve">PAGE   \* MERGEFORMAT</w:instrText>
    </w:r>
    <w:r>
      <w:fldChar w:fldCharType="separate"/>
    </w:r>
    <w:r>
      <w:rPr>
        <w:lang w:val="zh-CN"/>
      </w:rPr>
      <w:t>I</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35128">
    <w:pPr>
      <w:pStyle w:val="40"/>
      <w:ind w:firstLine="0" w:firstLineChars="0"/>
    </w:pPr>
    <w:r>
      <w:fldChar w:fldCharType="begin"/>
    </w:r>
    <w:r>
      <w:instrText xml:space="preserve">PAGE   \* MERGEFORMAT</w:instrText>
    </w:r>
    <w:r>
      <w:fldChar w:fldCharType="separate"/>
    </w:r>
    <w:r>
      <w:rPr>
        <w:lang w:val="zh-CN"/>
      </w:rPr>
      <w:t>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891CA">
    <w:pPr>
      <w:pStyle w:val="40"/>
      <w:ind w:firstLine="360"/>
      <w:jc w:val="right"/>
    </w:pPr>
    <w:r>
      <w:fldChar w:fldCharType="begin"/>
    </w:r>
    <w:r>
      <w:instrText xml:space="preserve">PAGE   \* MERGEFORMAT</w:instrText>
    </w:r>
    <w:r>
      <w:fldChar w:fldCharType="separate"/>
    </w:r>
    <w:r>
      <w:rPr>
        <w:lang w:val="zh-CN"/>
      </w:rPr>
      <w:t>11</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80FD2">
    <w:pPr>
      <w:pStyle w:val="40"/>
      <w:ind w:firstLine="360"/>
      <w:jc w:val="right"/>
    </w:pPr>
    <w:r>
      <w:fldChar w:fldCharType="begin"/>
    </w:r>
    <w:r>
      <w:instrText xml:space="preserve">PAGE   \* MERGEFORMAT</w:instrText>
    </w:r>
    <w:r>
      <w:fldChar w:fldCharType="separate"/>
    </w:r>
    <w:r>
      <w:rPr>
        <w:lang w:val="zh-CN"/>
      </w:rPr>
      <w:t>5</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A19DF">
    <w:pPr>
      <w:pStyle w:val="40"/>
      <w:ind w:firstLine="0" w:firstLineChars="0"/>
    </w:pPr>
    <w:r>
      <w:fldChar w:fldCharType="begin"/>
    </w:r>
    <w:r>
      <w:instrText xml:space="preserve">PAGE   \* MERGEFORMAT</w:instrText>
    </w:r>
    <w:r>
      <w:fldChar w:fldCharType="separate"/>
    </w:r>
    <w:r>
      <w:rPr>
        <w:lang w:val="zh-CN"/>
      </w:rPr>
      <w:t>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5C815">
    <w:pPr>
      <w:pStyle w:val="41"/>
      <w:pBdr>
        <w:bottom w:val="none" w:color="auto" w:sz="0" w:space="0"/>
      </w:pBdr>
      <w:ind w:firstLine="420"/>
      <w:jc w:val="right"/>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F40">
    <w:pPr>
      <w:ind w:firstLine="0" w:firstLineChars="0"/>
    </w:pPr>
    <w:r>
      <w:t>Q/CSG 1XXXXXX.1-2017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E40FC">
    <w:pPr>
      <w:pStyle w:val="41"/>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4B01A">
    <w:pPr>
      <w:ind w:left="360" w:firstLine="0" w:firstLineChars="0"/>
      <w:jc w:val="right"/>
    </w:pPr>
    <w:r>
      <w:rPr>
        <w:rFonts w:hint="eastAsia"/>
      </w:rPr>
      <w:t>Q/CSG</w:t>
    </w:r>
    <w:r>
      <w:t>1XXXXXX.1-20</w:t>
    </w:r>
    <w:r>
      <w:rPr>
        <w:rFonts w:hint="eastAsia"/>
      </w:rPr>
      <w:t>XX</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7230E">
    <w:pPr>
      <w:ind w:firstLine="0" w:firstLineChars="0"/>
    </w:pPr>
    <w:r>
      <w:rPr>
        <w:rFonts w:hint="eastAsia"/>
      </w:rPr>
      <w:t>Q/CSG</w:t>
    </w:r>
    <w:r>
      <w:t>1XXXXXX.1-20</w:t>
    </w:r>
    <w:r>
      <w:rPr>
        <w:rFonts w:hint="eastAsia"/>
      </w:rPr>
      <w:t>XX</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E74C8">
    <w:pPr>
      <w:ind w:left="420" w:firstLine="0" w:firstLineChars="0"/>
      <w:jc w:val="right"/>
    </w:pPr>
    <w:r>
      <w:t>Q/CSG 1XXXXXX.1-2017</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76EAE">
    <w:pPr>
      <w:ind w:left="360" w:firstLine="0" w:firstLineChars="0"/>
      <w:jc w:val="right"/>
    </w:pPr>
    <w:r>
      <w:rPr>
        <w:rFonts w:hint="eastAsia"/>
      </w:rPr>
      <w:t>Q/CSG</w:t>
    </w:r>
    <w:r>
      <w:t>1XXXXXX.1-20</w:t>
    </w:r>
    <w:r>
      <w:rPr>
        <w:rFonts w:hint="eastAsia"/>
      </w:rPr>
      <w:t>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64D806"/>
    <w:multiLevelType w:val="singleLevel"/>
    <w:tmpl w:val="D464D806"/>
    <w:lvl w:ilvl="0" w:tentative="0">
      <w:start w:val="1"/>
      <w:numFmt w:val="decimal"/>
      <w:suff w:val="nothing"/>
      <w:lvlText w:val="（%1）"/>
      <w:lvlJc w:val="left"/>
    </w:lvl>
  </w:abstractNum>
  <w:abstractNum w:abstractNumId="1">
    <w:nsid w:val="DB1698FC"/>
    <w:multiLevelType w:val="multilevel"/>
    <w:tmpl w:val="DB1698FC"/>
    <w:lvl w:ilvl="0" w:tentative="0">
      <w:start w:val="1"/>
      <w:numFmt w:val="decimal"/>
      <w:pStyle w:val="4"/>
      <w:lvlText w:val="%1"/>
      <w:lvlJc w:val="left"/>
      <w:pPr>
        <w:ind w:left="425" w:hanging="425"/>
      </w:pPr>
      <w:rPr>
        <w:rFonts w:hint="eastAsia"/>
      </w:rPr>
    </w:lvl>
    <w:lvl w:ilvl="1" w:tentative="0">
      <w:start w:val="1"/>
      <w:numFmt w:val="decimal"/>
      <w:pStyle w:val="6"/>
      <w:lvlText w:val="%1.%2"/>
      <w:lvlJc w:val="left"/>
      <w:pPr>
        <w:ind w:left="425" w:hanging="425"/>
      </w:pPr>
      <w:rPr>
        <w:rFonts w:hint="eastAsia"/>
      </w:rPr>
    </w:lvl>
    <w:lvl w:ilvl="2" w:tentative="0">
      <w:start w:val="1"/>
      <w:numFmt w:val="decimal"/>
      <w:pStyle w:val="9"/>
      <w:suff w:val="space"/>
      <w:lvlText w:val="%1.%2.%3"/>
      <w:lvlJc w:val="left"/>
      <w:pPr>
        <w:ind w:left="425" w:hanging="425"/>
      </w:pPr>
      <w:rPr>
        <w:rFonts w:hint="eastAsia"/>
      </w:rPr>
    </w:lvl>
    <w:lvl w:ilvl="3" w:tentative="0">
      <w:start w:val="1"/>
      <w:numFmt w:val="decimal"/>
      <w:pStyle w:val="148"/>
      <w:lvlText w:val="%1.%2.%3.%4"/>
      <w:lvlJc w:val="left"/>
      <w:pPr>
        <w:ind w:left="425" w:hanging="425"/>
      </w:pPr>
      <w:rPr>
        <w:rFonts w:hint="eastAsia"/>
      </w:rPr>
    </w:lvl>
    <w:lvl w:ilvl="4" w:tentative="0">
      <w:start w:val="1"/>
      <w:numFmt w:val="decimal"/>
      <w:pStyle w:val="176"/>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abstractNum w:abstractNumId="2">
    <w:nsid w:val="FFFFFF89"/>
    <w:multiLevelType w:val="singleLevel"/>
    <w:tmpl w:val="FFFFFF89"/>
    <w:lvl w:ilvl="0" w:tentative="0">
      <w:start w:val="1"/>
      <w:numFmt w:val="bullet"/>
      <w:pStyle w:val="21"/>
      <w:lvlText w:val=""/>
      <w:lvlJc w:val="left"/>
      <w:pPr>
        <w:tabs>
          <w:tab w:val="left" w:pos="360"/>
        </w:tabs>
        <w:ind w:left="360" w:hanging="360"/>
      </w:pPr>
      <w:rPr>
        <w:rFonts w:hint="default" w:ascii="Wingdings" w:hAnsi="Wingdings"/>
      </w:rPr>
    </w:lvl>
  </w:abstractNum>
  <w:abstractNum w:abstractNumId="3">
    <w:nsid w:val="012800B8"/>
    <w:multiLevelType w:val="multilevel"/>
    <w:tmpl w:val="012800B8"/>
    <w:lvl w:ilvl="0" w:tentative="0">
      <w:start w:val="1"/>
      <w:numFmt w:val="none"/>
      <w:pStyle w:val="280"/>
      <w:lvlText w:val="图"/>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87406A2"/>
    <w:multiLevelType w:val="multilevel"/>
    <w:tmpl w:val="087406A2"/>
    <w:lvl w:ilvl="0" w:tentative="0">
      <w:start w:val="1"/>
      <w:numFmt w:val="none"/>
      <w:pStyle w:val="447"/>
      <w:lvlText w:val="%1示例"/>
      <w:lvlJc w:val="left"/>
      <w:pPr>
        <w:tabs>
          <w:tab w:val="left" w:pos="1140"/>
        </w:tabs>
        <w:ind w:left="20" w:firstLine="400"/>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09227E31"/>
    <w:multiLevelType w:val="multilevel"/>
    <w:tmpl w:val="09227E31"/>
    <w:lvl w:ilvl="0" w:tentative="0">
      <w:start w:val="1"/>
      <w:numFmt w:val="none"/>
      <w:suff w:val="nothing"/>
      <w:lvlText w:val=""/>
      <w:lvlJc w:val="left"/>
      <w:pPr>
        <w:ind w:left="0" w:firstLine="0"/>
      </w:pPr>
      <w:rPr>
        <w:rFonts w:hint="eastAsia" w:ascii="黑体" w:hAnsi="Times New Roman" w:eastAsia="黑体"/>
        <w:b/>
        <w:i w:val="0"/>
        <w:sz w:val="21"/>
      </w:rPr>
    </w:lvl>
    <w:lvl w:ilvl="1" w:tentative="0">
      <w:start w:val="1"/>
      <w:numFmt w:val="decimal"/>
      <w:pStyle w:val="282"/>
      <w:lvlText w:val="表%2"/>
      <w:lvlJc w:val="left"/>
      <w:pPr>
        <w:tabs>
          <w:tab w:val="left" w:pos="360"/>
        </w:tabs>
        <w:ind w:left="0" w:firstLine="0"/>
      </w:pPr>
      <w:rPr>
        <w:rFonts w:hint="eastAsia" w:ascii="黑体" w:hAnsi="Times New Roman" w:eastAsia="黑体"/>
        <w:b/>
        <w:i w:val="0"/>
        <w:sz w:val="20"/>
      </w:rPr>
    </w:lvl>
    <w:lvl w:ilvl="2" w:tentative="0">
      <w:start w:val="1"/>
      <w:numFmt w:val="none"/>
      <w:pStyle w:val="359"/>
      <w:suff w:val="nothing"/>
      <w:lvlText w:val="%1表%2(续)"/>
      <w:lvlJc w:val="left"/>
      <w:pPr>
        <w:ind w:left="0" w:firstLine="0"/>
      </w:pPr>
      <w:rPr>
        <w:rFonts w:hint="eastAsia" w:ascii="宋体" w:hAnsi="Times New Roman" w:eastAsia="宋体"/>
        <w:b w:val="0"/>
        <w:i w:val="0"/>
        <w:sz w:val="18"/>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3969"/>
        </w:tabs>
        <w:ind w:left="3969" w:hanging="1418"/>
      </w:pPr>
      <w:rPr>
        <w:rFonts w:hint="eastAsia"/>
      </w:rPr>
    </w:lvl>
    <w:lvl w:ilvl="8" w:tentative="0">
      <w:start w:val="1"/>
      <w:numFmt w:val="decimal"/>
      <w:lvlText w:val="%1.%2.%3.%4.%5.%6.%7.%8.%9"/>
      <w:lvlJc w:val="left"/>
      <w:pPr>
        <w:tabs>
          <w:tab w:val="left" w:pos="4677"/>
        </w:tabs>
        <w:ind w:left="4677" w:hanging="1700"/>
      </w:pPr>
      <w:rPr>
        <w:rFonts w:hint="eastAsia"/>
      </w:rPr>
    </w:lvl>
  </w:abstractNum>
  <w:abstractNum w:abstractNumId="6">
    <w:nsid w:val="09DA238B"/>
    <w:multiLevelType w:val="multilevel"/>
    <w:tmpl w:val="09DA238B"/>
    <w:lvl w:ilvl="0" w:tentative="0">
      <w:start w:val="1"/>
      <w:numFmt w:val="lowerLetter"/>
      <w:pStyle w:val="260"/>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AE367E9"/>
    <w:multiLevelType w:val="multilevel"/>
    <w:tmpl w:val="0AE367E9"/>
    <w:lvl w:ilvl="0" w:tentative="0">
      <w:start w:val="1"/>
      <w:numFmt w:val="none"/>
      <w:pStyle w:val="318"/>
      <w:lvlText w:val="%1式中："/>
      <w:lvlJc w:val="left"/>
      <w:pPr>
        <w:tabs>
          <w:tab w:val="left" w:pos="918"/>
        </w:tabs>
        <w:ind w:left="0" w:firstLine="198"/>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11E6D7F"/>
    <w:multiLevelType w:val="multilevel"/>
    <w:tmpl w:val="111E6D7F"/>
    <w:lvl w:ilvl="0" w:tentative="0">
      <w:start w:val="1"/>
      <w:numFmt w:val="decimal"/>
      <w:lvlText w:val="%1)"/>
      <w:lvlJc w:val="left"/>
      <w:pPr>
        <w:tabs>
          <w:tab w:val="left" w:pos="846"/>
        </w:tabs>
        <w:ind w:left="846" w:hanging="420"/>
      </w:pPr>
      <w:rPr>
        <w:rFonts w:hint="eastAsia"/>
      </w:rPr>
    </w:lvl>
    <w:lvl w:ilvl="1" w:tentative="0">
      <w:start w:val="1"/>
      <w:numFmt w:val="lowerLetter"/>
      <w:pStyle w:val="301"/>
      <w:lvlText w:val="%2）"/>
      <w:lvlJc w:val="left"/>
      <w:pPr>
        <w:tabs>
          <w:tab w:val="left" w:pos="840"/>
        </w:tabs>
        <w:ind w:left="840" w:hanging="420"/>
      </w:pPr>
      <w:rPr>
        <w:rFonts w:hint="eastAsia"/>
      </w:rPr>
    </w:lvl>
    <w:lvl w:ilvl="2" w:tentative="0">
      <w:start w:val="1"/>
      <w:numFmt w:val="lowerLetter"/>
      <w:lvlText w:val="%3）"/>
      <w:lvlJc w:val="left"/>
      <w:pPr>
        <w:tabs>
          <w:tab w:val="left" w:pos="846"/>
        </w:tabs>
        <w:ind w:left="846" w:hanging="42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154A7DEA"/>
    <w:multiLevelType w:val="multilevel"/>
    <w:tmpl w:val="154A7DEA"/>
    <w:lvl w:ilvl="0" w:tentative="0">
      <w:start w:val="1"/>
      <w:numFmt w:val="upperLetter"/>
      <w:pStyle w:val="292"/>
      <w:lvlText w:val="%1"/>
      <w:lvlJc w:val="left"/>
      <w:pPr>
        <w:tabs>
          <w:tab w:val="left" w:pos="1080"/>
        </w:tabs>
        <w:ind w:left="432" w:hanging="432"/>
      </w:pPr>
      <w:rPr>
        <w:rFonts w:hint="eastAsia" w:ascii="宋体" w:eastAsia="宋体"/>
        <w:b/>
        <w:i w:val="0"/>
        <w:caps w:val="0"/>
        <w:sz w:val="21"/>
      </w:rPr>
    </w:lvl>
    <w:lvl w:ilvl="1" w:tentative="0">
      <w:start w:val="1"/>
      <w:numFmt w:val="decimal"/>
      <w:pStyle w:val="380"/>
      <w:lvlText w:val="%1.%2"/>
      <w:lvlJc w:val="left"/>
      <w:pPr>
        <w:tabs>
          <w:tab w:val="left" w:pos="680"/>
        </w:tabs>
        <w:ind w:left="680" w:hanging="680"/>
      </w:pPr>
      <w:rPr>
        <w:rFonts w:hint="default" w:ascii="CG Times" w:hAnsi="Coronet"/>
        <w:b/>
        <w:i w:val="0"/>
        <w:sz w:val="21"/>
      </w:rPr>
    </w:lvl>
    <w:lvl w:ilvl="2" w:tentative="0">
      <w:start w:val="1"/>
      <w:numFmt w:val="decimal"/>
      <w:pStyle w:val="271"/>
      <w:lvlText w:val="%1.%2.%3"/>
      <w:lvlJc w:val="left"/>
      <w:pPr>
        <w:tabs>
          <w:tab w:val="left" w:pos="454"/>
        </w:tabs>
        <w:ind w:left="454" w:hanging="454"/>
      </w:pPr>
      <w:rPr>
        <w:rFonts w:hint="eastAsia"/>
        <w:b/>
        <w:i w:val="0"/>
        <w:sz w:val="21"/>
      </w:rPr>
    </w:lvl>
    <w:lvl w:ilvl="3" w:tentative="0">
      <w:start w:val="1"/>
      <w:numFmt w:val="decimal"/>
      <w:lvlText w:val="%1.%2.%3.%4"/>
      <w:lvlJc w:val="left"/>
      <w:pPr>
        <w:tabs>
          <w:tab w:val="left" w:pos="1134"/>
        </w:tabs>
        <w:ind w:left="1134" w:hanging="1134"/>
      </w:pPr>
      <w:rPr>
        <w:rFonts w:hint="eastAsia" w:ascii="宋体" w:eastAsia="宋体"/>
        <w:b/>
        <w:i w:val="0"/>
        <w:spacing w:val="0"/>
        <w:sz w:val="21"/>
      </w:rPr>
    </w:lvl>
    <w:lvl w:ilvl="4" w:tentative="0">
      <w:start w:val="1"/>
      <w:numFmt w:val="decimal"/>
      <w:lvlText w:val="%1%2.%3.%4.%5"/>
      <w:lvlJc w:val="left"/>
      <w:pPr>
        <w:tabs>
          <w:tab w:val="left" w:pos="1474"/>
        </w:tabs>
        <w:ind w:left="1474" w:hanging="1474"/>
      </w:pPr>
      <w:rPr>
        <w:rFonts w:hint="eastAsia" w:ascii="宋体" w:eastAsia="宋体"/>
        <w:b/>
        <w:i w:val="0"/>
        <w:spacing w:val="0"/>
        <w:sz w:val="21"/>
      </w:rPr>
    </w:lvl>
    <w:lvl w:ilvl="5" w:tentative="0">
      <w:start w:val="1"/>
      <w:numFmt w:val="decimal"/>
      <w:lvlText w:val="%1.%2.%3.%4.%5.%6"/>
      <w:lvlJc w:val="left"/>
      <w:pPr>
        <w:tabs>
          <w:tab w:val="left" w:pos="1152"/>
        </w:tabs>
        <w:ind w:left="1152" w:hanging="1152"/>
      </w:pPr>
      <w:rPr>
        <w:rFonts w:hint="eastAsia"/>
      </w:rPr>
    </w:lvl>
    <w:lvl w:ilvl="6" w:tentative="0">
      <w:start w:val="1"/>
      <w:numFmt w:val="bullet"/>
      <w:lvlText w:val=""/>
      <w:lvlJc w:val="left"/>
      <w:pPr>
        <w:tabs>
          <w:tab w:val="left" w:pos="907"/>
        </w:tabs>
        <w:ind w:left="907" w:hanging="453"/>
      </w:pPr>
      <w:rPr>
        <w:rFonts w:hint="default" w:ascii="Wingdings" w:hAnsi="Wingdings"/>
        <w:sz w:val="16"/>
      </w:rPr>
    </w:lvl>
    <w:lvl w:ilvl="7" w:tentative="0">
      <w:start w:val="1"/>
      <w:numFmt w:val="bullet"/>
      <w:lvlText w:val=""/>
      <w:lvlJc w:val="left"/>
      <w:pPr>
        <w:tabs>
          <w:tab w:val="left" w:pos="1361"/>
        </w:tabs>
        <w:ind w:left="1361" w:hanging="454"/>
      </w:pPr>
      <w:rPr>
        <w:rFonts w:hint="default" w:ascii="Symbol" w:hAnsi="Symbol"/>
      </w:rPr>
    </w:lvl>
    <w:lvl w:ilvl="8" w:tentative="0">
      <w:start w:val="1"/>
      <w:numFmt w:val="decimal"/>
      <w:lvlText w:val="%1.%2.%3.%4.%5.%6.%7.%8.%9"/>
      <w:lvlJc w:val="left"/>
      <w:pPr>
        <w:tabs>
          <w:tab w:val="left" w:pos="1584"/>
        </w:tabs>
        <w:ind w:left="1584" w:hanging="1584"/>
      </w:pPr>
      <w:rPr>
        <w:rFonts w:hint="eastAsia"/>
      </w:rPr>
    </w:lvl>
  </w:abstractNum>
  <w:abstractNum w:abstractNumId="10">
    <w:nsid w:val="18232D00"/>
    <w:multiLevelType w:val="multilevel"/>
    <w:tmpl w:val="18232D00"/>
    <w:lvl w:ilvl="0" w:tentative="0">
      <w:start w:val="1"/>
      <w:numFmt w:val="upperLetter"/>
      <w:pStyle w:val="412"/>
      <w:lvlText w:val="%1"/>
      <w:lvlJc w:val="left"/>
      <w:pPr>
        <w:tabs>
          <w:tab w:val="left" w:pos="1080"/>
        </w:tabs>
        <w:ind w:left="907" w:hanging="907"/>
      </w:pPr>
      <w:rPr>
        <w:rFonts w:hint="eastAsia"/>
        <w:b/>
        <w:i w:val="0"/>
        <w:sz w:val="32"/>
      </w:rPr>
    </w:lvl>
    <w:lvl w:ilvl="1" w:tentative="0">
      <w:start w:val="1"/>
      <w:numFmt w:val="decimal"/>
      <w:pStyle w:val="259"/>
      <w:lvlText w:val="%1.%2"/>
      <w:lvlJc w:val="left"/>
      <w:pPr>
        <w:tabs>
          <w:tab w:val="left" w:pos="680"/>
        </w:tabs>
        <w:ind w:left="680" w:hanging="680"/>
      </w:pPr>
      <w:rPr>
        <w:rFonts w:hint="eastAsia"/>
      </w:rPr>
    </w:lvl>
    <w:lvl w:ilvl="2" w:tentative="0">
      <w:start w:val="1"/>
      <w:numFmt w:val="decimal"/>
      <w:lvlText w:val="%1.%2.%3"/>
      <w:lvlJc w:val="left"/>
      <w:pPr>
        <w:tabs>
          <w:tab w:val="left" w:pos="1080"/>
        </w:tabs>
        <w:ind w:left="0" w:firstLine="0"/>
      </w:pPr>
      <w:rPr>
        <w:rFonts w:hint="eastAsia"/>
      </w:rPr>
    </w:lvl>
    <w:lvl w:ilvl="3" w:tentative="0">
      <w:start w:val="1"/>
      <w:numFmt w:val="decimal"/>
      <w:pStyle w:val="343"/>
      <w:lvlText w:val="%1.%2.%3.%4"/>
      <w:lvlJc w:val="left"/>
      <w:pPr>
        <w:tabs>
          <w:tab w:val="left" w:pos="1440"/>
        </w:tabs>
        <w:ind w:left="0" w:firstLine="0"/>
      </w:pPr>
      <w:rPr>
        <w:rFonts w:hint="eastAsia"/>
      </w:rPr>
    </w:lvl>
    <w:lvl w:ilvl="4" w:tentative="0">
      <w:start w:val="1"/>
      <w:numFmt w:val="decimal"/>
      <w:lvlText w:val="%1.%2.%3.%4.%5"/>
      <w:lvlJc w:val="left"/>
      <w:pPr>
        <w:tabs>
          <w:tab w:val="left" w:pos="1440"/>
        </w:tabs>
        <w:ind w:left="0" w:firstLine="0"/>
      </w:pPr>
      <w:rPr>
        <w:rFonts w:hint="eastAsia"/>
      </w:rPr>
    </w:lvl>
    <w:lvl w:ilvl="5" w:tentative="0">
      <w:start w:val="1"/>
      <w:numFmt w:val="decimal"/>
      <w:lvlText w:val="%1.%2.%3.%4.%5.%6"/>
      <w:lvlJc w:val="left"/>
      <w:pPr>
        <w:tabs>
          <w:tab w:val="left" w:pos="0"/>
        </w:tabs>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11">
    <w:nsid w:val="1B136F61"/>
    <w:multiLevelType w:val="multilevel"/>
    <w:tmpl w:val="1B136F61"/>
    <w:lvl w:ilvl="0" w:tentative="0">
      <w:start w:val="1"/>
      <w:numFmt w:val="none"/>
      <w:pStyle w:val="377"/>
      <w:lvlText w:val="表"/>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1B802614"/>
    <w:multiLevelType w:val="multilevel"/>
    <w:tmpl w:val="1B802614"/>
    <w:lvl w:ilvl="0" w:tentative="0">
      <w:start w:val="1"/>
      <w:numFmt w:val="decimal"/>
      <w:pStyle w:val="308"/>
      <w:lvlText w:val="%1  "/>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1DBF583A"/>
    <w:multiLevelType w:val="multilevel"/>
    <w:tmpl w:val="1DBF583A"/>
    <w:lvl w:ilvl="0" w:tentative="0">
      <w:start w:val="1"/>
      <w:numFmt w:val="decimal"/>
      <w:pStyle w:val="506"/>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14">
    <w:nsid w:val="253650B8"/>
    <w:multiLevelType w:val="multilevel"/>
    <w:tmpl w:val="253650B8"/>
    <w:lvl w:ilvl="0" w:tentative="0">
      <w:start w:val="1"/>
      <w:numFmt w:val="lowerLetter"/>
      <w:pStyle w:val="406"/>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264A17CC"/>
    <w:multiLevelType w:val="multilevel"/>
    <w:tmpl w:val="264A17CC"/>
    <w:lvl w:ilvl="0" w:tentative="0">
      <w:start w:val="1"/>
      <w:numFmt w:val="none"/>
      <w:pStyle w:val="464"/>
      <w:lvlText w:val="表"/>
      <w:lvlJc w:val="left"/>
      <w:pPr>
        <w:tabs>
          <w:tab w:val="left" w:pos="360"/>
        </w:tabs>
        <w:ind w:left="0" w:firstLine="0"/>
      </w:pPr>
      <w:rPr>
        <w:rFonts w:hint="eastAsia" w:ascii="宋体" w:eastAsia="宋体"/>
        <w:b w:val="0"/>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2F0879AF"/>
    <w:multiLevelType w:val="multilevel"/>
    <w:tmpl w:val="2F0879AF"/>
    <w:lvl w:ilvl="0" w:tentative="0">
      <w:start w:val="1"/>
      <w:numFmt w:val="bullet"/>
      <w:pStyle w:val="488"/>
      <w:lvlText w:val=""/>
      <w:lvlJc w:val="left"/>
      <w:pPr>
        <w:tabs>
          <w:tab w:val="left" w:pos="874"/>
        </w:tabs>
        <w:ind w:left="874" w:hanging="454"/>
      </w:pPr>
      <w:rPr>
        <w:rFonts w:hint="default" w:ascii="Wingdings" w:hAnsi="Wingdings"/>
      </w:rPr>
    </w:lvl>
    <w:lvl w:ilvl="1" w:tentative="0">
      <w:start w:val="1"/>
      <w:numFmt w:val="bullet"/>
      <w:lvlText w:val=""/>
      <w:lvlJc w:val="left"/>
      <w:pPr>
        <w:tabs>
          <w:tab w:val="left" w:pos="863"/>
        </w:tabs>
        <w:ind w:left="863" w:hanging="420"/>
      </w:pPr>
      <w:rPr>
        <w:rFonts w:hint="default" w:ascii="Wingdings" w:hAnsi="Wingdings"/>
      </w:rPr>
    </w:lvl>
    <w:lvl w:ilvl="2" w:tentative="0">
      <w:start w:val="1"/>
      <w:numFmt w:val="bullet"/>
      <w:lvlText w:val=""/>
      <w:lvlJc w:val="left"/>
      <w:pPr>
        <w:tabs>
          <w:tab w:val="left" w:pos="1283"/>
        </w:tabs>
        <w:ind w:left="1283" w:hanging="420"/>
      </w:pPr>
      <w:rPr>
        <w:rFonts w:hint="default" w:ascii="Wingdings" w:hAnsi="Wingdings"/>
      </w:rPr>
    </w:lvl>
    <w:lvl w:ilvl="3" w:tentative="0">
      <w:start w:val="1"/>
      <w:numFmt w:val="bullet"/>
      <w:lvlText w:val=""/>
      <w:lvlJc w:val="left"/>
      <w:pPr>
        <w:tabs>
          <w:tab w:val="left" w:pos="1703"/>
        </w:tabs>
        <w:ind w:left="1703" w:hanging="420"/>
      </w:pPr>
      <w:rPr>
        <w:rFonts w:hint="default" w:ascii="Wingdings" w:hAnsi="Wingdings"/>
      </w:rPr>
    </w:lvl>
    <w:lvl w:ilvl="4" w:tentative="0">
      <w:start w:val="1"/>
      <w:numFmt w:val="bullet"/>
      <w:lvlText w:val=""/>
      <w:lvlJc w:val="left"/>
      <w:pPr>
        <w:tabs>
          <w:tab w:val="left" w:pos="2123"/>
        </w:tabs>
        <w:ind w:left="2123" w:hanging="420"/>
      </w:pPr>
      <w:rPr>
        <w:rFonts w:hint="default" w:ascii="Wingdings" w:hAnsi="Wingdings"/>
      </w:rPr>
    </w:lvl>
    <w:lvl w:ilvl="5" w:tentative="0">
      <w:start w:val="1"/>
      <w:numFmt w:val="bullet"/>
      <w:lvlText w:val=""/>
      <w:lvlJc w:val="left"/>
      <w:pPr>
        <w:tabs>
          <w:tab w:val="left" w:pos="2543"/>
        </w:tabs>
        <w:ind w:left="2543" w:hanging="420"/>
      </w:pPr>
      <w:rPr>
        <w:rFonts w:hint="default" w:ascii="Wingdings" w:hAnsi="Wingdings"/>
      </w:rPr>
    </w:lvl>
    <w:lvl w:ilvl="6" w:tentative="0">
      <w:start w:val="1"/>
      <w:numFmt w:val="bullet"/>
      <w:lvlText w:val=""/>
      <w:lvlJc w:val="left"/>
      <w:pPr>
        <w:tabs>
          <w:tab w:val="left" w:pos="2963"/>
        </w:tabs>
        <w:ind w:left="2963" w:hanging="420"/>
      </w:pPr>
      <w:rPr>
        <w:rFonts w:hint="default" w:ascii="Wingdings" w:hAnsi="Wingdings"/>
      </w:rPr>
    </w:lvl>
    <w:lvl w:ilvl="7" w:tentative="0">
      <w:start w:val="1"/>
      <w:numFmt w:val="bullet"/>
      <w:lvlText w:val=""/>
      <w:lvlJc w:val="left"/>
      <w:pPr>
        <w:tabs>
          <w:tab w:val="left" w:pos="3383"/>
        </w:tabs>
        <w:ind w:left="3383" w:hanging="420"/>
      </w:pPr>
      <w:rPr>
        <w:rFonts w:hint="default" w:ascii="Wingdings" w:hAnsi="Wingdings"/>
      </w:rPr>
    </w:lvl>
    <w:lvl w:ilvl="8" w:tentative="0">
      <w:start w:val="1"/>
      <w:numFmt w:val="bullet"/>
      <w:lvlText w:val=""/>
      <w:lvlJc w:val="left"/>
      <w:pPr>
        <w:tabs>
          <w:tab w:val="left" w:pos="3803"/>
        </w:tabs>
        <w:ind w:left="3803" w:hanging="420"/>
      </w:pPr>
      <w:rPr>
        <w:rFonts w:hint="default" w:ascii="Wingdings" w:hAnsi="Wingdings"/>
      </w:rPr>
    </w:lvl>
  </w:abstractNum>
  <w:abstractNum w:abstractNumId="17">
    <w:nsid w:val="2FB02827"/>
    <w:multiLevelType w:val="multilevel"/>
    <w:tmpl w:val="2FB02827"/>
    <w:lvl w:ilvl="0" w:tentative="0">
      <w:start w:val="1"/>
      <w:numFmt w:val="bullet"/>
      <w:pStyle w:val="410"/>
      <w:lvlText w:val=""/>
      <w:lvlJc w:val="left"/>
      <w:pPr>
        <w:ind w:left="0" w:hanging="420"/>
      </w:pPr>
      <w:rPr>
        <w:rFonts w:hint="default" w:ascii="Wingdings" w:hAnsi="Wingdings"/>
      </w:rPr>
    </w:lvl>
    <w:lvl w:ilvl="1" w:tentative="0">
      <w:start w:val="1"/>
      <w:numFmt w:val="bullet"/>
      <w:lvlText w:val=""/>
      <w:lvlJc w:val="left"/>
      <w:pPr>
        <w:ind w:left="420" w:hanging="420"/>
      </w:pPr>
      <w:rPr>
        <w:rFonts w:hint="default" w:ascii="Wingdings" w:hAnsi="Wingdings"/>
      </w:rPr>
    </w:lvl>
    <w:lvl w:ilvl="2" w:tentative="0">
      <w:start w:val="1"/>
      <w:numFmt w:val="bullet"/>
      <w:lvlText w:val=""/>
      <w:lvlJc w:val="left"/>
      <w:pPr>
        <w:ind w:left="840" w:hanging="420"/>
      </w:pPr>
      <w:rPr>
        <w:rFonts w:hint="default" w:ascii="Wingdings" w:hAnsi="Wingdings"/>
      </w:rPr>
    </w:lvl>
    <w:lvl w:ilvl="3" w:tentative="0">
      <w:start w:val="1"/>
      <w:numFmt w:val="bullet"/>
      <w:lvlText w:val=""/>
      <w:lvlJc w:val="left"/>
      <w:pPr>
        <w:ind w:left="1260" w:hanging="420"/>
      </w:pPr>
      <w:rPr>
        <w:rFonts w:hint="default" w:ascii="Wingdings" w:hAnsi="Wingdings"/>
      </w:rPr>
    </w:lvl>
    <w:lvl w:ilvl="4" w:tentative="0">
      <w:start w:val="1"/>
      <w:numFmt w:val="bullet"/>
      <w:lvlText w:val=""/>
      <w:lvlJc w:val="left"/>
      <w:pPr>
        <w:ind w:left="1680" w:hanging="420"/>
      </w:pPr>
      <w:rPr>
        <w:rFonts w:hint="default" w:ascii="Wingdings" w:hAnsi="Wingdings"/>
      </w:rPr>
    </w:lvl>
    <w:lvl w:ilvl="5" w:tentative="0">
      <w:start w:val="1"/>
      <w:numFmt w:val="bullet"/>
      <w:lvlText w:val=""/>
      <w:lvlJc w:val="left"/>
      <w:pPr>
        <w:ind w:left="2100" w:hanging="420"/>
      </w:pPr>
      <w:rPr>
        <w:rFonts w:hint="default" w:ascii="Wingdings" w:hAnsi="Wingdings"/>
      </w:rPr>
    </w:lvl>
    <w:lvl w:ilvl="6" w:tentative="0">
      <w:start w:val="1"/>
      <w:numFmt w:val="bullet"/>
      <w:lvlText w:val=""/>
      <w:lvlJc w:val="left"/>
      <w:pPr>
        <w:ind w:left="2520" w:hanging="420"/>
      </w:pPr>
      <w:rPr>
        <w:rFonts w:hint="default" w:ascii="Wingdings" w:hAnsi="Wingdings"/>
      </w:rPr>
    </w:lvl>
    <w:lvl w:ilvl="7" w:tentative="0">
      <w:start w:val="1"/>
      <w:numFmt w:val="bullet"/>
      <w:lvlText w:val=""/>
      <w:lvlJc w:val="left"/>
      <w:pPr>
        <w:ind w:left="2940" w:hanging="420"/>
      </w:pPr>
      <w:rPr>
        <w:rFonts w:hint="default" w:ascii="Wingdings" w:hAnsi="Wingdings"/>
      </w:rPr>
    </w:lvl>
    <w:lvl w:ilvl="8" w:tentative="0">
      <w:start w:val="1"/>
      <w:numFmt w:val="bullet"/>
      <w:lvlText w:val=""/>
      <w:lvlJc w:val="left"/>
      <w:pPr>
        <w:ind w:left="3360" w:hanging="420"/>
      </w:pPr>
      <w:rPr>
        <w:rFonts w:hint="default" w:ascii="Wingdings" w:hAnsi="Wingdings"/>
      </w:rPr>
    </w:lvl>
  </w:abstractNum>
  <w:abstractNum w:abstractNumId="18">
    <w:nsid w:val="32215617"/>
    <w:multiLevelType w:val="multilevel"/>
    <w:tmpl w:val="32215617"/>
    <w:lvl w:ilvl="0" w:tentative="0">
      <w:start w:val="1"/>
      <w:numFmt w:val="decimal"/>
      <w:lvlText w:val="0.%1"/>
      <w:lvlJc w:val="left"/>
      <w:pPr>
        <w:tabs>
          <w:tab w:val="left" w:pos="360"/>
        </w:tabs>
        <w:ind w:left="0" w:firstLine="0"/>
      </w:pPr>
      <w:rPr>
        <w:rFonts w:hint="eastAsia" w:ascii="黑体" w:hAnsi="Times New Roman" w:eastAsia="黑体"/>
        <w:b/>
        <w:i w:val="0"/>
        <w:sz w:val="21"/>
      </w:rPr>
    </w:lvl>
    <w:lvl w:ilvl="1" w:tentative="0">
      <w:start w:val="1"/>
      <w:numFmt w:val="decimal"/>
      <w:pStyle w:val="414"/>
      <w:lvlText w:val="0.%1.%2"/>
      <w:lvlJc w:val="left"/>
      <w:pPr>
        <w:tabs>
          <w:tab w:val="left" w:pos="720"/>
        </w:tabs>
        <w:ind w:left="0" w:firstLine="0"/>
      </w:pPr>
      <w:rPr>
        <w:rFonts w:hint="eastAsia" w:ascii="黑体" w:hAnsi="Times New Roman" w:eastAsia="黑体"/>
        <w:b/>
        <w:i w:val="0"/>
        <w:sz w:val="21"/>
      </w:rPr>
    </w:lvl>
    <w:lvl w:ilvl="2" w:tentative="0">
      <w:start w:val="1"/>
      <w:numFmt w:val="decimal"/>
      <w:lvlText w:val="0.%2.%3"/>
      <w:lvlJc w:val="left"/>
      <w:pPr>
        <w:tabs>
          <w:tab w:val="left" w:pos="720"/>
        </w:tabs>
        <w:ind w:left="0" w:firstLine="0"/>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9">
    <w:nsid w:val="38BB2950"/>
    <w:multiLevelType w:val="multilevel"/>
    <w:tmpl w:val="38BB2950"/>
    <w:lvl w:ilvl="0" w:tentative="0">
      <w:start w:val="1"/>
      <w:numFmt w:val="decimal"/>
      <w:suff w:val="space"/>
      <w:lvlText w:val="%1"/>
      <w:lvlJc w:val="left"/>
      <w:pPr>
        <w:ind w:left="0" w:firstLine="0"/>
      </w:pPr>
      <w:rPr>
        <w:rFonts w:hint="default" w:ascii="Arial" w:hAnsi="Arial" w:eastAsia="黑体" w:cs="Arial"/>
        <w:b/>
        <w:i w:val="0"/>
        <w:sz w:val="21"/>
        <w:szCs w:val="44"/>
      </w:rPr>
    </w:lvl>
    <w:lvl w:ilvl="1" w:tentative="0">
      <w:start w:val="1"/>
      <w:numFmt w:val="decimal"/>
      <w:pStyle w:val="261"/>
      <w:suff w:val="space"/>
      <w:lvlText w:val="%1.%2 "/>
      <w:lvlJc w:val="left"/>
      <w:pPr>
        <w:ind w:left="0" w:firstLine="0"/>
      </w:pPr>
      <w:rPr>
        <w:rFonts w:hint="default" w:ascii="Arial" w:hAnsi="Arial" w:eastAsia="黑体" w:cs="Arial"/>
        <w:b/>
        <w:i w:val="0"/>
        <w:sz w:val="21"/>
        <w:szCs w:val="32"/>
      </w:rPr>
    </w:lvl>
    <w:lvl w:ilvl="2" w:tentative="0">
      <w:start w:val="1"/>
      <w:numFmt w:val="decimal"/>
      <w:suff w:val="space"/>
      <w:lvlText w:val="%1.%2.%3 "/>
      <w:lvlJc w:val="left"/>
      <w:pPr>
        <w:ind w:left="0" w:firstLine="0"/>
      </w:pPr>
      <w:rPr>
        <w:rFonts w:hint="default" w:ascii="Arial" w:hAnsi="Arial" w:eastAsia="黑体" w:cs="Arial"/>
        <w:b/>
        <w:i w:val="0"/>
        <w:sz w:val="21"/>
        <w:szCs w:val="28"/>
      </w:rPr>
    </w:lvl>
    <w:lvl w:ilvl="3" w:tentative="0">
      <w:start w:val="1"/>
      <w:numFmt w:val="decimal"/>
      <w:suff w:val="space"/>
      <w:lvlText w:val="%1.%2.%3.%4 "/>
      <w:lvlJc w:val="left"/>
      <w:pPr>
        <w:ind w:left="0" w:firstLine="0"/>
      </w:pPr>
      <w:rPr>
        <w:rFonts w:hint="default" w:ascii="Verdana" w:hAnsi="Verdana" w:eastAsia="黑体"/>
        <w:b/>
        <w:i w:val="0"/>
        <w:sz w:val="21"/>
      </w:rPr>
    </w:lvl>
    <w:lvl w:ilvl="4" w:tentative="0">
      <w:start w:val="1"/>
      <w:numFmt w:val="decimal"/>
      <w:suff w:val="space"/>
      <w:lvlText w:val="%1.%2.%3.%4.%5 "/>
      <w:lvlJc w:val="left"/>
      <w:pPr>
        <w:ind w:left="0" w:firstLine="0"/>
      </w:pPr>
      <w:rPr>
        <w:rFonts w:hint="default" w:ascii="Verdana" w:hAnsi="Verdana" w:eastAsia="黑体"/>
        <w:b/>
        <w:i w:val="0"/>
        <w:sz w:val="21"/>
      </w:rPr>
    </w:lvl>
    <w:lvl w:ilvl="5" w:tentative="0">
      <w:start w:val="1"/>
      <w:numFmt w:val="decimal"/>
      <w:suff w:val="space"/>
      <w:lvlText w:val="%1.%2.%3.%4.%5.%6"/>
      <w:lvlJc w:val="left"/>
      <w:pPr>
        <w:ind w:left="930" w:firstLine="0"/>
      </w:pPr>
      <w:rPr>
        <w:rFonts w:hint="eastAsia"/>
      </w:rPr>
    </w:lvl>
    <w:lvl w:ilvl="6" w:tentative="0">
      <w:start w:val="1"/>
      <w:numFmt w:val="decimal"/>
      <w:suff w:val="space"/>
      <w:lvlText w:val="%1.%2.%3.%4.%5.%6.%7"/>
      <w:lvlJc w:val="left"/>
      <w:pPr>
        <w:ind w:left="930" w:firstLine="0"/>
      </w:pPr>
      <w:rPr>
        <w:rFonts w:hint="eastAsia"/>
      </w:rPr>
    </w:lvl>
    <w:lvl w:ilvl="7" w:tentative="0">
      <w:start w:val="1"/>
      <w:numFmt w:val="decimal"/>
      <w:suff w:val="space"/>
      <w:lvlText w:val="%1.%2.%3.%4.%5.%6.%7.%8"/>
      <w:lvlJc w:val="left"/>
      <w:pPr>
        <w:ind w:left="930" w:firstLine="0"/>
      </w:pPr>
      <w:rPr>
        <w:rFonts w:hint="eastAsia"/>
      </w:rPr>
    </w:lvl>
    <w:lvl w:ilvl="8" w:tentative="0">
      <w:start w:val="1"/>
      <w:numFmt w:val="decimal"/>
      <w:suff w:val="space"/>
      <w:lvlText w:val="%1.%2.%3.%4.%5.%6.%7.%8.%9"/>
      <w:lvlJc w:val="left"/>
      <w:pPr>
        <w:ind w:left="930" w:firstLine="0"/>
      </w:pPr>
      <w:rPr>
        <w:rFonts w:hint="eastAsia"/>
      </w:rPr>
    </w:lvl>
  </w:abstractNum>
  <w:abstractNum w:abstractNumId="20">
    <w:nsid w:val="3A517124"/>
    <w:multiLevelType w:val="multilevel"/>
    <w:tmpl w:val="3A517124"/>
    <w:lvl w:ilvl="0" w:tentative="0">
      <w:start w:val="1"/>
      <w:numFmt w:val="decimal"/>
      <w:pStyle w:val="205"/>
      <w:lvlText w:val="%1)"/>
      <w:lvlJc w:val="left"/>
      <w:pPr>
        <w:tabs>
          <w:tab w:val="left" w:pos="1260"/>
        </w:tabs>
        <w:ind w:left="1260" w:hanging="420"/>
      </w:pPr>
      <w:rPr>
        <w:rFonts w:hint="eastAsia"/>
      </w:rPr>
    </w:lvl>
    <w:lvl w:ilvl="1" w:tentative="0">
      <w:start w:val="1"/>
      <w:numFmt w:val="bullet"/>
      <w:lvlText w:val=""/>
      <w:lvlJc w:val="left"/>
      <w:pPr>
        <w:tabs>
          <w:tab w:val="left" w:pos="1680"/>
        </w:tabs>
        <w:ind w:left="1680" w:hanging="420"/>
      </w:pPr>
      <w:rPr>
        <w:rFonts w:hint="default" w:ascii="Wingdings" w:hAnsi="Wingdings"/>
      </w:rPr>
    </w:lvl>
    <w:lvl w:ilvl="2" w:tentative="0">
      <w:start w:val="1"/>
      <w:numFmt w:val="bullet"/>
      <w:lvlText w:val=""/>
      <w:lvlJc w:val="left"/>
      <w:pPr>
        <w:tabs>
          <w:tab w:val="left" w:pos="2100"/>
        </w:tabs>
        <w:ind w:left="2100" w:hanging="420"/>
      </w:pPr>
      <w:rPr>
        <w:rFonts w:hint="default" w:ascii="Wingdings" w:hAnsi="Wingdings"/>
      </w:rPr>
    </w:lvl>
    <w:lvl w:ilvl="3" w:tentative="0">
      <w:start w:val="1"/>
      <w:numFmt w:val="bullet"/>
      <w:lvlText w:val=""/>
      <w:lvlJc w:val="left"/>
      <w:pPr>
        <w:tabs>
          <w:tab w:val="left" w:pos="2520"/>
        </w:tabs>
        <w:ind w:left="2520" w:hanging="420"/>
      </w:pPr>
      <w:rPr>
        <w:rFonts w:hint="default" w:ascii="Wingdings" w:hAnsi="Wingdings"/>
      </w:rPr>
    </w:lvl>
    <w:lvl w:ilvl="4" w:tentative="0">
      <w:start w:val="1"/>
      <w:numFmt w:val="bullet"/>
      <w:lvlText w:val=""/>
      <w:lvlJc w:val="left"/>
      <w:pPr>
        <w:tabs>
          <w:tab w:val="left" w:pos="2940"/>
        </w:tabs>
        <w:ind w:left="2940" w:hanging="420"/>
      </w:pPr>
      <w:rPr>
        <w:rFonts w:hint="default" w:ascii="Wingdings" w:hAnsi="Wingdings"/>
      </w:rPr>
    </w:lvl>
    <w:lvl w:ilvl="5" w:tentative="0">
      <w:start w:val="1"/>
      <w:numFmt w:val="bullet"/>
      <w:lvlText w:val=""/>
      <w:lvlJc w:val="left"/>
      <w:pPr>
        <w:tabs>
          <w:tab w:val="left" w:pos="3360"/>
        </w:tabs>
        <w:ind w:left="3360" w:hanging="420"/>
      </w:pPr>
      <w:rPr>
        <w:rFonts w:hint="default" w:ascii="Wingdings" w:hAnsi="Wingdings"/>
      </w:rPr>
    </w:lvl>
    <w:lvl w:ilvl="6" w:tentative="0">
      <w:start w:val="1"/>
      <w:numFmt w:val="bullet"/>
      <w:lvlText w:val=""/>
      <w:lvlJc w:val="left"/>
      <w:pPr>
        <w:tabs>
          <w:tab w:val="left" w:pos="3780"/>
        </w:tabs>
        <w:ind w:left="3780" w:hanging="420"/>
      </w:pPr>
      <w:rPr>
        <w:rFonts w:hint="default" w:ascii="Wingdings" w:hAnsi="Wingdings"/>
      </w:rPr>
    </w:lvl>
    <w:lvl w:ilvl="7" w:tentative="0">
      <w:start w:val="1"/>
      <w:numFmt w:val="bullet"/>
      <w:lvlText w:val=""/>
      <w:lvlJc w:val="left"/>
      <w:pPr>
        <w:tabs>
          <w:tab w:val="left" w:pos="4200"/>
        </w:tabs>
        <w:ind w:left="4200" w:hanging="420"/>
      </w:pPr>
      <w:rPr>
        <w:rFonts w:hint="default" w:ascii="Wingdings" w:hAnsi="Wingdings"/>
      </w:rPr>
    </w:lvl>
    <w:lvl w:ilvl="8" w:tentative="0">
      <w:start w:val="1"/>
      <w:numFmt w:val="bullet"/>
      <w:lvlText w:val=""/>
      <w:lvlJc w:val="left"/>
      <w:pPr>
        <w:tabs>
          <w:tab w:val="left" w:pos="4620"/>
        </w:tabs>
        <w:ind w:left="4620" w:hanging="420"/>
      </w:pPr>
      <w:rPr>
        <w:rFonts w:hint="default" w:ascii="Wingdings" w:hAnsi="Wingdings"/>
      </w:rPr>
    </w:lvl>
  </w:abstractNum>
  <w:abstractNum w:abstractNumId="21">
    <w:nsid w:val="3E5D3663"/>
    <w:multiLevelType w:val="multilevel"/>
    <w:tmpl w:val="3E5D3663"/>
    <w:lvl w:ilvl="0" w:tentative="0">
      <w:start w:val="1"/>
      <w:numFmt w:val="lowerLetter"/>
      <w:pStyle w:val="93"/>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2">
    <w:nsid w:val="3E7B3F03"/>
    <w:multiLevelType w:val="multilevel"/>
    <w:tmpl w:val="3E7B3F03"/>
    <w:lvl w:ilvl="0" w:tentative="0">
      <w:start w:val="1"/>
      <w:numFmt w:val="decimal"/>
      <w:pStyle w:val="483"/>
      <w:lvlText w:val="%1"/>
      <w:lvlJc w:val="left"/>
      <w:pPr>
        <w:ind w:left="425" w:hanging="425"/>
      </w:pPr>
    </w:lvl>
    <w:lvl w:ilvl="1" w:tentative="0">
      <w:start w:val="1"/>
      <w:numFmt w:val="decimal"/>
      <w:pStyle w:val="120"/>
      <w:lvlText w:val="%1.%2"/>
      <w:lvlJc w:val="left"/>
      <w:pPr>
        <w:ind w:left="992" w:hanging="567"/>
      </w:pPr>
    </w:lvl>
    <w:lvl w:ilvl="2" w:tentative="0">
      <w:start w:val="1"/>
      <w:numFmt w:val="decimal"/>
      <w:pStyle w:val="325"/>
      <w:lvlText w:val="%1.%2.%3"/>
      <w:lvlJc w:val="left"/>
      <w:pPr>
        <w:ind w:left="1418" w:hanging="567"/>
      </w:pPr>
      <w:rPr>
        <w:lang w:val="en-US"/>
      </w:r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3">
    <w:nsid w:val="3EFE44B3"/>
    <w:multiLevelType w:val="multilevel"/>
    <w:tmpl w:val="3EFE44B3"/>
    <w:lvl w:ilvl="0" w:tentative="0">
      <w:start w:val="1"/>
      <w:numFmt w:val="decimal"/>
      <w:pStyle w:val="389"/>
      <w:lvlText w:val="%1"/>
      <w:lvlJc w:val="left"/>
      <w:pPr>
        <w:tabs>
          <w:tab w:val="left" w:pos="360"/>
        </w:tabs>
        <w:ind w:left="0" w:firstLine="0"/>
      </w:pPr>
      <w:rPr>
        <w:rFonts w:hint="default" w:ascii="Times New Roman" w:hAnsi="Times New Roman" w:cs="Times New Roman"/>
        <w:b/>
        <w:i w:val="0"/>
        <w:iCs w:val="0"/>
        <w:caps w:val="0"/>
        <w:strike w:val="0"/>
        <w:dstrike w:val="0"/>
        <w:vanish w:val="0"/>
        <w:color w:val="000000"/>
        <w:spacing w:val="0"/>
        <w:position w:val="0"/>
        <w:sz w:val="21"/>
        <w:szCs w:val="21"/>
        <w:u w:val="none"/>
        <w:vertAlign w:val="baseline"/>
        <w14:shadow w14:blurRad="0" w14:dist="0" w14:dir="0" w14:sx="0" w14:sy="0" w14:kx="0" w14:ky="0" w14:algn="none">
          <w14:srgbClr w14:val="000000"/>
        </w14:shadow>
      </w:rPr>
    </w:lvl>
    <w:lvl w:ilvl="1" w:tentative="0">
      <w:start w:val="1"/>
      <w:numFmt w:val="decimal"/>
      <w:lvlText w:val="%1.%2"/>
      <w:lvlJc w:val="left"/>
      <w:pPr>
        <w:tabs>
          <w:tab w:val="left" w:pos="0"/>
        </w:tabs>
        <w:ind w:left="0" w:firstLine="0"/>
      </w:pPr>
      <w:rPr>
        <w:rFonts w:hint="default" w:ascii="Times New Roman" w:hAnsi="Times New Roman" w:eastAsia="宋体"/>
        <w:b/>
        <w:bCs/>
        <w:i w:val="0"/>
        <w:iCs w:val="0"/>
        <w:caps w:val="0"/>
        <w:strike w:val="0"/>
        <w:dstrike w:val="0"/>
        <w:vanish w:val="0"/>
        <w:color w:val="000000"/>
        <w:spacing w:val="0"/>
        <w:position w:val="0"/>
        <w:sz w:val="21"/>
        <w:szCs w:val="21"/>
        <w:vertAlign w:val="baseline"/>
        <w14:shadow w14:blurRad="0" w14:dist="0" w14:dir="0" w14:sx="0" w14:sy="0" w14:kx="0" w14:ky="0" w14:algn="none">
          <w14:srgbClr w14:val="000000"/>
        </w14:shadow>
      </w:rPr>
    </w:lvl>
    <w:lvl w:ilvl="2" w:tentative="0">
      <w:start w:val="1"/>
      <w:numFmt w:val="decimal"/>
      <w:pStyle w:val="393"/>
      <w:lvlText w:val="%1.%2.%3"/>
      <w:lvlJc w:val="left"/>
      <w:pPr>
        <w:tabs>
          <w:tab w:val="left" w:pos="454"/>
        </w:tabs>
        <w:ind w:left="0" w:firstLine="0"/>
      </w:pPr>
      <w:rPr>
        <w:rFonts w:hint="default" w:ascii="Times New Roman" w:hAnsi="Times New Roman" w:eastAsia="宋体"/>
        <w:b/>
        <w:bCs/>
        <w:i w:val="0"/>
        <w:iCs w:val="0"/>
        <w:spacing w:val="0"/>
        <w:position w:val="0"/>
        <w:sz w:val="21"/>
        <w:szCs w:val="21"/>
      </w:rPr>
    </w:lvl>
    <w:lvl w:ilvl="3" w:tentative="0">
      <w:start w:val="1"/>
      <w:numFmt w:val="decimal"/>
      <w:lvlText w:val="%1.%2.%3.%4"/>
      <w:lvlJc w:val="left"/>
      <w:pPr>
        <w:tabs>
          <w:tab w:val="left" w:pos="0"/>
        </w:tabs>
        <w:ind w:left="0" w:firstLine="0"/>
      </w:pPr>
      <w:rPr>
        <w:rFonts w:hint="default" w:ascii="Times New Roman" w:hAnsi="Times New Roman" w:eastAsia="宋体"/>
        <w:b/>
        <w:bCs/>
        <w:i w:val="0"/>
        <w:iCs w:val="0"/>
        <w:color w:val="000000"/>
        <w:spacing w:val="0"/>
        <w:position w:val="0"/>
        <w:sz w:val="21"/>
        <w:szCs w:val="21"/>
      </w:rPr>
    </w:lvl>
    <w:lvl w:ilvl="4" w:tentative="0">
      <w:start w:val="1"/>
      <w:numFmt w:val="decimal"/>
      <w:pStyle w:val="398"/>
      <w:lvlText w:val="%1.%2.%3.%4.%5"/>
      <w:lvlJc w:val="left"/>
      <w:pPr>
        <w:tabs>
          <w:tab w:val="left" w:pos="1080"/>
        </w:tabs>
        <w:ind w:left="0" w:firstLine="0"/>
      </w:pPr>
      <w:rPr>
        <w:rFonts w:hint="default" w:ascii="Times New Roman" w:hAnsi="Times New Roman" w:eastAsia="宋体"/>
        <w:b/>
        <w:bCs/>
        <w:i w:val="0"/>
        <w:iCs w:val="0"/>
        <w:color w:val="auto"/>
        <w:sz w:val="21"/>
        <w:szCs w:val="21"/>
      </w:rPr>
    </w:lvl>
    <w:lvl w:ilvl="5" w:tentative="0">
      <w:start w:val="1"/>
      <w:numFmt w:val="decimal"/>
      <w:lvlText w:val="%1.%2.%3.%4.%5.%6"/>
      <w:lvlJc w:val="left"/>
      <w:pPr>
        <w:tabs>
          <w:tab w:val="left" w:pos="1080"/>
        </w:tabs>
        <w:ind w:left="0" w:firstLine="0"/>
      </w:pPr>
      <w:rPr>
        <w:rFonts w:hint="default" w:ascii="Arial" w:hAnsi="Arial" w:eastAsia="宋体"/>
        <w:b/>
        <w:bCs/>
        <w:i w:val="0"/>
        <w:iCs w:val="0"/>
        <w:strike w:val="0"/>
        <w:dstrike w:val="0"/>
        <w:sz w:val="21"/>
        <w:szCs w:val="21"/>
      </w:rPr>
    </w:lvl>
    <w:lvl w:ilvl="6" w:tentative="0">
      <w:start w:val="1"/>
      <w:numFmt w:val="decimal"/>
      <w:lvlText w:val="%1.%2.%3.%4.%5.%6.%7"/>
      <w:lvlJc w:val="left"/>
      <w:pPr>
        <w:tabs>
          <w:tab w:val="left" w:pos="2430"/>
        </w:tabs>
        <w:ind w:left="2430" w:hanging="1296"/>
      </w:pPr>
      <w:rPr>
        <w:rFonts w:hint="eastAsia"/>
      </w:rPr>
    </w:lvl>
    <w:lvl w:ilvl="7" w:tentative="0">
      <w:start w:val="1"/>
      <w:numFmt w:val="decimal"/>
      <w:lvlText w:val="%1.%2.%3.%4.%5.%6.%7.%8"/>
      <w:lvlJc w:val="left"/>
      <w:pPr>
        <w:tabs>
          <w:tab w:val="left" w:pos="2574"/>
        </w:tabs>
        <w:ind w:left="2574" w:hanging="1440"/>
      </w:pPr>
      <w:rPr>
        <w:rFonts w:hint="eastAsia"/>
      </w:rPr>
    </w:lvl>
    <w:lvl w:ilvl="8" w:tentative="0">
      <w:start w:val="1"/>
      <w:numFmt w:val="decimal"/>
      <w:lvlText w:val="%1.%2.%3.%4.%5.%6.%7.%8.%9"/>
      <w:lvlJc w:val="left"/>
      <w:pPr>
        <w:tabs>
          <w:tab w:val="left" w:pos="2718"/>
        </w:tabs>
        <w:ind w:left="2718" w:hanging="1584"/>
      </w:pPr>
      <w:rPr>
        <w:rFonts w:hint="eastAsia"/>
      </w:rPr>
    </w:lvl>
  </w:abstractNum>
  <w:abstractNum w:abstractNumId="24">
    <w:nsid w:val="407E65F9"/>
    <w:multiLevelType w:val="multilevel"/>
    <w:tmpl w:val="407E65F9"/>
    <w:lvl w:ilvl="0" w:tentative="0">
      <w:start w:val="1"/>
      <w:numFmt w:val="none"/>
      <w:pStyle w:val="383"/>
      <w:lvlText w:val="%1·　"/>
      <w:lvlJc w:val="left"/>
      <w:pPr>
        <w:tabs>
          <w:tab w:val="left" w:pos="1140"/>
        </w:tabs>
        <w:ind w:left="737" w:hanging="317"/>
      </w:pPr>
      <w:rPr>
        <w:rFonts w:hint="eastAsia" w:ascii="宋体" w:hAnsi="Times New Roman" w:eastAsia="宋体"/>
        <w:b w:val="0"/>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5">
    <w:nsid w:val="41A64E98"/>
    <w:multiLevelType w:val="multilevel"/>
    <w:tmpl w:val="41A64E98"/>
    <w:lvl w:ilvl="0" w:tentative="0">
      <w:start w:val="1"/>
      <w:numFmt w:val="decimal"/>
      <w:pStyle w:val="313"/>
      <w:lvlText w:val="0.%1"/>
      <w:lvlJc w:val="left"/>
      <w:pPr>
        <w:tabs>
          <w:tab w:val="left" w:pos="360"/>
        </w:tabs>
        <w:ind w:left="0" w:firstLine="0"/>
      </w:pPr>
      <w:rPr>
        <w:rFonts w:hint="eastAsia" w:ascii="宋体" w:hAnsi="Times New Roman" w:eastAsia="宋体"/>
        <w:b/>
        <w:i w:val="0"/>
        <w:sz w:val="21"/>
      </w:rPr>
    </w:lvl>
    <w:lvl w:ilvl="1" w:tentative="0">
      <w:start w:val="1"/>
      <w:numFmt w:val="decimal"/>
      <w:lvlText w:val="0.%1.%2"/>
      <w:lvlJc w:val="left"/>
      <w:pPr>
        <w:tabs>
          <w:tab w:val="left" w:pos="720"/>
        </w:tabs>
        <w:ind w:left="0" w:firstLine="0"/>
      </w:pPr>
      <w:rPr>
        <w:rFonts w:hint="eastAsia" w:ascii="黑体" w:hAnsi="Times New Roman" w:eastAsia="黑体"/>
        <w:b/>
        <w:i w:val="0"/>
        <w:sz w:val="21"/>
      </w:rPr>
    </w:lvl>
    <w:lvl w:ilvl="2" w:tentative="0">
      <w:start w:val="1"/>
      <w:numFmt w:val="decimal"/>
      <w:lvlText w:val="0.%2.%3  "/>
      <w:lvlJc w:val="left"/>
      <w:pPr>
        <w:tabs>
          <w:tab w:val="left" w:pos="-31680"/>
        </w:tabs>
        <w:ind w:left="-32767" w:firstLine="0"/>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26">
    <w:nsid w:val="478338B5"/>
    <w:multiLevelType w:val="multilevel"/>
    <w:tmpl w:val="478338B5"/>
    <w:lvl w:ilvl="0" w:tentative="0">
      <w:start w:val="1"/>
      <w:numFmt w:val="none"/>
      <w:suff w:val="nothing"/>
      <w:lvlText w:val=""/>
      <w:lvlJc w:val="left"/>
      <w:pPr>
        <w:ind w:left="420" w:firstLine="0"/>
      </w:pPr>
      <w:rPr>
        <w:rFonts w:hint="eastAsia" w:ascii="黑体" w:hAnsi="Times New Roman" w:eastAsia="黑体"/>
        <w:b/>
        <w:i w:val="0"/>
        <w:sz w:val="28"/>
      </w:rPr>
    </w:lvl>
    <w:lvl w:ilvl="1" w:tentative="0">
      <w:start w:val="1"/>
      <w:numFmt w:val="lowerLetter"/>
      <w:pStyle w:val="364"/>
      <w:suff w:val="nothing"/>
      <w:lvlText w:val="%1%2)  "/>
      <w:lvlJc w:val="left"/>
      <w:pPr>
        <w:ind w:left="420" w:hanging="420"/>
      </w:pPr>
      <w:rPr>
        <w:rFonts w:hint="eastAsia" w:ascii="黑体" w:hAnsi="Times New Roman" w:eastAsia="黑体"/>
        <w:b/>
        <w:i w:val="0"/>
        <w:sz w:val="21"/>
      </w:rPr>
    </w:lvl>
    <w:lvl w:ilvl="2" w:tentative="0">
      <w:start w:val="1"/>
      <w:numFmt w:val="decimal"/>
      <w:pStyle w:val="333"/>
      <w:suff w:val="nothing"/>
      <w:lvlText w:val="    %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420" w:firstLine="0"/>
      </w:pPr>
      <w:rPr>
        <w:rFonts w:hint="eastAsia" w:ascii="黑体" w:hAnsi="Times New Roman" w:eastAsia="黑体"/>
        <w:b/>
        <w:i w:val="0"/>
        <w:sz w:val="21"/>
      </w:rPr>
    </w:lvl>
    <w:lvl w:ilvl="4" w:tentative="0">
      <w:start w:val="1"/>
      <w:numFmt w:val="decimal"/>
      <w:lvlRestart w:val="2"/>
      <w:suff w:val="nothing"/>
      <w:lvlText w:val="%2.0.%5  "/>
      <w:lvlJc w:val="left"/>
      <w:pPr>
        <w:ind w:left="420" w:firstLine="0"/>
      </w:pPr>
      <w:rPr>
        <w:rFonts w:hint="eastAsia" w:ascii="黑体" w:hAnsi="Times New Roman" w:eastAsia="黑体"/>
        <w:b/>
        <w:i w:val="0"/>
        <w:sz w:val="21"/>
      </w:rPr>
    </w:lvl>
    <w:lvl w:ilvl="5" w:tentative="0">
      <w:start w:val="1"/>
      <w:numFmt w:val="decimal"/>
      <w:suff w:val="nothing"/>
      <w:lvlText w:val="      %6)  "/>
      <w:lvlJc w:val="left"/>
      <w:pPr>
        <w:ind w:left="1441" w:hanging="1021"/>
      </w:pPr>
      <w:rPr>
        <w:rFonts w:hint="eastAsia" w:ascii="黑体" w:hAnsi="Times New Roman" w:eastAsia="黑体"/>
        <w:b/>
        <w:i w:val="0"/>
        <w:sz w:val="21"/>
      </w:rPr>
    </w:lvl>
    <w:lvl w:ilvl="6" w:tentative="0">
      <w:start w:val="1"/>
      <w:numFmt w:val="decimal"/>
      <w:lvlRestart w:val="4"/>
      <w:suff w:val="nothing"/>
      <w:lvlText w:val="表 %2.%3.%4-%7  "/>
      <w:lvlJc w:val="left"/>
      <w:pPr>
        <w:ind w:left="420" w:firstLine="0"/>
      </w:pPr>
      <w:rPr>
        <w:rFonts w:hint="eastAsia" w:ascii="黑体" w:hAnsi="Times New Roman" w:eastAsia="黑体"/>
        <w:b/>
        <w:i w:val="0"/>
        <w:sz w:val="21"/>
      </w:rPr>
    </w:lvl>
    <w:lvl w:ilvl="7" w:tentative="0">
      <w:start w:val="1"/>
      <w:numFmt w:val="decimal"/>
      <w:lvlRestart w:val="4"/>
      <w:suff w:val="nothing"/>
      <w:lvlText w:val="图 %2.%3.%4-%8  "/>
      <w:lvlJc w:val="left"/>
      <w:pPr>
        <w:ind w:left="420" w:firstLine="0"/>
      </w:pPr>
      <w:rPr>
        <w:rFonts w:hint="eastAsia" w:ascii="黑体" w:eastAsia="黑体"/>
        <w:b/>
        <w:i w:val="0"/>
        <w:sz w:val="21"/>
      </w:rPr>
    </w:lvl>
    <w:lvl w:ilvl="8" w:tentative="0">
      <w:start w:val="1"/>
      <w:numFmt w:val="decimal"/>
      <w:lvlRestart w:val="5"/>
      <w:suff w:val="nothing"/>
      <w:lvlText w:val="    %9  "/>
      <w:lvlJc w:val="left"/>
      <w:pPr>
        <w:ind w:left="420" w:firstLine="0"/>
      </w:pPr>
      <w:rPr>
        <w:rFonts w:hint="eastAsia" w:ascii="黑体" w:hAnsi="华文细黑" w:eastAsia="黑体"/>
        <w:b/>
        <w:i w:val="0"/>
        <w:sz w:val="21"/>
      </w:rPr>
    </w:lvl>
  </w:abstractNum>
  <w:abstractNum w:abstractNumId="27">
    <w:nsid w:val="496E4D7B"/>
    <w:multiLevelType w:val="multilevel"/>
    <w:tmpl w:val="496E4D7B"/>
    <w:lvl w:ilvl="0" w:tentative="0">
      <w:start w:val="1"/>
      <w:numFmt w:val="none"/>
      <w:pStyle w:val="425"/>
      <w:lvlText w:val="%1注"/>
      <w:lvlJc w:val="left"/>
      <w:pPr>
        <w:tabs>
          <w:tab w:val="left" w:pos="900"/>
        </w:tabs>
        <w:ind w:left="900" w:hanging="50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8">
    <w:nsid w:val="49E50C71"/>
    <w:multiLevelType w:val="multilevel"/>
    <w:tmpl w:val="49E50C71"/>
    <w:lvl w:ilvl="0" w:tentative="0">
      <w:start w:val="1"/>
      <w:numFmt w:val="decimal"/>
      <w:pStyle w:val="419"/>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9">
    <w:nsid w:val="4DDF1BEC"/>
    <w:multiLevelType w:val="multilevel"/>
    <w:tmpl w:val="4DDF1BEC"/>
    <w:lvl w:ilvl="0" w:tentative="0">
      <w:start w:val="1"/>
      <w:numFmt w:val="decimal"/>
      <w:pStyle w:val="437"/>
      <w:lvlText w:val="%1"/>
      <w:lvlJc w:val="left"/>
      <w:pPr>
        <w:ind w:left="420" w:hanging="420"/>
      </w:pPr>
      <w:rPr>
        <w:rFonts w:hint="eastAsia" w:ascii="黑体" w:hAnsi="黑体" w:eastAsia="黑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55E02EF4"/>
    <w:multiLevelType w:val="multilevel"/>
    <w:tmpl w:val="55E02EF4"/>
    <w:lvl w:ilvl="0" w:tentative="0">
      <w:start w:val="1"/>
      <w:numFmt w:val="decimal"/>
      <w:pStyle w:val="281"/>
      <w:lvlText w:val="图%1"/>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1">
    <w:nsid w:val="57546E96"/>
    <w:multiLevelType w:val="multilevel"/>
    <w:tmpl w:val="57546E96"/>
    <w:lvl w:ilvl="0" w:tentative="0">
      <w:start w:val="1"/>
      <w:numFmt w:val="decimal"/>
      <w:pStyle w:val="382"/>
      <w:lvlText w:val="%1."/>
      <w:lvlJc w:val="left"/>
      <w:pPr>
        <w:tabs>
          <w:tab w:val="left" w:pos="425"/>
        </w:tabs>
        <w:ind w:left="425" w:hanging="425"/>
      </w:pPr>
      <w:rPr>
        <w:rFonts w:hint="eastAsia"/>
        <w:sz w:val="28"/>
        <w:szCs w:val="28"/>
      </w:rPr>
    </w:lvl>
    <w:lvl w:ilvl="1" w:tentative="0">
      <w:start w:val="1"/>
      <w:numFmt w:val="decimal"/>
      <w:pStyle w:val="367"/>
      <w:lvlText w:val="%1.%2"/>
      <w:lvlJc w:val="left"/>
      <w:pPr>
        <w:tabs>
          <w:tab w:val="left" w:pos="567"/>
        </w:tabs>
        <w:ind w:left="567" w:hanging="567"/>
      </w:pPr>
      <w:rPr>
        <w:rFonts w:hint="eastAsia"/>
        <w:sz w:val="28"/>
        <w:szCs w:val="28"/>
      </w:rPr>
    </w:lvl>
    <w:lvl w:ilvl="2" w:tentative="0">
      <w:start w:val="1"/>
      <w:numFmt w:val="decimal"/>
      <w:pStyle w:val="413"/>
      <w:lvlText w:val="%1.%2.%3"/>
      <w:lvlJc w:val="left"/>
      <w:pPr>
        <w:tabs>
          <w:tab w:val="left" w:pos="709"/>
        </w:tabs>
        <w:ind w:left="709" w:hanging="709"/>
      </w:pPr>
      <w:rPr>
        <w:rFonts w:hint="eastAsia"/>
        <w:sz w:val="24"/>
        <w:szCs w:val="24"/>
      </w:rPr>
    </w:lvl>
    <w:lvl w:ilvl="3" w:tentative="0">
      <w:start w:val="1"/>
      <w:numFmt w:val="decimal"/>
      <w:pStyle w:val="321"/>
      <w:lvlText w:val="%1.%2.%3.%4."/>
      <w:lvlJc w:val="left"/>
      <w:pPr>
        <w:tabs>
          <w:tab w:val="left" w:pos="851"/>
        </w:tabs>
        <w:ind w:left="851" w:hanging="851"/>
      </w:pPr>
      <w:rPr>
        <w:rFonts w:hint="eastAsia"/>
        <w:b w:val="0"/>
        <w:i w:val="0"/>
        <w:sz w:val="24"/>
        <w:szCs w:val="24"/>
      </w:rPr>
    </w:lvl>
    <w:lvl w:ilvl="4" w:tentative="0">
      <w:start w:val="1"/>
      <w:numFmt w:val="upperLetter"/>
      <w:lvlText w:val="%5"/>
      <w:lvlJc w:val="left"/>
      <w:pPr>
        <w:tabs>
          <w:tab w:val="left" w:pos="992"/>
        </w:tabs>
        <w:ind w:left="992" w:hanging="992"/>
      </w:pPr>
      <w:rPr>
        <w:rFonts w:hint="eastAsia"/>
      </w:rPr>
    </w:lvl>
    <w:lvl w:ilvl="5" w:tentative="0">
      <w:start w:val="1"/>
      <w:numFmt w:val="upperRoman"/>
      <w:lvlText w:val="%6"/>
      <w:lvlJc w:val="left"/>
      <w:pPr>
        <w:tabs>
          <w:tab w:val="left" w:pos="1134"/>
        </w:tabs>
        <w:ind w:left="1134" w:hanging="1134"/>
      </w:pPr>
      <w:rPr>
        <w:rFonts w:hint="eastAsia"/>
      </w:rPr>
    </w:lvl>
    <w:lvl w:ilvl="6" w:tentative="0">
      <w:start w:val="1"/>
      <w:numFmt w:val="none"/>
      <w:lvlText w:val="%2"/>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2">
    <w:nsid w:val="57854CC9"/>
    <w:multiLevelType w:val="multilevel"/>
    <w:tmpl w:val="57854CC9"/>
    <w:lvl w:ilvl="0" w:tentative="0">
      <w:start w:val="1"/>
      <w:numFmt w:val="decimal"/>
      <w:pStyle w:val="478"/>
      <w:lvlText w:val="%1"/>
      <w:lvlJc w:val="left"/>
      <w:pPr>
        <w:ind w:left="425" w:hanging="425"/>
      </w:pPr>
      <w:rPr>
        <w:rFonts w:hint="eastAsia"/>
      </w:rPr>
    </w:lvl>
    <w:lvl w:ilvl="1" w:tentative="0">
      <w:start w:val="1"/>
      <w:numFmt w:val="decimal"/>
      <w:lvlText w:val="%1.%2"/>
      <w:lvlJc w:val="left"/>
      <w:pPr>
        <w:ind w:left="425" w:hanging="425"/>
      </w:pPr>
      <w:rPr>
        <w:rFonts w:hint="eastAsia"/>
      </w:rPr>
    </w:lvl>
    <w:lvl w:ilvl="2" w:tentative="0">
      <w:start w:val="1"/>
      <w:numFmt w:val="decimal"/>
      <w:lvlText w:val="%1.%2.%3"/>
      <w:lvlJc w:val="left"/>
      <w:pPr>
        <w:ind w:left="851" w:hanging="851"/>
      </w:pPr>
      <w:rPr>
        <w:rFonts w:hint="eastAsia"/>
      </w:rPr>
    </w:lvl>
    <w:lvl w:ilvl="3" w:tentative="0">
      <w:start w:val="1"/>
      <w:numFmt w:val="decimal"/>
      <w:lvlText w:val="%1.%2.%3.%4"/>
      <w:lvlJc w:val="left"/>
      <w:pPr>
        <w:ind w:left="1276" w:hanging="1276"/>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3">
    <w:nsid w:val="58FE5803"/>
    <w:multiLevelType w:val="multilevel"/>
    <w:tmpl w:val="58FE5803"/>
    <w:lvl w:ilvl="0" w:tentative="0">
      <w:start w:val="1"/>
      <w:numFmt w:val="decimal"/>
      <w:lvlText w:val="%1)"/>
      <w:lvlJc w:val="left"/>
      <w:pPr>
        <w:ind w:left="840" w:hanging="420"/>
      </w:pPr>
      <w:rPr>
        <w:rFonts w:hint="default"/>
      </w:rPr>
    </w:lvl>
    <w:lvl w:ilvl="1" w:tentative="0">
      <w:start w:val="1"/>
      <w:numFmt w:val="bullet"/>
      <w:lvlText w:val=""/>
      <w:lvlJc w:val="left"/>
      <w:pPr>
        <w:ind w:left="1260" w:hanging="420"/>
      </w:pPr>
      <w:rPr>
        <w:rFonts w:hint="default" w:ascii="Wingdings" w:hAnsi="Wingdings"/>
      </w:rPr>
    </w:lvl>
    <w:lvl w:ilvl="2" w:tentative="0">
      <w:start w:val="1"/>
      <w:numFmt w:val="decimal"/>
      <w:pStyle w:val="139"/>
      <w:lvlText w:val="(%3)"/>
      <w:lvlJc w:val="left"/>
      <w:pPr>
        <w:ind w:left="1680" w:hanging="420"/>
      </w:pPr>
      <w:rPr>
        <w:rFonts w:hint="default"/>
        <w:sz w:val="21"/>
        <w:szCs w:val="21"/>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4">
    <w:nsid w:val="5C3C318C"/>
    <w:multiLevelType w:val="multilevel"/>
    <w:tmpl w:val="5C3C318C"/>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pStyle w:val="302"/>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5">
    <w:nsid w:val="5CF85D73"/>
    <w:multiLevelType w:val="multilevel"/>
    <w:tmpl w:val="5CF85D73"/>
    <w:lvl w:ilvl="0" w:tentative="0">
      <w:start w:val="1"/>
      <w:numFmt w:val="bullet"/>
      <w:pStyle w:val="232"/>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6">
    <w:nsid w:val="60C831D4"/>
    <w:multiLevelType w:val="multilevel"/>
    <w:tmpl w:val="60C831D4"/>
    <w:lvl w:ilvl="0" w:tentative="0">
      <w:start w:val="1"/>
      <w:numFmt w:val="decimal"/>
      <w:pStyle w:val="211"/>
      <w:lvlText w:val="7.%1"/>
      <w:lvlJc w:val="left"/>
      <w:pPr>
        <w:ind w:left="840" w:hanging="420"/>
      </w:pPr>
      <w:rPr>
        <w:rFonts w:hint="eastAsia"/>
      </w:rPr>
    </w:lvl>
    <w:lvl w:ilvl="1" w:tentative="0">
      <w:start w:val="1"/>
      <w:numFmt w:val="lowerLetter"/>
      <w:lvlText w:val="%2)"/>
      <w:lvlJc w:val="left"/>
      <w:pPr>
        <w:ind w:left="1260" w:hanging="42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7">
    <w:nsid w:val="615F3963"/>
    <w:multiLevelType w:val="multilevel"/>
    <w:tmpl w:val="615F3963"/>
    <w:lvl w:ilvl="0" w:tentative="0">
      <w:start w:val="1"/>
      <w:numFmt w:val="bullet"/>
      <w:pStyle w:val="433"/>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pStyle w:val="273"/>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61F5415D"/>
    <w:multiLevelType w:val="multilevel"/>
    <w:tmpl w:val="61F5415D"/>
    <w:lvl w:ilvl="0" w:tentative="0">
      <w:start w:val="1"/>
      <w:numFmt w:val="upperLetter"/>
      <w:lvlText w:val="Annex %1"/>
      <w:lvlJc w:val="left"/>
      <w:pPr>
        <w:tabs>
          <w:tab w:val="left" w:pos="1080"/>
        </w:tabs>
        <w:ind w:left="432" w:hanging="432"/>
      </w:pPr>
      <w:rPr>
        <w:rFonts w:hint="eastAsia" w:ascii="宋体" w:eastAsia="宋体"/>
        <w:b/>
        <w:i w:val="0"/>
        <w:caps w:val="0"/>
        <w:sz w:val="21"/>
      </w:rPr>
    </w:lvl>
    <w:lvl w:ilvl="1" w:tentative="0">
      <w:start w:val="1"/>
      <w:numFmt w:val="decimal"/>
      <w:pStyle w:val="440"/>
      <w:lvlText w:val="%1%2"/>
      <w:lvlJc w:val="left"/>
      <w:pPr>
        <w:tabs>
          <w:tab w:val="left" w:pos="680"/>
        </w:tabs>
        <w:ind w:left="680" w:hanging="680"/>
      </w:pPr>
      <w:rPr>
        <w:rFonts w:hint="default" w:ascii="CG Times" w:hAnsi="Coronet"/>
        <w:b/>
        <w:i w:val="0"/>
        <w:sz w:val="21"/>
      </w:rPr>
    </w:lvl>
    <w:lvl w:ilvl="2" w:tentative="0">
      <w:start w:val="1"/>
      <w:numFmt w:val="decimal"/>
      <w:pStyle w:val="268"/>
      <w:lvlText w:val="%1%2.%3"/>
      <w:lvlJc w:val="left"/>
      <w:pPr>
        <w:tabs>
          <w:tab w:val="left" w:pos="454"/>
        </w:tabs>
        <w:ind w:left="454" w:hanging="454"/>
      </w:pPr>
      <w:rPr>
        <w:rFonts w:hint="eastAsia"/>
        <w:b/>
        <w:i w:val="0"/>
        <w:sz w:val="21"/>
      </w:rPr>
    </w:lvl>
    <w:lvl w:ilvl="3" w:tentative="0">
      <w:start w:val="1"/>
      <w:numFmt w:val="decimal"/>
      <w:pStyle w:val="371"/>
      <w:lvlText w:val="%1%2.%3.%4"/>
      <w:lvlJc w:val="left"/>
      <w:pPr>
        <w:tabs>
          <w:tab w:val="left" w:pos="1134"/>
        </w:tabs>
        <w:ind w:left="1134" w:hanging="1134"/>
      </w:pPr>
      <w:rPr>
        <w:rFonts w:hint="eastAsia" w:ascii="宋体" w:eastAsia="宋体"/>
        <w:b/>
        <w:i w:val="0"/>
        <w:spacing w:val="0"/>
        <w:sz w:val="21"/>
      </w:rPr>
    </w:lvl>
    <w:lvl w:ilvl="4" w:tentative="0">
      <w:start w:val="1"/>
      <w:numFmt w:val="decimal"/>
      <w:lvlText w:val="%1%2.%3.%4.%5"/>
      <w:lvlJc w:val="left"/>
      <w:pPr>
        <w:tabs>
          <w:tab w:val="left" w:pos="1474"/>
        </w:tabs>
        <w:ind w:left="1474" w:hanging="1474"/>
      </w:pPr>
      <w:rPr>
        <w:rFonts w:hint="eastAsia" w:ascii="宋体" w:eastAsia="宋体"/>
        <w:b/>
        <w:i w:val="0"/>
        <w:spacing w:val="0"/>
        <w:sz w:val="21"/>
      </w:rPr>
    </w:lvl>
    <w:lvl w:ilvl="5" w:tentative="0">
      <w:start w:val="1"/>
      <w:numFmt w:val="decimal"/>
      <w:lvlText w:val="%1.%2.%3.%4.%5.%6"/>
      <w:lvlJc w:val="left"/>
      <w:pPr>
        <w:tabs>
          <w:tab w:val="left" w:pos="1152"/>
        </w:tabs>
        <w:ind w:left="1152" w:hanging="1152"/>
      </w:pPr>
      <w:rPr>
        <w:rFonts w:hint="eastAsia"/>
      </w:rPr>
    </w:lvl>
    <w:lvl w:ilvl="6" w:tentative="0">
      <w:start w:val="1"/>
      <w:numFmt w:val="bullet"/>
      <w:lvlText w:val=""/>
      <w:lvlJc w:val="left"/>
      <w:pPr>
        <w:tabs>
          <w:tab w:val="left" w:pos="907"/>
        </w:tabs>
        <w:ind w:left="907" w:hanging="453"/>
      </w:pPr>
      <w:rPr>
        <w:rFonts w:hint="default" w:ascii="Wingdings" w:hAnsi="Wingdings"/>
        <w:sz w:val="16"/>
      </w:rPr>
    </w:lvl>
    <w:lvl w:ilvl="7" w:tentative="0">
      <w:start w:val="1"/>
      <w:numFmt w:val="bullet"/>
      <w:lvlText w:val=""/>
      <w:lvlJc w:val="left"/>
      <w:pPr>
        <w:tabs>
          <w:tab w:val="left" w:pos="1361"/>
        </w:tabs>
        <w:ind w:left="1361" w:hanging="454"/>
      </w:pPr>
      <w:rPr>
        <w:rFonts w:hint="default" w:ascii="Symbol" w:hAnsi="Symbol"/>
        <w:color w:val="auto"/>
      </w:rPr>
    </w:lvl>
    <w:lvl w:ilvl="8" w:tentative="0">
      <w:start w:val="1"/>
      <w:numFmt w:val="decimal"/>
      <w:lvlText w:val="%1.%2.%3.%4.%5.%6.%7.%8.%9"/>
      <w:lvlJc w:val="left"/>
      <w:pPr>
        <w:tabs>
          <w:tab w:val="left" w:pos="1584"/>
        </w:tabs>
        <w:ind w:left="1584" w:hanging="1584"/>
      </w:pPr>
      <w:rPr>
        <w:rFonts w:hint="eastAsia"/>
      </w:rPr>
    </w:lvl>
  </w:abstractNum>
  <w:abstractNum w:abstractNumId="39">
    <w:nsid w:val="656E7BB8"/>
    <w:multiLevelType w:val="multilevel"/>
    <w:tmpl w:val="656E7BB8"/>
    <w:lvl w:ilvl="0" w:tentative="0">
      <w:start w:val="1"/>
      <w:numFmt w:val="none"/>
      <w:pStyle w:val="263"/>
      <w:suff w:val="nothing"/>
      <w:lvlText w:val=""/>
      <w:lvlJc w:val="left"/>
      <w:pPr>
        <w:ind w:left="0" w:firstLine="0"/>
      </w:pPr>
      <w:rPr>
        <w:rFonts w:hint="eastAsia" w:ascii="黑体" w:hAnsi="Times New Roman" w:eastAsia="黑体"/>
        <w:b/>
        <w:i w:val="0"/>
        <w:sz w:val="28"/>
      </w:rPr>
    </w:lvl>
    <w:lvl w:ilvl="1" w:tentative="0">
      <w:start w:val="1"/>
      <w:numFmt w:val="decimal"/>
      <w:pStyle w:val="202"/>
      <w:lvlText w:val="%1%2"/>
      <w:lvlJc w:val="left"/>
      <w:pPr>
        <w:tabs>
          <w:tab w:val="left" w:pos="360"/>
        </w:tabs>
        <w:ind w:left="0" w:firstLine="0"/>
      </w:pPr>
      <w:rPr>
        <w:rFonts w:hint="eastAsia" w:ascii="黑体" w:hAnsi="Times New Roman" w:eastAsia="黑体"/>
        <w:b/>
        <w:i w:val="0"/>
        <w:sz w:val="20"/>
      </w:rPr>
    </w:lvl>
    <w:lvl w:ilvl="2" w:tentative="0">
      <w:start w:val="1"/>
      <w:numFmt w:val="decimal"/>
      <w:pStyle w:val="201"/>
      <w:lvlText w:val="%1%2.%3"/>
      <w:lvlJc w:val="left"/>
      <w:pPr>
        <w:tabs>
          <w:tab w:val="left" w:pos="720"/>
        </w:tabs>
        <w:ind w:left="0" w:firstLine="0"/>
      </w:pPr>
      <w:rPr>
        <w:rFonts w:hint="eastAsia" w:ascii="黑体" w:hAnsi="Times New Roman" w:eastAsia="黑体"/>
        <w:b/>
        <w:i w:val="0"/>
        <w:sz w:val="21"/>
      </w:rPr>
    </w:lvl>
    <w:lvl w:ilvl="3" w:tentative="0">
      <w:start w:val="1"/>
      <w:numFmt w:val="decimal"/>
      <w:pStyle w:val="348"/>
      <w:lvlText w:val="%1%2.%3.%4"/>
      <w:lvlJc w:val="left"/>
      <w:pPr>
        <w:tabs>
          <w:tab w:val="left" w:pos="720"/>
        </w:tabs>
        <w:ind w:left="0" w:firstLine="0"/>
      </w:pPr>
      <w:rPr>
        <w:rFonts w:hint="eastAsia" w:ascii="黑体" w:hAnsi="Times New Roman" w:eastAsia="黑体"/>
        <w:b/>
        <w:i w:val="0"/>
        <w:sz w:val="21"/>
      </w:rPr>
    </w:lvl>
    <w:lvl w:ilvl="4" w:tentative="0">
      <w:start w:val="1"/>
      <w:numFmt w:val="decimal"/>
      <w:pStyle w:val="347"/>
      <w:lvlText w:val="%2.%3.%4.%5"/>
      <w:lvlJc w:val="left"/>
      <w:pPr>
        <w:tabs>
          <w:tab w:val="left" w:pos="1080"/>
        </w:tabs>
        <w:ind w:left="0" w:firstLine="0"/>
      </w:pPr>
      <w:rPr>
        <w:rFonts w:hint="eastAsia" w:ascii="黑体" w:hAnsi="Times New Roman" w:eastAsia="黑体"/>
        <w:b/>
        <w:i w:val="0"/>
        <w:sz w:val="21"/>
      </w:rPr>
    </w:lvl>
    <w:lvl w:ilvl="5" w:tentative="0">
      <w:start w:val="1"/>
      <w:numFmt w:val="decimal"/>
      <w:pStyle w:val="346"/>
      <w:lvlText w:val="%2.%3.%4.%5.%6"/>
      <w:lvlJc w:val="left"/>
      <w:pPr>
        <w:tabs>
          <w:tab w:val="left" w:pos="1021"/>
        </w:tabs>
        <w:ind w:left="1021" w:hanging="1021"/>
      </w:pPr>
      <w:rPr>
        <w:rFonts w:hint="eastAsia" w:ascii="黑体" w:hAnsi="Times New Roman" w:eastAsia="黑体"/>
        <w:b/>
        <w:i w:val="0"/>
        <w:sz w:val="21"/>
      </w:rPr>
    </w:lvl>
    <w:lvl w:ilvl="6" w:tentative="0">
      <w:start w:val="1"/>
      <w:numFmt w:val="decimal"/>
      <w:lvlRestart w:val="5"/>
      <w:pStyle w:val="345"/>
      <w:lvlText w:val="%2.%3.%4.%5.%6.%7"/>
      <w:lvlJc w:val="left"/>
      <w:pPr>
        <w:tabs>
          <w:tab w:val="left" w:pos="1440"/>
        </w:tabs>
        <w:ind w:left="0" w:firstLine="0"/>
      </w:pPr>
      <w:rPr>
        <w:rFonts w:hint="eastAsia" w:ascii="黑体" w:hAnsi="Times New Roman" w:eastAsia="黑体"/>
        <w:b/>
        <w:i w:val="0"/>
        <w:sz w:val="21"/>
      </w:rPr>
    </w:lvl>
    <w:lvl w:ilvl="7" w:tentative="0">
      <w:start w:val="1"/>
      <w:numFmt w:val="decimal"/>
      <w:lvlRestart w:val="5"/>
      <w:lvlText w:val="图 %2.0.%5 -%8"/>
      <w:lvlJc w:val="left"/>
      <w:pPr>
        <w:tabs>
          <w:tab w:val="left" w:pos="1440"/>
        </w:tabs>
        <w:ind w:left="0" w:firstLine="0"/>
      </w:pPr>
      <w:rPr>
        <w:rFonts w:hint="eastAsia" w:ascii="黑体" w:eastAsia="黑体"/>
        <w:b/>
        <w:i w:val="0"/>
        <w:sz w:val="21"/>
      </w:rPr>
    </w:lvl>
    <w:lvl w:ilvl="8" w:tentative="0">
      <w:start w:val="1"/>
      <w:numFmt w:val="decimal"/>
      <w:lvlRestart w:val="6"/>
      <w:lvlText w:val="      %9)"/>
      <w:lvlJc w:val="left"/>
      <w:pPr>
        <w:tabs>
          <w:tab w:val="left" w:pos="1080"/>
        </w:tabs>
        <w:ind w:left="0" w:firstLine="0"/>
      </w:pPr>
      <w:rPr>
        <w:rFonts w:hint="eastAsia" w:ascii="黑体" w:hAnsi="华文细黑" w:eastAsia="黑体"/>
        <w:b/>
        <w:i w:val="0"/>
        <w:sz w:val="21"/>
      </w:rPr>
    </w:lvl>
  </w:abstractNum>
  <w:abstractNum w:abstractNumId="40">
    <w:nsid w:val="657D3FBC"/>
    <w:multiLevelType w:val="multilevel"/>
    <w:tmpl w:val="657D3FBC"/>
    <w:lvl w:ilvl="0" w:tentative="0">
      <w:start w:val="1"/>
      <w:numFmt w:val="upperLetter"/>
      <w:suff w:val="nothing"/>
      <w:lvlText w:val="附录  %1"/>
      <w:lvlJc w:val="left"/>
      <w:pPr>
        <w:ind w:left="0" w:firstLine="0"/>
      </w:pPr>
      <w:rPr>
        <w:rFonts w:hint="eastAsia" w:ascii="黑体" w:hAnsi="Times New Roman" w:eastAsia="黑体"/>
        <w:b/>
        <w:i w:val="0"/>
        <w:sz w:val="21"/>
      </w:rPr>
    </w:lvl>
    <w:lvl w:ilvl="1" w:tentative="0">
      <w:start w:val="1"/>
      <w:numFmt w:val="decimal"/>
      <w:pStyle w:val="267"/>
      <w:suff w:val="nothing"/>
      <w:lvlText w:val="%1.%2　"/>
      <w:lvlJc w:val="left"/>
      <w:pPr>
        <w:ind w:left="0" w:firstLine="0"/>
      </w:pPr>
      <w:rPr>
        <w:rFonts w:hint="eastAsia" w:ascii="黑体" w:hAnsi="Times New Roman" w:eastAsia="黑体"/>
        <w:b/>
        <w:i w:val="0"/>
        <w:snapToGrid/>
        <w:spacing w:val="0"/>
        <w:w w:val="100"/>
        <w:kern w:val="21"/>
        <w:sz w:val="21"/>
      </w:rPr>
    </w:lvl>
    <w:lvl w:ilvl="2" w:tentative="0">
      <w:start w:val="1"/>
      <w:numFmt w:val="decimal"/>
      <w:pStyle w:val="436"/>
      <w:suff w:val="nothing"/>
      <w:lvlText w:val="%1.%2.%3　"/>
      <w:lvlJc w:val="left"/>
      <w:pPr>
        <w:ind w:left="0" w:firstLine="0"/>
      </w:pPr>
      <w:rPr>
        <w:rFonts w:hint="eastAsia" w:ascii="黑体" w:hAnsi="Times New Roman" w:eastAsia="黑体"/>
        <w:b/>
        <w:i w:val="0"/>
        <w:sz w:val="21"/>
      </w:rPr>
    </w:lvl>
    <w:lvl w:ilvl="3" w:tentative="0">
      <w:start w:val="1"/>
      <w:numFmt w:val="decimal"/>
      <w:pStyle w:val="454"/>
      <w:suff w:val="nothing"/>
      <w:lvlText w:val="%1.%2.%3.%4　"/>
      <w:lvlJc w:val="left"/>
      <w:pPr>
        <w:ind w:left="0" w:firstLine="0"/>
      </w:pPr>
      <w:rPr>
        <w:rFonts w:hint="eastAsia" w:ascii="黑体" w:hAnsi="Times New Roman" w:eastAsia="黑体"/>
        <w:b/>
        <w:i w:val="0"/>
        <w:sz w:val="21"/>
      </w:rPr>
    </w:lvl>
    <w:lvl w:ilvl="4" w:tentative="0">
      <w:start w:val="1"/>
      <w:numFmt w:val="decimal"/>
      <w:pStyle w:val="453"/>
      <w:suff w:val="nothing"/>
      <w:lvlText w:val="%1.%2.%3.%4.%5　"/>
      <w:lvlJc w:val="left"/>
      <w:pPr>
        <w:ind w:left="0" w:firstLine="0"/>
      </w:pPr>
      <w:rPr>
        <w:rFonts w:hint="eastAsia" w:ascii="黑体" w:hAnsi="Times New Roman" w:eastAsia="黑体"/>
        <w:b/>
        <w:i w:val="0"/>
        <w:sz w:val="21"/>
      </w:rPr>
    </w:lvl>
    <w:lvl w:ilvl="5" w:tentative="0">
      <w:start w:val="1"/>
      <w:numFmt w:val="decimal"/>
      <w:pStyle w:val="469"/>
      <w:suff w:val="nothing"/>
      <w:lvlText w:val="%1.%2.%3.%4.%5.%6　"/>
      <w:lvlJc w:val="left"/>
      <w:pPr>
        <w:ind w:left="0" w:firstLine="0"/>
      </w:pPr>
      <w:rPr>
        <w:rFonts w:hint="eastAsia" w:ascii="黑体" w:hAnsi="Times New Roman" w:eastAsia="黑体"/>
        <w:b/>
        <w:i w:val="0"/>
        <w:sz w:val="21"/>
      </w:rPr>
    </w:lvl>
    <w:lvl w:ilvl="6" w:tentative="0">
      <w:start w:val="1"/>
      <w:numFmt w:val="decimal"/>
      <w:pStyle w:val="484"/>
      <w:suff w:val="nothing"/>
      <w:lvlText w:val="%1.%2.%3.%4.%5.%6.%7　"/>
      <w:lvlJc w:val="left"/>
      <w:pPr>
        <w:ind w:left="0" w:firstLine="0"/>
      </w:pPr>
      <w:rPr>
        <w:rFonts w:hint="eastAsia" w:ascii="黑体" w:hAnsi="Times New Roman" w:eastAsia="黑体"/>
        <w:b/>
        <w:i w:val="0"/>
        <w:sz w:val="21"/>
      </w:rPr>
    </w:lvl>
    <w:lvl w:ilvl="7" w:tentative="0">
      <w:start w:val="1"/>
      <w:numFmt w:val="none"/>
      <w:lvlRestart w:val="1"/>
      <w:lvlText w:val="表 %1."/>
      <w:lvlJc w:val="left"/>
      <w:pPr>
        <w:tabs>
          <w:tab w:val="left" w:pos="720"/>
        </w:tabs>
        <w:ind w:left="0" w:firstLine="0"/>
      </w:pPr>
      <w:rPr>
        <w:rFonts w:hint="eastAsia" w:ascii="黑体" w:eastAsia="黑体"/>
        <w:b/>
        <w:i w:val="0"/>
        <w:sz w:val="20"/>
      </w:rPr>
    </w:lvl>
    <w:lvl w:ilvl="8" w:tentative="0">
      <w:start w:val="1"/>
      <w:numFmt w:val="none"/>
      <w:lvlRestart w:val="1"/>
      <w:lvlText w:val="图 %1."/>
      <w:lvlJc w:val="left"/>
      <w:pPr>
        <w:tabs>
          <w:tab w:val="left" w:pos="720"/>
        </w:tabs>
        <w:ind w:left="0" w:firstLine="0"/>
      </w:pPr>
      <w:rPr>
        <w:rFonts w:hint="eastAsia" w:ascii="黑体" w:eastAsia="黑体"/>
        <w:b/>
        <w:i w:val="0"/>
        <w:sz w:val="20"/>
      </w:rPr>
    </w:lvl>
  </w:abstractNum>
  <w:abstractNum w:abstractNumId="41">
    <w:nsid w:val="6CEA2025"/>
    <w:multiLevelType w:val="multilevel"/>
    <w:tmpl w:val="6CEA2025"/>
    <w:lvl w:ilvl="0" w:tentative="0">
      <w:start w:val="1"/>
      <w:numFmt w:val="decimal"/>
      <w:pStyle w:val="316"/>
      <w:lvlText w:val="3.%1"/>
      <w:lvlJc w:val="left"/>
      <w:pPr>
        <w:tabs>
          <w:tab w:val="left" w:pos="357"/>
        </w:tabs>
        <w:ind w:left="0" w:firstLine="0"/>
      </w:pPr>
      <w:rPr>
        <w:rFonts w:hint="eastAsia" w:ascii="黑体" w:eastAsia="黑体"/>
        <w:b/>
        <w:i w:val="0"/>
        <w:sz w:val="20"/>
      </w:rPr>
    </w:lvl>
    <w:lvl w:ilvl="1" w:tentative="0">
      <w:start w:val="1"/>
      <w:numFmt w:val="decimal"/>
      <w:pStyle w:val="315"/>
      <w:lvlText w:val="3.%1.%2"/>
      <w:lvlJc w:val="left"/>
      <w:pPr>
        <w:tabs>
          <w:tab w:val="left" w:pos="720"/>
        </w:tabs>
        <w:ind w:left="0" w:firstLine="0"/>
      </w:pPr>
      <w:rPr>
        <w:rFonts w:hint="eastAsia" w:ascii="黑体" w:eastAsia="黑体"/>
        <w:b/>
        <w:i w:val="0"/>
        <w:sz w:val="20"/>
      </w:rPr>
    </w:lvl>
    <w:lvl w:ilvl="2" w:tentative="0">
      <w:start w:val="1"/>
      <w:numFmt w:val="decimal"/>
      <w:pStyle w:val="350"/>
      <w:lvlText w:val="3.%1.%2.%3"/>
      <w:lvlJc w:val="left"/>
      <w:pPr>
        <w:tabs>
          <w:tab w:val="left" w:pos="720"/>
        </w:tabs>
        <w:ind w:left="0" w:firstLine="0"/>
      </w:pPr>
      <w:rPr>
        <w:rFonts w:hint="eastAsia" w:ascii="黑体" w:eastAsia="黑体"/>
        <w:b/>
        <w:i w:val="0"/>
        <w:sz w:val="20"/>
      </w:rPr>
    </w:lvl>
    <w:lvl w:ilvl="3" w:tentative="0">
      <w:start w:val="1"/>
      <w:numFmt w:val="decimal"/>
      <w:pStyle w:val="458"/>
      <w:lvlText w:val="3.%1.%2.%3.%4"/>
      <w:lvlJc w:val="left"/>
      <w:pPr>
        <w:tabs>
          <w:tab w:val="left" w:pos="1077"/>
        </w:tabs>
        <w:ind w:left="0" w:firstLine="0"/>
      </w:pPr>
      <w:rPr>
        <w:rFonts w:hint="eastAsia" w:ascii="黑体" w:eastAsia="黑体"/>
        <w:b/>
        <w:i w:val="0"/>
        <w:sz w:val="20"/>
      </w:rPr>
    </w:lvl>
    <w:lvl w:ilvl="4" w:tentative="0">
      <w:start w:val="1"/>
      <w:numFmt w:val="decimal"/>
      <w:pStyle w:val="341"/>
      <w:lvlText w:val="3.%1.%2.%3.%4.%5"/>
      <w:lvlJc w:val="left"/>
      <w:pPr>
        <w:tabs>
          <w:tab w:val="left" w:pos="1440"/>
        </w:tabs>
        <w:ind w:left="0" w:firstLine="0"/>
      </w:pPr>
      <w:rPr>
        <w:rFonts w:hint="eastAsia" w:ascii="黑体" w:eastAsia="黑体"/>
        <w:b/>
        <w:i w:val="0"/>
        <w:sz w:val="20"/>
      </w:rPr>
    </w:lvl>
    <w:lvl w:ilvl="5" w:tentative="0">
      <w:start w:val="1"/>
      <w:numFmt w:val="decimal"/>
      <w:lvlText w:val="%1.%2.%3.%4.%5.%6"/>
      <w:lvlJc w:val="left"/>
      <w:pPr>
        <w:tabs>
          <w:tab w:val="left" w:pos="3566"/>
        </w:tabs>
        <w:ind w:left="3260" w:hanging="1134"/>
      </w:pPr>
      <w:rPr>
        <w:rFonts w:hint="eastAsia"/>
        <w:b/>
        <w:i w:val="0"/>
        <w:sz w:val="21"/>
      </w:rPr>
    </w:lvl>
    <w:lvl w:ilvl="6" w:tentative="0">
      <w:start w:val="1"/>
      <w:numFmt w:val="decimal"/>
      <w:lvlText w:val="%1.%2.%3.%4.%5.%6.%7"/>
      <w:lvlJc w:val="left"/>
      <w:pPr>
        <w:tabs>
          <w:tab w:val="left" w:pos="3991"/>
        </w:tabs>
        <w:ind w:left="3827" w:hanging="1276"/>
      </w:pPr>
      <w:rPr>
        <w:rFonts w:hint="eastAsia"/>
        <w:b/>
        <w:i w:val="0"/>
        <w:sz w:val="21"/>
      </w:rPr>
    </w:lvl>
    <w:lvl w:ilvl="7" w:tentative="0">
      <w:start w:val="1"/>
      <w:numFmt w:val="decimal"/>
      <w:lvlText w:val="%1.%2.%3.%4.%5.%6.%7.%8"/>
      <w:lvlJc w:val="left"/>
      <w:pPr>
        <w:tabs>
          <w:tab w:val="left" w:pos="4776"/>
        </w:tabs>
        <w:ind w:left="4394" w:hanging="1418"/>
      </w:pPr>
      <w:rPr>
        <w:rFonts w:hint="eastAsia"/>
        <w:b/>
        <w:i w:val="0"/>
        <w:sz w:val="21"/>
      </w:rPr>
    </w:lvl>
    <w:lvl w:ilvl="8" w:tentative="0">
      <w:start w:val="1"/>
      <w:numFmt w:val="decimal"/>
      <w:lvlText w:val="%1.%2.%3.%4.%5.%6.%7.%8.%9"/>
      <w:lvlJc w:val="left"/>
      <w:pPr>
        <w:tabs>
          <w:tab w:val="left" w:pos="5202"/>
        </w:tabs>
        <w:ind w:left="5102" w:hanging="1700"/>
      </w:pPr>
      <w:rPr>
        <w:rFonts w:hint="eastAsia"/>
        <w:b/>
        <w:i w:val="0"/>
        <w:sz w:val="21"/>
      </w:rPr>
    </w:lvl>
  </w:abstractNum>
  <w:abstractNum w:abstractNumId="42">
    <w:nsid w:val="6DBF04F4"/>
    <w:multiLevelType w:val="multilevel"/>
    <w:tmpl w:val="6DBF04F4"/>
    <w:lvl w:ilvl="0" w:tentative="0">
      <w:start w:val="1"/>
      <w:numFmt w:val="none"/>
      <w:pStyle w:val="300"/>
      <w:lvlText w:val="%1注："/>
      <w:lvlJc w:val="left"/>
      <w:pPr>
        <w:tabs>
          <w:tab w:val="left" w:pos="1140"/>
        </w:tabs>
        <w:ind w:left="840" w:hanging="42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3">
    <w:nsid w:val="763A6836"/>
    <w:multiLevelType w:val="multilevel"/>
    <w:tmpl w:val="763A6836"/>
    <w:lvl w:ilvl="0" w:tentative="0">
      <w:start w:val="1"/>
      <w:numFmt w:val="none"/>
      <w:suff w:val="nothing"/>
      <w:lvlText w:val=""/>
      <w:lvlJc w:val="left"/>
      <w:pPr>
        <w:ind w:left="0" w:firstLine="0"/>
      </w:pPr>
      <w:rPr>
        <w:rFonts w:hint="eastAsia" w:ascii="黑体" w:hAnsi="Times New Roman" w:eastAsia="黑体"/>
        <w:b/>
        <w:i w:val="0"/>
        <w:sz w:val="28"/>
      </w:rPr>
    </w:lvl>
    <w:lvl w:ilvl="1" w:tentative="0">
      <w:start w:val="1"/>
      <w:numFmt w:val="decimal"/>
      <w:pStyle w:val="257"/>
      <w:suff w:val="nothing"/>
      <w:lvlText w:val="%1%2 "/>
      <w:lvlJc w:val="left"/>
      <w:pPr>
        <w:ind w:left="0" w:firstLine="0"/>
      </w:pPr>
      <w:rPr>
        <w:rFonts w:hint="eastAsia" w:ascii="黑体" w:hAnsi="Times New Roman" w:eastAsia="黑体"/>
        <w:b/>
        <w:i w:val="0"/>
        <w:sz w:val="28"/>
      </w:rPr>
    </w:lvl>
    <w:lvl w:ilvl="2" w:tentative="0">
      <w:start w:val="1"/>
      <w:numFmt w:val="decimal"/>
      <w:pStyle w:val="256"/>
      <w:suff w:val="nothing"/>
      <w:lvlText w:val="%1%2.%3　"/>
      <w:lvlJc w:val="left"/>
      <w:pPr>
        <w:ind w:left="0" w:firstLine="0"/>
      </w:pPr>
      <w:rPr>
        <w:rFonts w:hint="eastAsia" w:ascii="黑体" w:hAnsi="Times New Roman" w:eastAsia="黑体"/>
        <w:b/>
        <w:i w:val="0"/>
        <w:sz w:val="21"/>
      </w:rPr>
    </w:lvl>
    <w:lvl w:ilvl="3" w:tentative="0">
      <w:start w:val="1"/>
      <w:numFmt w:val="decimal"/>
      <w:pStyle w:val="323"/>
      <w:suff w:val="nothing"/>
      <w:lvlText w:val="%1%2.%3.%4　"/>
      <w:lvlJc w:val="left"/>
      <w:pPr>
        <w:ind w:left="0" w:firstLine="0"/>
      </w:pPr>
      <w:rPr>
        <w:rFonts w:hint="eastAsia" w:ascii="黑体" w:hAnsi="Times New Roman" w:eastAsia="黑体"/>
        <w:b/>
        <w:i w:val="0"/>
        <w:sz w:val="21"/>
      </w:rPr>
    </w:lvl>
    <w:lvl w:ilvl="4" w:tentative="0">
      <w:start w:val="1"/>
      <w:numFmt w:val="decimal"/>
      <w:pStyle w:val="428"/>
      <w:suff w:val="nothing"/>
      <w:lvlText w:val="表%1%2.%3.%4-%5 "/>
      <w:lvlJc w:val="left"/>
      <w:pPr>
        <w:ind w:left="0" w:firstLine="0"/>
      </w:pPr>
      <w:rPr>
        <w:rFonts w:hint="eastAsia" w:ascii="黑体" w:hAnsi="Times New Roman" w:eastAsia="黑体"/>
        <w:b/>
        <w:i w:val="0"/>
        <w:sz w:val="21"/>
      </w:rPr>
    </w:lvl>
    <w:lvl w:ilvl="5" w:tentative="0">
      <w:start w:val="1"/>
      <w:numFmt w:val="decimal"/>
      <w:lvlRestart w:val="4"/>
      <w:pStyle w:val="384"/>
      <w:suff w:val="nothing"/>
      <w:lvlText w:val="%1图%2.%3.%4-%6 "/>
      <w:lvlJc w:val="left"/>
      <w:pPr>
        <w:ind w:left="0" w:firstLine="0"/>
      </w:pPr>
      <w:rPr>
        <w:rFonts w:hint="eastAsia" w:ascii="黑体" w:hAnsi="Times New Roman" w:eastAsia="黑体"/>
        <w:b/>
        <w:i w:val="0"/>
        <w:sz w:val="21"/>
      </w:rPr>
    </w:lvl>
    <w:lvl w:ilvl="6" w:tentative="0">
      <w:start w:val="1"/>
      <w:numFmt w:val="decimal"/>
      <w:lvlRestart w:val="4"/>
      <w:pStyle w:val="322"/>
      <w:suff w:val="nothing"/>
      <w:lvlText w:val="(%2.%3.%4-%7)"/>
      <w:lvlJc w:val="center"/>
      <w:pPr>
        <w:ind w:left="288" w:firstLine="288"/>
      </w:pPr>
      <w:rPr>
        <w:rFonts w:hint="eastAsia" w:ascii="黑体" w:hAnsi="Times New Roman" w:eastAsia="黑体"/>
        <w:b/>
        <w:i w:val="0"/>
        <w:sz w:val="21"/>
      </w:rPr>
    </w:lvl>
    <w:lvl w:ilvl="7" w:tentative="0">
      <w:start w:val="1"/>
      <w:numFmt w:val="decimal"/>
      <w:lvlRestart w:val="2"/>
      <w:pStyle w:val="423"/>
      <w:lvlText w:val="    %1%8"/>
      <w:lvlJc w:val="left"/>
      <w:pPr>
        <w:tabs>
          <w:tab w:val="left" w:pos="720"/>
        </w:tabs>
        <w:ind w:left="0" w:firstLine="0"/>
      </w:pPr>
      <w:rPr>
        <w:rFonts w:hint="eastAsia" w:ascii="黑体" w:eastAsia="黑体"/>
        <w:b/>
        <w:i w:val="0"/>
        <w:sz w:val="21"/>
      </w:rPr>
    </w:lvl>
    <w:lvl w:ilvl="8" w:tentative="0">
      <w:start w:val="1"/>
      <w:numFmt w:val="decimal"/>
      <w:lvlRestart w:val="2"/>
      <w:pStyle w:val="431"/>
      <w:lvlText w:val="%2.0.%9"/>
      <w:lvlJc w:val="left"/>
      <w:pPr>
        <w:tabs>
          <w:tab w:val="left" w:pos="720"/>
        </w:tabs>
        <w:ind w:left="0" w:firstLine="0"/>
      </w:pPr>
      <w:rPr>
        <w:rFonts w:hint="eastAsia" w:ascii="黑体" w:hAnsi="华文细黑" w:eastAsia="黑体"/>
        <w:b/>
        <w:i w:val="0"/>
        <w:sz w:val="21"/>
      </w:rPr>
    </w:lvl>
  </w:abstractNum>
  <w:abstractNum w:abstractNumId="44">
    <w:nsid w:val="76474363"/>
    <w:multiLevelType w:val="multilevel"/>
    <w:tmpl w:val="76474363"/>
    <w:lvl w:ilvl="0" w:tentative="0">
      <w:start w:val="1"/>
      <w:numFmt w:val="decimal"/>
      <w:lvlText w:val="%1)"/>
      <w:lvlJc w:val="left"/>
      <w:pPr>
        <w:tabs>
          <w:tab w:val="left" w:pos="900"/>
        </w:tabs>
        <w:ind w:left="900" w:hanging="420"/>
      </w:pPr>
    </w:lvl>
    <w:lvl w:ilvl="1" w:tentative="0">
      <w:start w:val="1"/>
      <w:numFmt w:val="bullet"/>
      <w:pStyle w:val="432"/>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960"/>
        </w:tabs>
        <w:ind w:left="96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5">
    <w:nsid w:val="76933334"/>
    <w:multiLevelType w:val="multilevel"/>
    <w:tmpl w:val="76933334"/>
    <w:lvl w:ilvl="0" w:tentative="0">
      <w:start w:val="1"/>
      <w:numFmt w:val="none"/>
      <w:pStyle w:val="354"/>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21"/>
  </w:num>
  <w:num w:numId="4">
    <w:abstractNumId w:val="22"/>
  </w:num>
  <w:num w:numId="5">
    <w:abstractNumId w:val="33"/>
  </w:num>
  <w:num w:numId="6">
    <w:abstractNumId w:val="39"/>
  </w:num>
  <w:num w:numId="7">
    <w:abstractNumId w:val="20"/>
  </w:num>
  <w:num w:numId="8">
    <w:abstractNumId w:val="36"/>
  </w:num>
  <w:num w:numId="9">
    <w:abstractNumId w:val="35"/>
  </w:num>
  <w:num w:numId="10">
    <w:abstractNumId w:val="43"/>
  </w:num>
  <w:num w:numId="11">
    <w:abstractNumId w:val="10"/>
  </w:num>
  <w:num w:numId="12">
    <w:abstractNumId w:val="6"/>
  </w:num>
  <w:num w:numId="13">
    <w:abstractNumId w:val="19"/>
  </w:num>
  <w:num w:numId="14">
    <w:abstractNumId w:val="40"/>
  </w:num>
  <w:num w:numId="15">
    <w:abstractNumId w:val="38"/>
  </w:num>
  <w:num w:numId="16">
    <w:abstractNumId w:val="9"/>
  </w:num>
  <w:num w:numId="17">
    <w:abstractNumId w:val="37"/>
  </w:num>
  <w:num w:numId="18">
    <w:abstractNumId w:val="3"/>
  </w:num>
  <w:num w:numId="19">
    <w:abstractNumId w:val="30"/>
  </w:num>
  <w:num w:numId="20">
    <w:abstractNumId w:val="5"/>
  </w:num>
  <w:num w:numId="21">
    <w:abstractNumId w:val="42"/>
  </w:num>
  <w:num w:numId="22">
    <w:abstractNumId w:val="8"/>
  </w:num>
  <w:num w:numId="23">
    <w:abstractNumId w:val="34"/>
  </w:num>
  <w:num w:numId="24">
    <w:abstractNumId w:val="12"/>
  </w:num>
  <w:num w:numId="25">
    <w:abstractNumId w:val="25"/>
  </w:num>
  <w:num w:numId="26">
    <w:abstractNumId w:val="41"/>
  </w:num>
  <w:num w:numId="27">
    <w:abstractNumId w:val="7"/>
  </w:num>
  <w:num w:numId="28">
    <w:abstractNumId w:val="31"/>
  </w:num>
  <w:num w:numId="29">
    <w:abstractNumId w:val="26"/>
  </w:num>
  <w:num w:numId="30">
    <w:abstractNumId w:val="45"/>
  </w:num>
  <w:num w:numId="31">
    <w:abstractNumId w:val="11"/>
  </w:num>
  <w:num w:numId="32">
    <w:abstractNumId w:val="24"/>
  </w:num>
  <w:num w:numId="33">
    <w:abstractNumId w:val="23"/>
  </w:num>
  <w:num w:numId="34">
    <w:abstractNumId w:val="14"/>
  </w:num>
  <w:num w:numId="35">
    <w:abstractNumId w:val="17"/>
  </w:num>
  <w:num w:numId="36">
    <w:abstractNumId w:val="18"/>
  </w:num>
  <w:num w:numId="37">
    <w:abstractNumId w:val="28"/>
  </w:num>
  <w:num w:numId="38">
    <w:abstractNumId w:val="27"/>
  </w:num>
  <w:num w:numId="39">
    <w:abstractNumId w:val="44"/>
  </w:num>
  <w:num w:numId="40">
    <w:abstractNumId w:val="29"/>
  </w:num>
  <w:num w:numId="41">
    <w:abstractNumId w:val="4"/>
  </w:num>
  <w:num w:numId="42">
    <w:abstractNumId w:val="15"/>
  </w:num>
  <w:num w:numId="43">
    <w:abstractNumId w:val="32"/>
  </w:num>
  <w:num w:numId="44">
    <w:abstractNumId w:val="16"/>
  </w:num>
  <w:num w:numId="45">
    <w:abstractNumId w:val="13"/>
  </w:num>
  <w:num w:numId="4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轶">
    <w15:presenceInfo w15:providerId="None" w15:userId="王轶"/>
  </w15:person>
  <w15:person w15:author="黄博阳">
    <w15:presenceInfo w15:providerId="None" w15:userId="黄博阳"/>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dit="forms" w:enforcement="0"/>
  <w:defaultTabStop w:val="420"/>
  <w:evenAndOddHeaders w:val="1"/>
  <w:drawingGridHorizontalSpacing w:val="105"/>
  <w:drawingGridVerticalSpacing w:val="156"/>
  <w:displayHorizontalDrawingGridEvery w:val="2"/>
  <w:displayVerticalDrawingGridEvery w:val="2"/>
  <w:noPunctuationKerning w:val="1"/>
  <w:characterSpacingControl w:val="compressPunctuation"/>
  <w:doNotValidateAgainstSchema/>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QwYTcxNzE0ODk2NmUxMmMyMjE3NWY0MTBkZmYwYjEifQ=="/>
  </w:docVars>
  <w:rsids>
    <w:rsidRoot w:val="002716E3"/>
    <w:rsid w:val="00001C7C"/>
    <w:rsid w:val="00003377"/>
    <w:rsid w:val="00005663"/>
    <w:rsid w:val="00007C0E"/>
    <w:rsid w:val="00012DF5"/>
    <w:rsid w:val="00017191"/>
    <w:rsid w:val="000202FB"/>
    <w:rsid w:val="00024DC4"/>
    <w:rsid w:val="0002589B"/>
    <w:rsid w:val="00031FF2"/>
    <w:rsid w:val="00037FF2"/>
    <w:rsid w:val="000518FA"/>
    <w:rsid w:val="00054B0C"/>
    <w:rsid w:val="0006156E"/>
    <w:rsid w:val="000632B3"/>
    <w:rsid w:val="00074A51"/>
    <w:rsid w:val="0007554B"/>
    <w:rsid w:val="00076E22"/>
    <w:rsid w:val="000772A4"/>
    <w:rsid w:val="00082B9B"/>
    <w:rsid w:val="00085109"/>
    <w:rsid w:val="00092F2E"/>
    <w:rsid w:val="00093C29"/>
    <w:rsid w:val="0009448F"/>
    <w:rsid w:val="000B47B1"/>
    <w:rsid w:val="000B62AE"/>
    <w:rsid w:val="000C5E47"/>
    <w:rsid w:val="000C6D8B"/>
    <w:rsid w:val="000C6F5D"/>
    <w:rsid w:val="000C73E3"/>
    <w:rsid w:val="000D1016"/>
    <w:rsid w:val="000D1BAF"/>
    <w:rsid w:val="000D2981"/>
    <w:rsid w:val="000D3429"/>
    <w:rsid w:val="000D4AC3"/>
    <w:rsid w:val="000D53F9"/>
    <w:rsid w:val="000D5A94"/>
    <w:rsid w:val="000E58F4"/>
    <w:rsid w:val="000F17D8"/>
    <w:rsid w:val="000F4569"/>
    <w:rsid w:val="000F5E41"/>
    <w:rsid w:val="00100492"/>
    <w:rsid w:val="00104360"/>
    <w:rsid w:val="00110DBD"/>
    <w:rsid w:val="00112982"/>
    <w:rsid w:val="00113A7B"/>
    <w:rsid w:val="00124C57"/>
    <w:rsid w:val="00127AE6"/>
    <w:rsid w:val="001301E3"/>
    <w:rsid w:val="001307A5"/>
    <w:rsid w:val="00131453"/>
    <w:rsid w:val="00134999"/>
    <w:rsid w:val="00135F2C"/>
    <w:rsid w:val="00136741"/>
    <w:rsid w:val="0013748B"/>
    <w:rsid w:val="001426AA"/>
    <w:rsid w:val="00147BBD"/>
    <w:rsid w:val="00157E53"/>
    <w:rsid w:val="001614B0"/>
    <w:rsid w:val="00161ABD"/>
    <w:rsid w:val="00162E63"/>
    <w:rsid w:val="00164C40"/>
    <w:rsid w:val="00167599"/>
    <w:rsid w:val="00171323"/>
    <w:rsid w:val="00171F24"/>
    <w:rsid w:val="00173724"/>
    <w:rsid w:val="001765F7"/>
    <w:rsid w:val="00182887"/>
    <w:rsid w:val="0019738E"/>
    <w:rsid w:val="001A665B"/>
    <w:rsid w:val="001B0518"/>
    <w:rsid w:val="001B0961"/>
    <w:rsid w:val="001B2946"/>
    <w:rsid w:val="001B4CB9"/>
    <w:rsid w:val="001B7B36"/>
    <w:rsid w:val="001C155F"/>
    <w:rsid w:val="001C2630"/>
    <w:rsid w:val="001C7745"/>
    <w:rsid w:val="001D2252"/>
    <w:rsid w:val="001D720E"/>
    <w:rsid w:val="001E1985"/>
    <w:rsid w:val="001E1BD8"/>
    <w:rsid w:val="001E3870"/>
    <w:rsid w:val="001E586F"/>
    <w:rsid w:val="001E7AF6"/>
    <w:rsid w:val="001E7E55"/>
    <w:rsid w:val="001F1816"/>
    <w:rsid w:val="001F3C46"/>
    <w:rsid w:val="001F4005"/>
    <w:rsid w:val="00205FE2"/>
    <w:rsid w:val="002113A2"/>
    <w:rsid w:val="00211AFD"/>
    <w:rsid w:val="00214E0E"/>
    <w:rsid w:val="00215A34"/>
    <w:rsid w:val="00223FC9"/>
    <w:rsid w:val="0022471F"/>
    <w:rsid w:val="0022623C"/>
    <w:rsid w:val="00226C89"/>
    <w:rsid w:val="0023001E"/>
    <w:rsid w:val="0023498A"/>
    <w:rsid w:val="00235A95"/>
    <w:rsid w:val="002424F0"/>
    <w:rsid w:val="00246CD6"/>
    <w:rsid w:val="00257015"/>
    <w:rsid w:val="00263DD9"/>
    <w:rsid w:val="00263FAF"/>
    <w:rsid w:val="0026508C"/>
    <w:rsid w:val="002672AE"/>
    <w:rsid w:val="00267846"/>
    <w:rsid w:val="002707B0"/>
    <w:rsid w:val="002716E3"/>
    <w:rsid w:val="00273633"/>
    <w:rsid w:val="00273748"/>
    <w:rsid w:val="00276D85"/>
    <w:rsid w:val="00277985"/>
    <w:rsid w:val="00277B27"/>
    <w:rsid w:val="00280ACC"/>
    <w:rsid w:val="002838BB"/>
    <w:rsid w:val="00292D86"/>
    <w:rsid w:val="002944FE"/>
    <w:rsid w:val="00295C12"/>
    <w:rsid w:val="00295D2E"/>
    <w:rsid w:val="002A07C4"/>
    <w:rsid w:val="002A3E6C"/>
    <w:rsid w:val="002B1897"/>
    <w:rsid w:val="002B1A0F"/>
    <w:rsid w:val="002B3970"/>
    <w:rsid w:val="002B592C"/>
    <w:rsid w:val="002C3AAB"/>
    <w:rsid w:val="002C6A5A"/>
    <w:rsid w:val="002C77A4"/>
    <w:rsid w:val="002D4987"/>
    <w:rsid w:val="002D766E"/>
    <w:rsid w:val="002F05D4"/>
    <w:rsid w:val="002F6BBE"/>
    <w:rsid w:val="003016B4"/>
    <w:rsid w:val="00301F7E"/>
    <w:rsid w:val="00312DD5"/>
    <w:rsid w:val="0031501D"/>
    <w:rsid w:val="00315EDF"/>
    <w:rsid w:val="00317503"/>
    <w:rsid w:val="003236DD"/>
    <w:rsid w:val="0032582C"/>
    <w:rsid w:val="00332A6C"/>
    <w:rsid w:val="00333D2C"/>
    <w:rsid w:val="00334032"/>
    <w:rsid w:val="00334047"/>
    <w:rsid w:val="00340661"/>
    <w:rsid w:val="003424FC"/>
    <w:rsid w:val="003462C8"/>
    <w:rsid w:val="003509FD"/>
    <w:rsid w:val="003524C2"/>
    <w:rsid w:val="00353082"/>
    <w:rsid w:val="00353C20"/>
    <w:rsid w:val="00355288"/>
    <w:rsid w:val="00362B1D"/>
    <w:rsid w:val="00370568"/>
    <w:rsid w:val="003778BC"/>
    <w:rsid w:val="00382666"/>
    <w:rsid w:val="00382C9F"/>
    <w:rsid w:val="003831DF"/>
    <w:rsid w:val="00384BEC"/>
    <w:rsid w:val="0039563A"/>
    <w:rsid w:val="003964B2"/>
    <w:rsid w:val="003A221F"/>
    <w:rsid w:val="003A67E2"/>
    <w:rsid w:val="003B183A"/>
    <w:rsid w:val="003B7131"/>
    <w:rsid w:val="003C0354"/>
    <w:rsid w:val="003C6C51"/>
    <w:rsid w:val="003D4D42"/>
    <w:rsid w:val="003D6A65"/>
    <w:rsid w:val="003E75C2"/>
    <w:rsid w:val="003F0897"/>
    <w:rsid w:val="003F08FC"/>
    <w:rsid w:val="003F72AB"/>
    <w:rsid w:val="0040179E"/>
    <w:rsid w:val="004039F5"/>
    <w:rsid w:val="0041194E"/>
    <w:rsid w:val="00413010"/>
    <w:rsid w:val="00417B3D"/>
    <w:rsid w:val="0042221C"/>
    <w:rsid w:val="004246E5"/>
    <w:rsid w:val="00425315"/>
    <w:rsid w:val="004325B1"/>
    <w:rsid w:val="0043328B"/>
    <w:rsid w:val="00433AB3"/>
    <w:rsid w:val="0043437A"/>
    <w:rsid w:val="00434506"/>
    <w:rsid w:val="0043650D"/>
    <w:rsid w:val="00436A16"/>
    <w:rsid w:val="00437F12"/>
    <w:rsid w:val="00442E66"/>
    <w:rsid w:val="00452A23"/>
    <w:rsid w:val="00461676"/>
    <w:rsid w:val="00461A5F"/>
    <w:rsid w:val="00462CDD"/>
    <w:rsid w:val="00464353"/>
    <w:rsid w:val="00467E82"/>
    <w:rsid w:val="0047493C"/>
    <w:rsid w:val="00480445"/>
    <w:rsid w:val="00485588"/>
    <w:rsid w:val="00487E8A"/>
    <w:rsid w:val="004A1E8D"/>
    <w:rsid w:val="004A545B"/>
    <w:rsid w:val="004A7E79"/>
    <w:rsid w:val="004B1A38"/>
    <w:rsid w:val="004B6D6A"/>
    <w:rsid w:val="004C3AF7"/>
    <w:rsid w:val="004C6BD3"/>
    <w:rsid w:val="004D0512"/>
    <w:rsid w:val="004D3CB9"/>
    <w:rsid w:val="004D69F7"/>
    <w:rsid w:val="004E72E9"/>
    <w:rsid w:val="004E7FB4"/>
    <w:rsid w:val="004F2857"/>
    <w:rsid w:val="004F7240"/>
    <w:rsid w:val="00503B93"/>
    <w:rsid w:val="005211EB"/>
    <w:rsid w:val="0052738B"/>
    <w:rsid w:val="00530AF8"/>
    <w:rsid w:val="0053479B"/>
    <w:rsid w:val="00534A1E"/>
    <w:rsid w:val="00540DEC"/>
    <w:rsid w:val="00541174"/>
    <w:rsid w:val="00547C8D"/>
    <w:rsid w:val="00547E06"/>
    <w:rsid w:val="005547A9"/>
    <w:rsid w:val="00555335"/>
    <w:rsid w:val="0055687D"/>
    <w:rsid w:val="005610AB"/>
    <w:rsid w:val="005610F7"/>
    <w:rsid w:val="00563099"/>
    <w:rsid w:val="005709C0"/>
    <w:rsid w:val="00581A20"/>
    <w:rsid w:val="005869F6"/>
    <w:rsid w:val="0059503F"/>
    <w:rsid w:val="00597630"/>
    <w:rsid w:val="00597A91"/>
    <w:rsid w:val="005A0E91"/>
    <w:rsid w:val="005A1D87"/>
    <w:rsid w:val="005A2F1A"/>
    <w:rsid w:val="005B5047"/>
    <w:rsid w:val="005B71C5"/>
    <w:rsid w:val="005B77A8"/>
    <w:rsid w:val="005C23A5"/>
    <w:rsid w:val="005C2CD5"/>
    <w:rsid w:val="005C2D2F"/>
    <w:rsid w:val="005C3DDB"/>
    <w:rsid w:val="005C3E26"/>
    <w:rsid w:val="005C5E26"/>
    <w:rsid w:val="005D11F0"/>
    <w:rsid w:val="005D1F03"/>
    <w:rsid w:val="005D6049"/>
    <w:rsid w:val="005E2F9B"/>
    <w:rsid w:val="005E7EBE"/>
    <w:rsid w:val="005F219C"/>
    <w:rsid w:val="005F2FE2"/>
    <w:rsid w:val="005F5319"/>
    <w:rsid w:val="005F7422"/>
    <w:rsid w:val="00606D56"/>
    <w:rsid w:val="006073DB"/>
    <w:rsid w:val="006125B0"/>
    <w:rsid w:val="0061261D"/>
    <w:rsid w:val="00622DDC"/>
    <w:rsid w:val="00627387"/>
    <w:rsid w:val="00627CA1"/>
    <w:rsid w:val="006305EC"/>
    <w:rsid w:val="00630A54"/>
    <w:rsid w:val="00644A3A"/>
    <w:rsid w:val="006462AC"/>
    <w:rsid w:val="00647EFE"/>
    <w:rsid w:val="00650145"/>
    <w:rsid w:val="00652B92"/>
    <w:rsid w:val="00662AE3"/>
    <w:rsid w:val="006666DF"/>
    <w:rsid w:val="00672621"/>
    <w:rsid w:val="0067285B"/>
    <w:rsid w:val="00677A5B"/>
    <w:rsid w:val="00681F65"/>
    <w:rsid w:val="00684ED6"/>
    <w:rsid w:val="00691C43"/>
    <w:rsid w:val="00693B6A"/>
    <w:rsid w:val="00694CBA"/>
    <w:rsid w:val="006A736B"/>
    <w:rsid w:val="006A7A40"/>
    <w:rsid w:val="006A7E8C"/>
    <w:rsid w:val="006B2C74"/>
    <w:rsid w:val="006B34A8"/>
    <w:rsid w:val="006B3FD9"/>
    <w:rsid w:val="006C047B"/>
    <w:rsid w:val="006C04F8"/>
    <w:rsid w:val="006C262F"/>
    <w:rsid w:val="006C5DCF"/>
    <w:rsid w:val="006C60F7"/>
    <w:rsid w:val="006D04B1"/>
    <w:rsid w:val="006D2A8D"/>
    <w:rsid w:val="006D495C"/>
    <w:rsid w:val="006D5E79"/>
    <w:rsid w:val="006D6BB3"/>
    <w:rsid w:val="006E22CC"/>
    <w:rsid w:val="006E34F7"/>
    <w:rsid w:val="006F0F90"/>
    <w:rsid w:val="006F1911"/>
    <w:rsid w:val="006F2074"/>
    <w:rsid w:val="006F32F3"/>
    <w:rsid w:val="006F3402"/>
    <w:rsid w:val="006F4785"/>
    <w:rsid w:val="00703E1B"/>
    <w:rsid w:val="007131AE"/>
    <w:rsid w:val="007138D9"/>
    <w:rsid w:val="00714A99"/>
    <w:rsid w:val="00717448"/>
    <w:rsid w:val="00721710"/>
    <w:rsid w:val="00722B13"/>
    <w:rsid w:val="0072442A"/>
    <w:rsid w:val="00725F52"/>
    <w:rsid w:val="00733114"/>
    <w:rsid w:val="0074578A"/>
    <w:rsid w:val="00750CFB"/>
    <w:rsid w:val="007606B1"/>
    <w:rsid w:val="00761E0A"/>
    <w:rsid w:val="00764867"/>
    <w:rsid w:val="00770F77"/>
    <w:rsid w:val="00771CD8"/>
    <w:rsid w:val="00772738"/>
    <w:rsid w:val="00782169"/>
    <w:rsid w:val="00783C9B"/>
    <w:rsid w:val="00787BA0"/>
    <w:rsid w:val="00794A22"/>
    <w:rsid w:val="0079510A"/>
    <w:rsid w:val="00796145"/>
    <w:rsid w:val="007A289B"/>
    <w:rsid w:val="007A4B58"/>
    <w:rsid w:val="007B0434"/>
    <w:rsid w:val="007B17DA"/>
    <w:rsid w:val="007B1BEF"/>
    <w:rsid w:val="007B3025"/>
    <w:rsid w:val="007B5F8B"/>
    <w:rsid w:val="007C490D"/>
    <w:rsid w:val="007D1CF8"/>
    <w:rsid w:val="007D2E89"/>
    <w:rsid w:val="007D4972"/>
    <w:rsid w:val="007D55B5"/>
    <w:rsid w:val="007D6B35"/>
    <w:rsid w:val="007E6ED3"/>
    <w:rsid w:val="007F21B7"/>
    <w:rsid w:val="007F2F92"/>
    <w:rsid w:val="007F6F9D"/>
    <w:rsid w:val="00802E73"/>
    <w:rsid w:val="0080403B"/>
    <w:rsid w:val="008062F7"/>
    <w:rsid w:val="0080641C"/>
    <w:rsid w:val="00807596"/>
    <w:rsid w:val="0081131A"/>
    <w:rsid w:val="00812A7D"/>
    <w:rsid w:val="00813C03"/>
    <w:rsid w:val="00816334"/>
    <w:rsid w:val="00816ABB"/>
    <w:rsid w:val="00816C4C"/>
    <w:rsid w:val="00822C8B"/>
    <w:rsid w:val="00824710"/>
    <w:rsid w:val="008328A9"/>
    <w:rsid w:val="00832BF7"/>
    <w:rsid w:val="0083343D"/>
    <w:rsid w:val="008341C3"/>
    <w:rsid w:val="00841433"/>
    <w:rsid w:val="008444C2"/>
    <w:rsid w:val="00861931"/>
    <w:rsid w:val="00863AED"/>
    <w:rsid w:val="00872BD9"/>
    <w:rsid w:val="00877554"/>
    <w:rsid w:val="00877EB5"/>
    <w:rsid w:val="008810BE"/>
    <w:rsid w:val="00885BBE"/>
    <w:rsid w:val="00891148"/>
    <w:rsid w:val="0089658A"/>
    <w:rsid w:val="008A04FA"/>
    <w:rsid w:val="008A2720"/>
    <w:rsid w:val="008A5060"/>
    <w:rsid w:val="008A7560"/>
    <w:rsid w:val="008B0724"/>
    <w:rsid w:val="008B0941"/>
    <w:rsid w:val="008B7A7C"/>
    <w:rsid w:val="008B7BFB"/>
    <w:rsid w:val="008C5C09"/>
    <w:rsid w:val="008D4BE0"/>
    <w:rsid w:val="008D5B7D"/>
    <w:rsid w:val="008D6C36"/>
    <w:rsid w:val="008D6C99"/>
    <w:rsid w:val="008D76CC"/>
    <w:rsid w:val="008E1993"/>
    <w:rsid w:val="008E42C4"/>
    <w:rsid w:val="008E4458"/>
    <w:rsid w:val="008E796B"/>
    <w:rsid w:val="008F392E"/>
    <w:rsid w:val="008F3CEA"/>
    <w:rsid w:val="008F3EAE"/>
    <w:rsid w:val="00900662"/>
    <w:rsid w:val="00902631"/>
    <w:rsid w:val="00903447"/>
    <w:rsid w:val="00903719"/>
    <w:rsid w:val="0090550F"/>
    <w:rsid w:val="009110E4"/>
    <w:rsid w:val="00915CBC"/>
    <w:rsid w:val="00915E73"/>
    <w:rsid w:val="009205A8"/>
    <w:rsid w:val="00922440"/>
    <w:rsid w:val="0092574F"/>
    <w:rsid w:val="00925DFF"/>
    <w:rsid w:val="00925FE1"/>
    <w:rsid w:val="009274CD"/>
    <w:rsid w:val="00927B7D"/>
    <w:rsid w:val="00930191"/>
    <w:rsid w:val="009303B0"/>
    <w:rsid w:val="009317F6"/>
    <w:rsid w:val="00931E71"/>
    <w:rsid w:val="00935411"/>
    <w:rsid w:val="00937DA6"/>
    <w:rsid w:val="00945E0B"/>
    <w:rsid w:val="00950902"/>
    <w:rsid w:val="0095356C"/>
    <w:rsid w:val="0095765D"/>
    <w:rsid w:val="00961C5F"/>
    <w:rsid w:val="00964076"/>
    <w:rsid w:val="0096494D"/>
    <w:rsid w:val="00974655"/>
    <w:rsid w:val="009753BA"/>
    <w:rsid w:val="00976B97"/>
    <w:rsid w:val="00977B86"/>
    <w:rsid w:val="009843AC"/>
    <w:rsid w:val="00993372"/>
    <w:rsid w:val="00995F1E"/>
    <w:rsid w:val="009973A1"/>
    <w:rsid w:val="00997E33"/>
    <w:rsid w:val="009A0068"/>
    <w:rsid w:val="009A06D0"/>
    <w:rsid w:val="009B0CD0"/>
    <w:rsid w:val="009B13F5"/>
    <w:rsid w:val="009B1C66"/>
    <w:rsid w:val="009B26E4"/>
    <w:rsid w:val="009B418F"/>
    <w:rsid w:val="009B7C97"/>
    <w:rsid w:val="009C3CFE"/>
    <w:rsid w:val="009C702D"/>
    <w:rsid w:val="009C7520"/>
    <w:rsid w:val="009D2ACA"/>
    <w:rsid w:val="009E7173"/>
    <w:rsid w:val="009E7641"/>
    <w:rsid w:val="009F285F"/>
    <w:rsid w:val="009F731A"/>
    <w:rsid w:val="009F76EE"/>
    <w:rsid w:val="00A00EE4"/>
    <w:rsid w:val="00A0208B"/>
    <w:rsid w:val="00A031E2"/>
    <w:rsid w:val="00A05A8A"/>
    <w:rsid w:val="00A118B5"/>
    <w:rsid w:val="00A1430D"/>
    <w:rsid w:val="00A1532D"/>
    <w:rsid w:val="00A15467"/>
    <w:rsid w:val="00A15604"/>
    <w:rsid w:val="00A17298"/>
    <w:rsid w:val="00A25443"/>
    <w:rsid w:val="00A31BBD"/>
    <w:rsid w:val="00A350AC"/>
    <w:rsid w:val="00A367AD"/>
    <w:rsid w:val="00A375B2"/>
    <w:rsid w:val="00A378FD"/>
    <w:rsid w:val="00A428CC"/>
    <w:rsid w:val="00A44CFA"/>
    <w:rsid w:val="00A46568"/>
    <w:rsid w:val="00A5431C"/>
    <w:rsid w:val="00A55CAE"/>
    <w:rsid w:val="00A574FE"/>
    <w:rsid w:val="00A6512E"/>
    <w:rsid w:val="00A65271"/>
    <w:rsid w:val="00A65479"/>
    <w:rsid w:val="00A66033"/>
    <w:rsid w:val="00A70EA6"/>
    <w:rsid w:val="00A72D91"/>
    <w:rsid w:val="00A73AD8"/>
    <w:rsid w:val="00A73B46"/>
    <w:rsid w:val="00A73C2F"/>
    <w:rsid w:val="00A74204"/>
    <w:rsid w:val="00A75660"/>
    <w:rsid w:val="00A81155"/>
    <w:rsid w:val="00A86FBB"/>
    <w:rsid w:val="00A872A6"/>
    <w:rsid w:val="00A908A6"/>
    <w:rsid w:val="00A90BF7"/>
    <w:rsid w:val="00A97FF6"/>
    <w:rsid w:val="00AA192A"/>
    <w:rsid w:val="00AA3115"/>
    <w:rsid w:val="00AA4B36"/>
    <w:rsid w:val="00AA5400"/>
    <w:rsid w:val="00AB3DFE"/>
    <w:rsid w:val="00AB5D3A"/>
    <w:rsid w:val="00AB74ED"/>
    <w:rsid w:val="00AC0533"/>
    <w:rsid w:val="00AC5358"/>
    <w:rsid w:val="00AC73E7"/>
    <w:rsid w:val="00AC749C"/>
    <w:rsid w:val="00AC7A1B"/>
    <w:rsid w:val="00AD23FD"/>
    <w:rsid w:val="00AE1261"/>
    <w:rsid w:val="00AE50C5"/>
    <w:rsid w:val="00AE54F5"/>
    <w:rsid w:val="00AE6E0A"/>
    <w:rsid w:val="00AF5E7C"/>
    <w:rsid w:val="00B01444"/>
    <w:rsid w:val="00B115BE"/>
    <w:rsid w:val="00B11AEE"/>
    <w:rsid w:val="00B137D7"/>
    <w:rsid w:val="00B148D2"/>
    <w:rsid w:val="00B14975"/>
    <w:rsid w:val="00B21A24"/>
    <w:rsid w:val="00B21C0B"/>
    <w:rsid w:val="00B24CFE"/>
    <w:rsid w:val="00B2767C"/>
    <w:rsid w:val="00B30949"/>
    <w:rsid w:val="00B33B73"/>
    <w:rsid w:val="00B33F20"/>
    <w:rsid w:val="00B413F0"/>
    <w:rsid w:val="00B433EE"/>
    <w:rsid w:val="00B44416"/>
    <w:rsid w:val="00B44DD4"/>
    <w:rsid w:val="00B46714"/>
    <w:rsid w:val="00B46CDE"/>
    <w:rsid w:val="00B54FA1"/>
    <w:rsid w:val="00B5643E"/>
    <w:rsid w:val="00B57712"/>
    <w:rsid w:val="00B60257"/>
    <w:rsid w:val="00B61E13"/>
    <w:rsid w:val="00B65562"/>
    <w:rsid w:val="00B66AF1"/>
    <w:rsid w:val="00B67F05"/>
    <w:rsid w:val="00B710D8"/>
    <w:rsid w:val="00B803DA"/>
    <w:rsid w:val="00B84ABF"/>
    <w:rsid w:val="00B859FB"/>
    <w:rsid w:val="00B900CC"/>
    <w:rsid w:val="00B92DEC"/>
    <w:rsid w:val="00B95B61"/>
    <w:rsid w:val="00BA141E"/>
    <w:rsid w:val="00BA68F2"/>
    <w:rsid w:val="00BB226B"/>
    <w:rsid w:val="00BB61C4"/>
    <w:rsid w:val="00BB6736"/>
    <w:rsid w:val="00BB745C"/>
    <w:rsid w:val="00BC20F8"/>
    <w:rsid w:val="00BC2E77"/>
    <w:rsid w:val="00BC36E9"/>
    <w:rsid w:val="00BC5826"/>
    <w:rsid w:val="00BC6802"/>
    <w:rsid w:val="00BC7718"/>
    <w:rsid w:val="00BD2527"/>
    <w:rsid w:val="00BD3E36"/>
    <w:rsid w:val="00BD4C33"/>
    <w:rsid w:val="00BD55D1"/>
    <w:rsid w:val="00BD64F7"/>
    <w:rsid w:val="00BD6511"/>
    <w:rsid w:val="00BD700B"/>
    <w:rsid w:val="00BE0D67"/>
    <w:rsid w:val="00BE0EDA"/>
    <w:rsid w:val="00BE3046"/>
    <w:rsid w:val="00BE7110"/>
    <w:rsid w:val="00BF41C1"/>
    <w:rsid w:val="00BF6605"/>
    <w:rsid w:val="00C00E15"/>
    <w:rsid w:val="00C02E57"/>
    <w:rsid w:val="00C05547"/>
    <w:rsid w:val="00C11EA6"/>
    <w:rsid w:val="00C130F1"/>
    <w:rsid w:val="00C13EE6"/>
    <w:rsid w:val="00C147A0"/>
    <w:rsid w:val="00C17252"/>
    <w:rsid w:val="00C22852"/>
    <w:rsid w:val="00C250B3"/>
    <w:rsid w:val="00C31020"/>
    <w:rsid w:val="00C3179E"/>
    <w:rsid w:val="00C407BC"/>
    <w:rsid w:val="00C45BDD"/>
    <w:rsid w:val="00C50414"/>
    <w:rsid w:val="00C51505"/>
    <w:rsid w:val="00C539A1"/>
    <w:rsid w:val="00C558D2"/>
    <w:rsid w:val="00C6136B"/>
    <w:rsid w:val="00C62F3C"/>
    <w:rsid w:val="00C752C3"/>
    <w:rsid w:val="00C7556B"/>
    <w:rsid w:val="00C7735D"/>
    <w:rsid w:val="00C8340A"/>
    <w:rsid w:val="00C8585F"/>
    <w:rsid w:val="00C85F02"/>
    <w:rsid w:val="00C8710E"/>
    <w:rsid w:val="00C92BC6"/>
    <w:rsid w:val="00C949B9"/>
    <w:rsid w:val="00CA40B2"/>
    <w:rsid w:val="00CA6212"/>
    <w:rsid w:val="00CA79CD"/>
    <w:rsid w:val="00CC0879"/>
    <w:rsid w:val="00CC093B"/>
    <w:rsid w:val="00CC0C1A"/>
    <w:rsid w:val="00CC32CA"/>
    <w:rsid w:val="00CC5891"/>
    <w:rsid w:val="00CC70A9"/>
    <w:rsid w:val="00CC781B"/>
    <w:rsid w:val="00CD31B2"/>
    <w:rsid w:val="00CD61AF"/>
    <w:rsid w:val="00CE4757"/>
    <w:rsid w:val="00CE4D5F"/>
    <w:rsid w:val="00CE7316"/>
    <w:rsid w:val="00CE7A5D"/>
    <w:rsid w:val="00CF08C0"/>
    <w:rsid w:val="00D022B5"/>
    <w:rsid w:val="00D024B6"/>
    <w:rsid w:val="00D14327"/>
    <w:rsid w:val="00D200D2"/>
    <w:rsid w:val="00D23F67"/>
    <w:rsid w:val="00D26AB6"/>
    <w:rsid w:val="00D30B1E"/>
    <w:rsid w:val="00D30B7B"/>
    <w:rsid w:val="00D36624"/>
    <w:rsid w:val="00D42308"/>
    <w:rsid w:val="00D42477"/>
    <w:rsid w:val="00D464DC"/>
    <w:rsid w:val="00D513BB"/>
    <w:rsid w:val="00D60A19"/>
    <w:rsid w:val="00D618B8"/>
    <w:rsid w:val="00D70F2C"/>
    <w:rsid w:val="00D758E9"/>
    <w:rsid w:val="00D854E2"/>
    <w:rsid w:val="00D90A8E"/>
    <w:rsid w:val="00D947D3"/>
    <w:rsid w:val="00D95866"/>
    <w:rsid w:val="00D96CA6"/>
    <w:rsid w:val="00D97DB3"/>
    <w:rsid w:val="00DA1843"/>
    <w:rsid w:val="00DA2D58"/>
    <w:rsid w:val="00DA46B0"/>
    <w:rsid w:val="00DA72FE"/>
    <w:rsid w:val="00DB2DEB"/>
    <w:rsid w:val="00DC7E92"/>
    <w:rsid w:val="00DD2FAA"/>
    <w:rsid w:val="00DD3745"/>
    <w:rsid w:val="00DD3C58"/>
    <w:rsid w:val="00DD6CB0"/>
    <w:rsid w:val="00DD7DCF"/>
    <w:rsid w:val="00DE622F"/>
    <w:rsid w:val="00DF156A"/>
    <w:rsid w:val="00DF62DD"/>
    <w:rsid w:val="00E02CFF"/>
    <w:rsid w:val="00E0407E"/>
    <w:rsid w:val="00E13AF2"/>
    <w:rsid w:val="00E15D1C"/>
    <w:rsid w:val="00E233B6"/>
    <w:rsid w:val="00E26607"/>
    <w:rsid w:val="00E31FA4"/>
    <w:rsid w:val="00E3210A"/>
    <w:rsid w:val="00E3229C"/>
    <w:rsid w:val="00E322A7"/>
    <w:rsid w:val="00E538E1"/>
    <w:rsid w:val="00E603AB"/>
    <w:rsid w:val="00E6046F"/>
    <w:rsid w:val="00E64007"/>
    <w:rsid w:val="00E73B48"/>
    <w:rsid w:val="00E746D4"/>
    <w:rsid w:val="00E74CDD"/>
    <w:rsid w:val="00E832D2"/>
    <w:rsid w:val="00E86185"/>
    <w:rsid w:val="00E93BC2"/>
    <w:rsid w:val="00EA2080"/>
    <w:rsid w:val="00EB06D3"/>
    <w:rsid w:val="00EB6F46"/>
    <w:rsid w:val="00EB7F16"/>
    <w:rsid w:val="00EC1661"/>
    <w:rsid w:val="00EC38AB"/>
    <w:rsid w:val="00EE0E7B"/>
    <w:rsid w:val="00EF328C"/>
    <w:rsid w:val="00EF562C"/>
    <w:rsid w:val="00F009B4"/>
    <w:rsid w:val="00F0457F"/>
    <w:rsid w:val="00F11031"/>
    <w:rsid w:val="00F14174"/>
    <w:rsid w:val="00F16770"/>
    <w:rsid w:val="00F21B09"/>
    <w:rsid w:val="00F23AAF"/>
    <w:rsid w:val="00F2493A"/>
    <w:rsid w:val="00F255A8"/>
    <w:rsid w:val="00F27F2E"/>
    <w:rsid w:val="00F337ED"/>
    <w:rsid w:val="00F34DAF"/>
    <w:rsid w:val="00F359B1"/>
    <w:rsid w:val="00F418E1"/>
    <w:rsid w:val="00F42CAB"/>
    <w:rsid w:val="00F437DA"/>
    <w:rsid w:val="00F44AC8"/>
    <w:rsid w:val="00F46113"/>
    <w:rsid w:val="00F50044"/>
    <w:rsid w:val="00F546D9"/>
    <w:rsid w:val="00F571BF"/>
    <w:rsid w:val="00F60C22"/>
    <w:rsid w:val="00F63FA2"/>
    <w:rsid w:val="00F71FD3"/>
    <w:rsid w:val="00F74F1A"/>
    <w:rsid w:val="00F81F01"/>
    <w:rsid w:val="00F82991"/>
    <w:rsid w:val="00F831DA"/>
    <w:rsid w:val="00F84B22"/>
    <w:rsid w:val="00F90049"/>
    <w:rsid w:val="00F92211"/>
    <w:rsid w:val="00F934AB"/>
    <w:rsid w:val="00FA3214"/>
    <w:rsid w:val="00FA6486"/>
    <w:rsid w:val="00FB243C"/>
    <w:rsid w:val="00FB2CDE"/>
    <w:rsid w:val="00FB46DE"/>
    <w:rsid w:val="00FB6E05"/>
    <w:rsid w:val="00FC3568"/>
    <w:rsid w:val="00FC7BE5"/>
    <w:rsid w:val="00FD1331"/>
    <w:rsid w:val="00FD3A3F"/>
    <w:rsid w:val="00FD5C20"/>
    <w:rsid w:val="00FD62F0"/>
    <w:rsid w:val="00FE33AC"/>
    <w:rsid w:val="00FF15A8"/>
    <w:rsid w:val="00FF30B1"/>
    <w:rsid w:val="00FF44A5"/>
    <w:rsid w:val="019B288B"/>
    <w:rsid w:val="02E5191F"/>
    <w:rsid w:val="042F34AC"/>
    <w:rsid w:val="061B3CA6"/>
    <w:rsid w:val="08681098"/>
    <w:rsid w:val="0A2B7ACD"/>
    <w:rsid w:val="0DCE1F90"/>
    <w:rsid w:val="150B219E"/>
    <w:rsid w:val="16AD7060"/>
    <w:rsid w:val="198F7E10"/>
    <w:rsid w:val="1D8E1162"/>
    <w:rsid w:val="20E12A62"/>
    <w:rsid w:val="213A298B"/>
    <w:rsid w:val="234950ED"/>
    <w:rsid w:val="23E25C87"/>
    <w:rsid w:val="24B71305"/>
    <w:rsid w:val="256930E6"/>
    <w:rsid w:val="2765768E"/>
    <w:rsid w:val="28CD6383"/>
    <w:rsid w:val="2B9A6A3A"/>
    <w:rsid w:val="2CBA30DB"/>
    <w:rsid w:val="2EE25F42"/>
    <w:rsid w:val="32E634CE"/>
    <w:rsid w:val="3A6E71E0"/>
    <w:rsid w:val="3D5B32AB"/>
    <w:rsid w:val="43FF6D59"/>
    <w:rsid w:val="49996927"/>
    <w:rsid w:val="49F05015"/>
    <w:rsid w:val="4EE03B12"/>
    <w:rsid w:val="4FA7688B"/>
    <w:rsid w:val="507763F8"/>
    <w:rsid w:val="58964FD4"/>
    <w:rsid w:val="59DD570D"/>
    <w:rsid w:val="5C565D6D"/>
    <w:rsid w:val="5DDB6069"/>
    <w:rsid w:val="5FCE4B9E"/>
    <w:rsid w:val="64516EA9"/>
    <w:rsid w:val="67B17C1C"/>
    <w:rsid w:val="69B3727C"/>
    <w:rsid w:val="6B3F393F"/>
    <w:rsid w:val="6C3D4A31"/>
    <w:rsid w:val="70DE510F"/>
    <w:rsid w:val="735F03C1"/>
    <w:rsid w:val="74CC7845"/>
    <w:rsid w:val="773F2498"/>
    <w:rsid w:val="77DE514C"/>
    <w:rsid w:val="782F489A"/>
    <w:rsid w:val="7B2B6969"/>
    <w:rsid w:val="7B8B7E65"/>
    <w:rsid w:val="7CE92D91"/>
    <w:rsid w:val="7E9F4A86"/>
    <w:rsid w:val="7F826D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uiPriority="99" w:name="index 2"/>
    <w:lsdException w:uiPriority="99" w:name="index 3"/>
    <w:lsdException w:qFormat="1" w:unhideWhenUsed="0" w:uiPriority="0" w:semiHidden="0"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qFormat="1" w:uiPriority="0" w:semiHidden="0" w:name="footnote reference"/>
    <w:lsdException w:qFormat="1" w:unhideWhenUsed="0" w:uiPriority="99" w:semiHidden="0" w:name="annotation reference"/>
    <w:lsdException w:uiPriority="99" w:name="line number"/>
    <w:lsdException w:qFormat="1" w:unhideWhenUsed="0" w:uiPriority="0" w:semiHidden="0" w:name="page number"/>
    <w:lsdException w:qFormat="1" w:uiPriority="0" w:semiHidden="0" w:name="endnote reference"/>
    <w:lsdException w:qFormat="1" w:uiPriority="0" w:semiHidden="0" w:name="endnote text"/>
    <w:lsdException w:uiPriority="99" w:name="table of authorities"/>
    <w:lsdException w:uiPriority="99"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qFormat="1" w:unhideWhenUsed="0" w:uiPriority="0" w:semiHidden="0" w:name="List Number 4"/>
    <w:lsdException w:uiPriority="99" w:name="List Number 5"/>
    <w:lsdException w:qFormat="1" w:unhideWhenUsed="0" w:uiPriority="10" w:semiHidden="0" w:name="Title"/>
    <w:lsdException w:qFormat="1" w:unhideWhenUsed="0" w:uiPriority="0" w:semiHidden="0"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qFormat="1" w:unhideWhenUsed="0" w:uiPriority="0" w:semiHidden="0" w:name="Plain Text"/>
    <w:lsdException w:qFormat="1" w:unhideWhenUsed="0" w:uiPriority="0" w:semiHidden="0" w:name="E-mail Signature"/>
    <w:lsdException w:qFormat="1"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qFormat="1" w:unhideWhenUsed="0" w:uiPriority="0" w:semiHidden="0"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200" w:firstLineChars="200"/>
      <w:jc w:val="both"/>
    </w:pPr>
    <w:rPr>
      <w:rFonts w:ascii="Times New Roman" w:hAnsi="Times New Roman" w:eastAsia="宋体" w:cs="Times New Roman"/>
      <w:kern w:val="2"/>
      <w:sz w:val="21"/>
      <w:szCs w:val="22"/>
      <w:lang w:val="en-US" w:eastAsia="zh-CN" w:bidi="ar-SA"/>
    </w:rPr>
  </w:style>
  <w:style w:type="paragraph" w:styleId="4">
    <w:name w:val="heading 1"/>
    <w:basedOn w:val="1"/>
    <w:next w:val="1"/>
    <w:link w:val="182"/>
    <w:qFormat/>
    <w:uiPriority w:val="0"/>
    <w:pPr>
      <w:numPr>
        <w:ilvl w:val="0"/>
        <w:numId w:val="1"/>
      </w:numPr>
      <w:spacing w:before="120" w:after="120"/>
      <w:ind w:left="425" w:hanging="425" w:firstLineChars="0"/>
      <w:jc w:val="left"/>
      <w:outlineLvl w:val="0"/>
    </w:pPr>
    <w:rPr>
      <w:rFonts w:ascii="黑体" w:hAnsi="黑体" w:eastAsia="黑体" w:cs="黑体"/>
      <w:szCs w:val="24"/>
    </w:rPr>
  </w:style>
  <w:style w:type="paragraph" w:styleId="5">
    <w:name w:val="heading 2"/>
    <w:basedOn w:val="6"/>
    <w:next w:val="1"/>
    <w:link w:val="131"/>
    <w:qFormat/>
    <w:uiPriority w:val="9"/>
  </w:style>
  <w:style w:type="paragraph" w:styleId="8">
    <w:name w:val="heading 3"/>
    <w:basedOn w:val="9"/>
    <w:next w:val="1"/>
    <w:link w:val="130"/>
    <w:qFormat/>
    <w:uiPriority w:val="0"/>
    <w:pPr>
      <w:spacing w:before="0" w:after="0"/>
    </w:pPr>
  </w:style>
  <w:style w:type="paragraph" w:styleId="10">
    <w:name w:val="heading 4"/>
    <w:basedOn w:val="1"/>
    <w:next w:val="1"/>
    <w:link w:val="215"/>
    <w:qFormat/>
    <w:uiPriority w:val="9"/>
    <w:pPr>
      <w:keepNext/>
      <w:keepLines/>
      <w:spacing w:before="280" w:after="290" w:line="376" w:lineRule="auto"/>
      <w:outlineLvl w:val="3"/>
    </w:pPr>
    <w:rPr>
      <w:rFonts w:ascii="Arial" w:hAnsi="Arial" w:eastAsia="黑体"/>
      <w:b/>
      <w:bCs/>
      <w:sz w:val="28"/>
      <w:szCs w:val="28"/>
    </w:rPr>
  </w:style>
  <w:style w:type="paragraph" w:styleId="11">
    <w:name w:val="heading 5"/>
    <w:basedOn w:val="1"/>
    <w:next w:val="1"/>
    <w:link w:val="198"/>
    <w:qFormat/>
    <w:uiPriority w:val="9"/>
    <w:pPr>
      <w:keepNext/>
      <w:keepLines/>
      <w:spacing w:before="280" w:after="290" w:line="376" w:lineRule="auto"/>
      <w:outlineLvl w:val="4"/>
    </w:pPr>
    <w:rPr>
      <w:b/>
      <w:bCs/>
      <w:sz w:val="28"/>
      <w:szCs w:val="28"/>
    </w:rPr>
  </w:style>
  <w:style w:type="paragraph" w:styleId="12">
    <w:name w:val="heading 6"/>
    <w:basedOn w:val="1"/>
    <w:next w:val="1"/>
    <w:link w:val="118"/>
    <w:qFormat/>
    <w:uiPriority w:val="9"/>
    <w:pPr>
      <w:keepNext/>
      <w:keepLines/>
      <w:spacing w:before="240" w:after="64" w:line="320" w:lineRule="auto"/>
      <w:outlineLvl w:val="5"/>
    </w:pPr>
    <w:rPr>
      <w:rFonts w:ascii="Arial" w:hAnsi="Arial" w:eastAsia="黑体"/>
      <w:b/>
      <w:bCs/>
      <w:sz w:val="24"/>
      <w:szCs w:val="24"/>
    </w:rPr>
  </w:style>
  <w:style w:type="paragraph" w:styleId="13">
    <w:name w:val="heading 7"/>
    <w:basedOn w:val="1"/>
    <w:next w:val="1"/>
    <w:link w:val="216"/>
    <w:qFormat/>
    <w:uiPriority w:val="9"/>
    <w:pPr>
      <w:keepNext/>
      <w:keepLines/>
      <w:spacing w:before="240" w:after="64" w:line="320" w:lineRule="auto"/>
      <w:outlineLvl w:val="6"/>
    </w:pPr>
    <w:rPr>
      <w:b/>
      <w:bCs/>
      <w:sz w:val="24"/>
      <w:szCs w:val="24"/>
    </w:rPr>
  </w:style>
  <w:style w:type="paragraph" w:styleId="14">
    <w:name w:val="heading 8"/>
    <w:basedOn w:val="1"/>
    <w:next w:val="1"/>
    <w:link w:val="141"/>
    <w:qFormat/>
    <w:uiPriority w:val="9"/>
    <w:pPr>
      <w:keepNext/>
      <w:keepLines/>
      <w:spacing w:before="240" w:after="64" w:line="320" w:lineRule="auto"/>
      <w:outlineLvl w:val="7"/>
    </w:pPr>
    <w:rPr>
      <w:rFonts w:ascii="Arial" w:hAnsi="Arial" w:eastAsia="黑体"/>
      <w:sz w:val="24"/>
      <w:szCs w:val="24"/>
    </w:rPr>
  </w:style>
  <w:style w:type="paragraph" w:styleId="15">
    <w:name w:val="heading 9"/>
    <w:basedOn w:val="1"/>
    <w:next w:val="1"/>
    <w:link w:val="163"/>
    <w:qFormat/>
    <w:uiPriority w:val="9"/>
    <w:pPr>
      <w:keepNext/>
      <w:keepLines/>
      <w:spacing w:before="240" w:after="64" w:line="320" w:lineRule="auto"/>
      <w:outlineLvl w:val="8"/>
    </w:pPr>
    <w:rPr>
      <w:rFonts w:ascii="Arial" w:hAnsi="Arial" w:eastAsia="黑体"/>
      <w:szCs w:val="21"/>
    </w:rPr>
  </w:style>
  <w:style w:type="character" w:default="1" w:styleId="63">
    <w:name w:val="Default Paragraph Font"/>
    <w:semiHidden/>
    <w:unhideWhenUsed/>
    <w:qFormat/>
    <w:uiPriority w:val="1"/>
  </w:style>
  <w:style w:type="table" w:default="1" w:styleId="58">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197"/>
    <w:qFormat/>
    <w:uiPriority w:val="0"/>
    <w:pPr>
      <w:jc w:val="center"/>
    </w:pPr>
    <w:rPr>
      <w:kern w:val="0"/>
      <w:sz w:val="44"/>
      <w:szCs w:val="24"/>
    </w:rPr>
  </w:style>
  <w:style w:type="paragraph" w:styleId="3">
    <w:name w:val="Title"/>
    <w:basedOn w:val="1"/>
    <w:next w:val="1"/>
    <w:link w:val="109"/>
    <w:qFormat/>
    <w:uiPriority w:val="10"/>
    <w:pPr>
      <w:spacing w:before="240" w:after="60"/>
      <w:jc w:val="center"/>
      <w:outlineLvl w:val="0"/>
    </w:pPr>
    <w:rPr>
      <w:rFonts w:ascii="Arial" w:hAnsi="Arial"/>
      <w:b/>
      <w:bCs/>
      <w:sz w:val="32"/>
      <w:szCs w:val="32"/>
    </w:rPr>
  </w:style>
  <w:style w:type="paragraph" w:customStyle="1" w:styleId="6">
    <w:name w:val="yq标题2"/>
    <w:basedOn w:val="7"/>
    <w:link w:val="105"/>
    <w:qFormat/>
    <w:uiPriority w:val="0"/>
    <w:pPr>
      <w:numPr>
        <w:ilvl w:val="1"/>
      </w:numPr>
      <w:outlineLvl w:val="1"/>
    </w:pPr>
  </w:style>
  <w:style w:type="paragraph" w:customStyle="1" w:styleId="7">
    <w:name w:val="yq标题1"/>
    <w:basedOn w:val="4"/>
    <w:link w:val="102"/>
    <w:qFormat/>
    <w:uiPriority w:val="0"/>
  </w:style>
  <w:style w:type="paragraph" w:customStyle="1" w:styleId="9">
    <w:name w:val="yq标题3"/>
    <w:basedOn w:val="6"/>
    <w:link w:val="235"/>
    <w:qFormat/>
    <w:uiPriority w:val="0"/>
    <w:pPr>
      <w:numPr>
        <w:ilvl w:val="2"/>
      </w:numPr>
      <w:outlineLvl w:val="2"/>
    </w:pPr>
  </w:style>
  <w:style w:type="paragraph" w:styleId="16">
    <w:name w:val="toc 7"/>
    <w:basedOn w:val="1"/>
    <w:next w:val="1"/>
    <w:unhideWhenUsed/>
    <w:qFormat/>
    <w:uiPriority w:val="39"/>
    <w:pPr>
      <w:ind w:left="2520" w:leftChars="1200"/>
    </w:pPr>
  </w:style>
  <w:style w:type="paragraph" w:styleId="17">
    <w:name w:val="E-mail Signature"/>
    <w:basedOn w:val="1"/>
    <w:link w:val="117"/>
    <w:qFormat/>
    <w:uiPriority w:val="0"/>
    <w:rPr>
      <w:rFonts w:ascii="宋体"/>
      <w:szCs w:val="24"/>
    </w:rPr>
  </w:style>
  <w:style w:type="paragraph" w:styleId="18">
    <w:name w:val="List Number"/>
    <w:basedOn w:val="1"/>
    <w:qFormat/>
    <w:uiPriority w:val="0"/>
    <w:pPr>
      <w:tabs>
        <w:tab w:val="left" w:pos="820"/>
      </w:tabs>
      <w:ind w:left="820" w:hanging="420"/>
    </w:pPr>
    <w:rPr>
      <w:szCs w:val="24"/>
    </w:rPr>
  </w:style>
  <w:style w:type="paragraph" w:styleId="19">
    <w:name w:val="Normal Indent"/>
    <w:basedOn w:val="1"/>
    <w:link w:val="229"/>
    <w:qFormat/>
    <w:uiPriority w:val="0"/>
    <w:pPr>
      <w:ind w:firstLine="420"/>
    </w:pPr>
    <w:rPr>
      <w:kern w:val="0"/>
      <w:sz w:val="20"/>
      <w:szCs w:val="24"/>
    </w:rPr>
  </w:style>
  <w:style w:type="paragraph" w:styleId="20">
    <w:name w:val="caption"/>
    <w:basedOn w:val="1"/>
    <w:next w:val="1"/>
    <w:link w:val="499"/>
    <w:qFormat/>
    <w:uiPriority w:val="0"/>
    <w:pPr>
      <w:ind w:firstLine="0" w:firstLineChars="0"/>
      <w:jc w:val="center"/>
    </w:pPr>
    <w:rPr>
      <w:rFonts w:ascii="宋体" w:hAnsi="Arial" w:eastAsia="黑体" w:cs="Arial"/>
      <w:szCs w:val="20"/>
    </w:rPr>
  </w:style>
  <w:style w:type="paragraph" w:styleId="21">
    <w:name w:val="List Bullet"/>
    <w:basedOn w:val="1"/>
    <w:qFormat/>
    <w:uiPriority w:val="0"/>
    <w:pPr>
      <w:numPr>
        <w:ilvl w:val="0"/>
        <w:numId w:val="2"/>
      </w:numPr>
    </w:pPr>
  </w:style>
  <w:style w:type="paragraph" w:styleId="22">
    <w:name w:val="Document Map"/>
    <w:basedOn w:val="1"/>
    <w:link w:val="98"/>
    <w:qFormat/>
    <w:uiPriority w:val="99"/>
    <w:pPr>
      <w:shd w:val="clear" w:color="auto" w:fill="000080"/>
    </w:pPr>
    <w:rPr>
      <w:szCs w:val="24"/>
    </w:rPr>
  </w:style>
  <w:style w:type="paragraph" w:styleId="23">
    <w:name w:val="toa heading"/>
    <w:basedOn w:val="1"/>
    <w:next w:val="1"/>
    <w:qFormat/>
    <w:uiPriority w:val="0"/>
    <w:pPr>
      <w:spacing w:before="120" w:line="360" w:lineRule="auto"/>
    </w:pPr>
    <w:rPr>
      <w:rFonts w:ascii="Cambria" w:hAnsi="Cambria"/>
      <w:sz w:val="24"/>
      <w:szCs w:val="24"/>
    </w:rPr>
  </w:style>
  <w:style w:type="paragraph" w:styleId="24">
    <w:name w:val="annotation text"/>
    <w:basedOn w:val="1"/>
    <w:link w:val="97"/>
    <w:qFormat/>
    <w:uiPriority w:val="99"/>
    <w:pPr>
      <w:jc w:val="left"/>
    </w:pPr>
    <w:rPr>
      <w:szCs w:val="24"/>
    </w:rPr>
  </w:style>
  <w:style w:type="paragraph" w:styleId="25">
    <w:name w:val="Body Text 3"/>
    <w:basedOn w:val="1"/>
    <w:link w:val="150"/>
    <w:qFormat/>
    <w:uiPriority w:val="0"/>
    <w:rPr>
      <w:rFonts w:ascii="宋体"/>
      <w:sz w:val="24"/>
      <w:szCs w:val="20"/>
    </w:rPr>
  </w:style>
  <w:style w:type="paragraph" w:styleId="26">
    <w:name w:val="Closing"/>
    <w:basedOn w:val="1"/>
    <w:link w:val="209"/>
    <w:qFormat/>
    <w:uiPriority w:val="0"/>
    <w:pPr>
      <w:widowControl/>
      <w:ind w:left="4252"/>
    </w:pPr>
    <w:rPr>
      <w:rFonts w:ascii="Arial" w:hAnsi="Arial"/>
      <w:spacing w:val="8"/>
      <w:kern w:val="0"/>
      <w:sz w:val="20"/>
      <w:szCs w:val="20"/>
      <w:lang w:val="en-GB" w:eastAsia="en-US"/>
    </w:rPr>
  </w:style>
  <w:style w:type="paragraph" w:styleId="27">
    <w:name w:val="Body Text Indent"/>
    <w:basedOn w:val="1"/>
    <w:link w:val="239"/>
    <w:qFormat/>
    <w:uiPriority w:val="0"/>
    <w:pPr>
      <w:spacing w:after="120"/>
      <w:ind w:left="420" w:leftChars="200"/>
    </w:pPr>
    <w:rPr>
      <w:szCs w:val="24"/>
    </w:rPr>
  </w:style>
  <w:style w:type="paragraph" w:styleId="28">
    <w:name w:val="List 2"/>
    <w:basedOn w:val="1"/>
    <w:qFormat/>
    <w:uiPriority w:val="0"/>
    <w:pPr>
      <w:ind w:left="100" w:leftChars="200" w:hanging="200" w:hangingChars="200"/>
      <w:contextualSpacing/>
    </w:pPr>
  </w:style>
  <w:style w:type="paragraph" w:styleId="29">
    <w:name w:val="HTML Address"/>
    <w:basedOn w:val="1"/>
    <w:link w:val="157"/>
    <w:qFormat/>
    <w:uiPriority w:val="0"/>
    <w:rPr>
      <w:i/>
      <w:iCs/>
      <w:szCs w:val="24"/>
    </w:rPr>
  </w:style>
  <w:style w:type="paragraph" w:styleId="30">
    <w:name w:val="index 4"/>
    <w:basedOn w:val="1"/>
    <w:next w:val="1"/>
    <w:qFormat/>
    <w:uiPriority w:val="0"/>
    <w:pPr>
      <w:widowControl/>
      <w:overflowPunct w:val="0"/>
      <w:autoSpaceDE w:val="0"/>
      <w:autoSpaceDN w:val="0"/>
      <w:adjustRightInd w:val="0"/>
      <w:spacing w:before="240" w:line="300" w:lineRule="auto"/>
      <w:ind w:left="600" w:leftChars="600"/>
      <w:jc w:val="left"/>
      <w:textAlignment w:val="baseline"/>
    </w:pPr>
    <w:rPr>
      <w:rFonts w:eastAsia="华文细黑"/>
      <w:kern w:val="0"/>
      <w:szCs w:val="20"/>
    </w:rPr>
  </w:style>
  <w:style w:type="paragraph" w:styleId="31">
    <w:name w:val="toc 5"/>
    <w:basedOn w:val="1"/>
    <w:next w:val="1"/>
    <w:unhideWhenUsed/>
    <w:qFormat/>
    <w:uiPriority w:val="39"/>
    <w:pPr>
      <w:ind w:left="1680" w:leftChars="800"/>
    </w:pPr>
  </w:style>
  <w:style w:type="paragraph" w:styleId="32">
    <w:name w:val="toc 3"/>
    <w:basedOn w:val="1"/>
    <w:next w:val="1"/>
    <w:unhideWhenUsed/>
    <w:qFormat/>
    <w:uiPriority w:val="39"/>
    <w:pPr>
      <w:ind w:left="840" w:leftChars="400"/>
    </w:pPr>
  </w:style>
  <w:style w:type="paragraph" w:styleId="33">
    <w:name w:val="Plain Text"/>
    <w:basedOn w:val="1"/>
    <w:link w:val="154"/>
    <w:qFormat/>
    <w:uiPriority w:val="0"/>
    <w:rPr>
      <w:rFonts w:ascii="宋体" w:hAnsi="Courier New"/>
      <w:szCs w:val="20"/>
    </w:rPr>
  </w:style>
  <w:style w:type="paragraph" w:styleId="34">
    <w:name w:val="List Number 4"/>
    <w:basedOn w:val="18"/>
    <w:qFormat/>
    <w:uiPriority w:val="0"/>
    <w:pPr>
      <w:widowControl/>
      <w:tabs>
        <w:tab w:val="clear" w:pos="820"/>
      </w:tabs>
      <w:spacing w:after="240" w:line="240" w:lineRule="atLeast"/>
      <w:ind w:left="720" w:right="720" w:hanging="360"/>
    </w:pPr>
    <w:rPr>
      <w:rFonts w:ascii="Garamond" w:hAnsi="Garamond"/>
      <w:kern w:val="0"/>
      <w:szCs w:val="20"/>
    </w:rPr>
  </w:style>
  <w:style w:type="paragraph" w:styleId="35">
    <w:name w:val="toc 8"/>
    <w:basedOn w:val="1"/>
    <w:next w:val="1"/>
    <w:unhideWhenUsed/>
    <w:qFormat/>
    <w:uiPriority w:val="39"/>
    <w:pPr>
      <w:ind w:left="2940" w:leftChars="1400"/>
    </w:pPr>
  </w:style>
  <w:style w:type="paragraph" w:styleId="36">
    <w:name w:val="Date"/>
    <w:basedOn w:val="1"/>
    <w:next w:val="1"/>
    <w:link w:val="158"/>
    <w:unhideWhenUsed/>
    <w:qFormat/>
    <w:uiPriority w:val="99"/>
    <w:pPr>
      <w:ind w:left="100" w:leftChars="2500"/>
    </w:pPr>
  </w:style>
  <w:style w:type="paragraph" w:styleId="37">
    <w:name w:val="Body Text Indent 2"/>
    <w:basedOn w:val="1"/>
    <w:link w:val="81"/>
    <w:qFormat/>
    <w:uiPriority w:val="0"/>
    <w:pPr>
      <w:ind w:firstLine="420"/>
      <w:outlineLvl w:val="0"/>
    </w:pPr>
    <w:rPr>
      <w:szCs w:val="24"/>
    </w:rPr>
  </w:style>
  <w:style w:type="paragraph" w:styleId="38">
    <w:name w:val="endnote text"/>
    <w:basedOn w:val="1"/>
    <w:link w:val="168"/>
    <w:unhideWhenUsed/>
    <w:qFormat/>
    <w:uiPriority w:val="0"/>
    <w:pPr>
      <w:snapToGrid w:val="0"/>
      <w:jc w:val="left"/>
    </w:pPr>
  </w:style>
  <w:style w:type="paragraph" w:styleId="39">
    <w:name w:val="Balloon Text"/>
    <w:basedOn w:val="1"/>
    <w:link w:val="178"/>
    <w:unhideWhenUsed/>
    <w:qFormat/>
    <w:uiPriority w:val="99"/>
    <w:rPr>
      <w:kern w:val="0"/>
      <w:sz w:val="18"/>
      <w:szCs w:val="18"/>
    </w:rPr>
  </w:style>
  <w:style w:type="paragraph" w:styleId="40">
    <w:name w:val="footer"/>
    <w:basedOn w:val="1"/>
    <w:link w:val="212"/>
    <w:unhideWhenUsed/>
    <w:qFormat/>
    <w:uiPriority w:val="99"/>
    <w:pPr>
      <w:tabs>
        <w:tab w:val="center" w:pos="4153"/>
        <w:tab w:val="right" w:pos="8306"/>
      </w:tabs>
      <w:snapToGrid w:val="0"/>
      <w:jc w:val="left"/>
    </w:pPr>
    <w:rPr>
      <w:kern w:val="0"/>
      <w:sz w:val="18"/>
      <w:szCs w:val="18"/>
    </w:rPr>
  </w:style>
  <w:style w:type="paragraph" w:styleId="41">
    <w:name w:val="header"/>
    <w:basedOn w:val="1"/>
    <w:link w:val="228"/>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42">
    <w:name w:val="toc 1"/>
    <w:next w:val="1"/>
    <w:qFormat/>
    <w:uiPriority w:val="39"/>
    <w:pPr>
      <w:widowControl w:val="0"/>
      <w:spacing w:before="120" w:after="120"/>
    </w:pPr>
    <w:rPr>
      <w:rFonts w:ascii="Times New Roman" w:hAnsi="Times New Roman" w:eastAsia="宋体" w:cs="Times New Roman"/>
      <w:bCs/>
      <w:caps/>
      <w:kern w:val="2"/>
      <w:lang w:val="en-US" w:eastAsia="zh-CN" w:bidi="ar-SA"/>
    </w:rPr>
  </w:style>
  <w:style w:type="paragraph" w:styleId="43">
    <w:name w:val="toc 4"/>
    <w:basedOn w:val="1"/>
    <w:next w:val="1"/>
    <w:unhideWhenUsed/>
    <w:qFormat/>
    <w:uiPriority w:val="39"/>
    <w:pPr>
      <w:ind w:left="1260" w:leftChars="600"/>
    </w:pPr>
  </w:style>
  <w:style w:type="paragraph" w:styleId="44">
    <w:name w:val="Subtitle"/>
    <w:basedOn w:val="1"/>
    <w:next w:val="1"/>
    <w:link w:val="230"/>
    <w:qFormat/>
    <w:uiPriority w:val="11"/>
    <w:pPr>
      <w:spacing w:before="240" w:after="60" w:line="312" w:lineRule="auto"/>
      <w:jc w:val="center"/>
      <w:outlineLvl w:val="1"/>
    </w:pPr>
    <w:rPr>
      <w:rFonts w:ascii="Cambria" w:hAnsi="Cambria"/>
      <w:b/>
      <w:bCs/>
      <w:kern w:val="28"/>
      <w:sz w:val="32"/>
      <w:szCs w:val="32"/>
    </w:rPr>
  </w:style>
  <w:style w:type="paragraph" w:styleId="45">
    <w:name w:val="List"/>
    <w:basedOn w:val="2"/>
    <w:qFormat/>
    <w:uiPriority w:val="0"/>
    <w:pPr>
      <w:suppressAutoHyphens/>
      <w:spacing w:after="120"/>
      <w:jc w:val="both"/>
    </w:pPr>
    <w:rPr>
      <w:rFonts w:ascii="Calibri" w:hAnsi="Calibri" w:cs="Tahoma"/>
      <w:kern w:val="1"/>
      <w:sz w:val="21"/>
      <w:szCs w:val="22"/>
      <w:lang w:eastAsia="ar-SA"/>
    </w:rPr>
  </w:style>
  <w:style w:type="paragraph" w:styleId="46">
    <w:name w:val="footnote text"/>
    <w:basedOn w:val="1"/>
    <w:link w:val="161"/>
    <w:qFormat/>
    <w:uiPriority w:val="0"/>
    <w:pPr>
      <w:snapToGrid w:val="0"/>
      <w:ind w:left="400" w:leftChars="200" w:hanging="200" w:hangingChars="200"/>
      <w:jc w:val="left"/>
    </w:pPr>
    <w:rPr>
      <w:sz w:val="18"/>
      <w:szCs w:val="18"/>
    </w:rPr>
  </w:style>
  <w:style w:type="paragraph" w:styleId="47">
    <w:name w:val="toc 6"/>
    <w:basedOn w:val="1"/>
    <w:next w:val="1"/>
    <w:unhideWhenUsed/>
    <w:qFormat/>
    <w:uiPriority w:val="39"/>
    <w:pPr>
      <w:ind w:left="2100" w:leftChars="1000"/>
    </w:pPr>
  </w:style>
  <w:style w:type="paragraph" w:styleId="48">
    <w:name w:val="Body Text Indent 3"/>
    <w:basedOn w:val="1"/>
    <w:link w:val="240"/>
    <w:qFormat/>
    <w:uiPriority w:val="0"/>
    <w:pPr>
      <w:spacing w:after="120"/>
      <w:ind w:left="420" w:leftChars="200"/>
    </w:pPr>
    <w:rPr>
      <w:sz w:val="16"/>
      <w:szCs w:val="16"/>
    </w:rPr>
  </w:style>
  <w:style w:type="paragraph" w:styleId="49">
    <w:name w:val="table of figures"/>
    <w:basedOn w:val="1"/>
    <w:next w:val="1"/>
    <w:qFormat/>
    <w:uiPriority w:val="0"/>
    <w:rPr>
      <w:szCs w:val="24"/>
    </w:rPr>
  </w:style>
  <w:style w:type="paragraph" w:styleId="50">
    <w:name w:val="toc 2"/>
    <w:basedOn w:val="1"/>
    <w:next w:val="1"/>
    <w:unhideWhenUsed/>
    <w:qFormat/>
    <w:uiPriority w:val="39"/>
    <w:pPr>
      <w:ind w:left="420" w:leftChars="200"/>
    </w:pPr>
  </w:style>
  <w:style w:type="paragraph" w:styleId="51">
    <w:name w:val="toc 9"/>
    <w:basedOn w:val="1"/>
    <w:next w:val="1"/>
    <w:unhideWhenUsed/>
    <w:qFormat/>
    <w:uiPriority w:val="39"/>
    <w:pPr>
      <w:ind w:left="3360" w:leftChars="1600"/>
    </w:pPr>
  </w:style>
  <w:style w:type="paragraph" w:styleId="52">
    <w:name w:val="Body Text 2"/>
    <w:basedOn w:val="1"/>
    <w:link w:val="203"/>
    <w:qFormat/>
    <w:uiPriority w:val="0"/>
    <w:rPr>
      <w:b/>
      <w:szCs w:val="24"/>
    </w:rPr>
  </w:style>
  <w:style w:type="paragraph" w:styleId="53">
    <w:name w:val="HTML Preformatted"/>
    <w:basedOn w:val="1"/>
    <w:link w:val="225"/>
    <w:qFormat/>
    <w:uiPriority w:val="0"/>
    <w:rPr>
      <w:rFonts w:ascii="Courier New" w:hAnsi="Courier New"/>
      <w:sz w:val="20"/>
      <w:szCs w:val="20"/>
    </w:rPr>
  </w:style>
  <w:style w:type="paragraph" w:styleId="54">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55">
    <w:name w:val="index 1"/>
    <w:basedOn w:val="1"/>
    <w:next w:val="1"/>
    <w:link w:val="95"/>
    <w:qFormat/>
    <w:uiPriority w:val="0"/>
    <w:pPr>
      <w:widowControl/>
      <w:spacing w:line="360" w:lineRule="auto"/>
      <w:jc w:val="left"/>
    </w:pPr>
    <w:rPr>
      <w:rFonts w:ascii="Arial" w:hAnsi="Arial"/>
      <w:kern w:val="0"/>
      <w:szCs w:val="24"/>
    </w:rPr>
  </w:style>
  <w:style w:type="paragraph" w:styleId="56">
    <w:name w:val="annotation subject"/>
    <w:basedOn w:val="24"/>
    <w:next w:val="24"/>
    <w:link w:val="137"/>
    <w:qFormat/>
    <w:uiPriority w:val="99"/>
    <w:rPr>
      <w:b/>
      <w:bCs/>
    </w:rPr>
  </w:style>
  <w:style w:type="paragraph" w:styleId="57">
    <w:name w:val="Body Text First Indent"/>
    <w:basedOn w:val="2"/>
    <w:link w:val="245"/>
    <w:qFormat/>
    <w:uiPriority w:val="0"/>
    <w:pPr>
      <w:suppressAutoHyphens/>
      <w:spacing w:after="120"/>
      <w:ind w:firstLine="283"/>
      <w:jc w:val="both"/>
    </w:pPr>
    <w:rPr>
      <w:kern w:val="1"/>
      <w:sz w:val="21"/>
      <w:szCs w:val="22"/>
      <w:lang w:eastAsia="ar-SA"/>
    </w:rPr>
  </w:style>
  <w:style w:type="table" w:styleId="59">
    <w:name w:val="Table Grid"/>
    <w:basedOn w:val="58"/>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0">
    <w:name w:val="Table Grid 1"/>
    <w:basedOn w:val="5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61">
    <w:name w:val="Light Grid Accent 2"/>
    <w:basedOn w:val="58"/>
    <w:qFormat/>
    <w:uiPriority w:val="62"/>
    <w:rPr>
      <w:sz w:val="22"/>
      <w:lang w:eastAsia="en-US" w:bidi="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eastAsia="System"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l2br w:val="nil"/>
          <w:tr2bl w:val="nil"/>
        </w:tcBorders>
      </w:tcPr>
    </w:tblStylePr>
    <w:tblStylePr w:type="lastRow">
      <w:pPr>
        <w:spacing w:before="0" w:after="0" w:line="240" w:lineRule="auto"/>
      </w:pPr>
      <w:rPr>
        <w:rFonts w:eastAsia="System"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eastAsia="System" w:cs="Times New Roman"/>
        <w:b/>
        <w:bCs/>
      </w:rPr>
    </w:tblStylePr>
    <w:tblStylePr w:type="lastCol">
      <w:rPr>
        <w:rFonts w:eastAsia="System" w:cs="Times New Roman"/>
        <w:b/>
        <w:bCs/>
      </w:rPr>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62">
    <w:name w:val="Light Grid Accent 3"/>
    <w:basedOn w:val="58"/>
    <w:qFormat/>
    <w:uiPriority w:val="62"/>
    <w:rPr>
      <w:sz w:val="22"/>
      <w:lang w:eastAsia="en-US" w:bidi="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eastAsia="System"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l2br w:val="nil"/>
          <w:tr2bl w:val="nil"/>
        </w:tcBorders>
      </w:tcPr>
    </w:tblStylePr>
    <w:tblStylePr w:type="lastRow">
      <w:pPr>
        <w:spacing w:before="0" w:after="0" w:line="240" w:lineRule="auto"/>
      </w:pPr>
      <w:rPr>
        <w:rFonts w:eastAsia="System"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eastAsia="System" w:cs="Times New Roman"/>
        <w:b/>
        <w:bCs/>
      </w:rPr>
    </w:tblStylePr>
    <w:tblStylePr w:type="lastCol">
      <w:rPr>
        <w:rFonts w:eastAsia="System" w:cs="Times New Roman"/>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character" w:styleId="64">
    <w:name w:val="Strong"/>
    <w:qFormat/>
    <w:uiPriority w:val="22"/>
    <w:rPr>
      <w:b/>
      <w:bCs/>
    </w:rPr>
  </w:style>
  <w:style w:type="character" w:styleId="65">
    <w:name w:val="endnote reference"/>
    <w:unhideWhenUsed/>
    <w:qFormat/>
    <w:uiPriority w:val="0"/>
    <w:rPr>
      <w:vertAlign w:val="superscript"/>
    </w:rPr>
  </w:style>
  <w:style w:type="character" w:styleId="66">
    <w:name w:val="page number"/>
    <w:qFormat/>
    <w:uiPriority w:val="0"/>
    <w:rPr>
      <w:rFonts w:ascii="Times New Roman" w:hAnsi="Times New Roman" w:eastAsia="宋体"/>
      <w:sz w:val="18"/>
    </w:rPr>
  </w:style>
  <w:style w:type="character" w:styleId="67">
    <w:name w:val="FollowedHyperlink"/>
    <w:unhideWhenUsed/>
    <w:qFormat/>
    <w:uiPriority w:val="0"/>
    <w:rPr>
      <w:color w:val="800080"/>
      <w:u w:val="single"/>
    </w:rPr>
  </w:style>
  <w:style w:type="character" w:styleId="68">
    <w:name w:val="Emphasis"/>
    <w:qFormat/>
    <w:uiPriority w:val="20"/>
    <w:rPr>
      <w:rFonts w:ascii="Calibri" w:hAnsi="Calibri"/>
      <w:b/>
      <w:i/>
      <w:iCs/>
    </w:rPr>
  </w:style>
  <w:style w:type="character" w:styleId="69">
    <w:name w:val="HTML Definition"/>
    <w:qFormat/>
    <w:uiPriority w:val="0"/>
    <w:rPr>
      <w:i/>
      <w:iCs/>
    </w:rPr>
  </w:style>
  <w:style w:type="character" w:styleId="70">
    <w:name w:val="HTML Typewriter"/>
    <w:qFormat/>
    <w:uiPriority w:val="0"/>
    <w:rPr>
      <w:rFonts w:ascii="Courier New" w:hAnsi="Courier New"/>
      <w:sz w:val="20"/>
      <w:szCs w:val="20"/>
    </w:rPr>
  </w:style>
  <w:style w:type="character" w:styleId="71">
    <w:name w:val="HTML Acronym"/>
    <w:qFormat/>
    <w:uiPriority w:val="0"/>
  </w:style>
  <w:style w:type="character" w:styleId="72">
    <w:name w:val="HTML Variable"/>
    <w:qFormat/>
    <w:uiPriority w:val="0"/>
    <w:rPr>
      <w:i/>
      <w:iCs/>
    </w:rPr>
  </w:style>
  <w:style w:type="character" w:styleId="73">
    <w:name w:val="Hyperlink"/>
    <w:qFormat/>
    <w:uiPriority w:val="99"/>
    <w:rPr>
      <w:rFonts w:ascii="Times New Roman" w:hAnsi="Times New Roman" w:eastAsia="宋体"/>
      <w:color w:val="auto"/>
      <w:spacing w:val="0"/>
      <w:w w:val="100"/>
      <w:position w:val="0"/>
      <w:sz w:val="21"/>
      <w:u w:val="none"/>
      <w:vertAlign w:val="baseline"/>
    </w:rPr>
  </w:style>
  <w:style w:type="character" w:styleId="74">
    <w:name w:val="HTML Code"/>
    <w:qFormat/>
    <w:uiPriority w:val="0"/>
    <w:rPr>
      <w:rFonts w:ascii="Courier New" w:hAnsi="Courier New"/>
      <w:sz w:val="20"/>
      <w:szCs w:val="20"/>
    </w:rPr>
  </w:style>
  <w:style w:type="character" w:styleId="75">
    <w:name w:val="annotation reference"/>
    <w:qFormat/>
    <w:uiPriority w:val="99"/>
    <w:rPr>
      <w:sz w:val="21"/>
      <w:szCs w:val="21"/>
    </w:rPr>
  </w:style>
  <w:style w:type="character" w:styleId="76">
    <w:name w:val="HTML Cite"/>
    <w:qFormat/>
    <w:uiPriority w:val="0"/>
    <w:rPr>
      <w:i/>
      <w:iCs/>
    </w:rPr>
  </w:style>
  <w:style w:type="character" w:styleId="77">
    <w:name w:val="footnote reference"/>
    <w:unhideWhenUsed/>
    <w:qFormat/>
    <w:uiPriority w:val="0"/>
    <w:rPr>
      <w:vertAlign w:val="superscript"/>
    </w:rPr>
  </w:style>
  <w:style w:type="character" w:styleId="78">
    <w:name w:val="HTML Keyboard"/>
    <w:qFormat/>
    <w:uiPriority w:val="0"/>
    <w:rPr>
      <w:rFonts w:ascii="Courier New" w:hAnsi="Courier New"/>
      <w:sz w:val="20"/>
      <w:szCs w:val="20"/>
    </w:rPr>
  </w:style>
  <w:style w:type="character" w:styleId="79">
    <w:name w:val="HTML Sample"/>
    <w:qFormat/>
    <w:uiPriority w:val="0"/>
    <w:rPr>
      <w:rFonts w:ascii="Courier New" w:hAnsi="Courier New"/>
    </w:rPr>
  </w:style>
  <w:style w:type="character" w:customStyle="1" w:styleId="80">
    <w:name w:val="sc91"/>
    <w:qFormat/>
    <w:uiPriority w:val="0"/>
    <w:rPr>
      <w:rFonts w:hint="default" w:ascii="Courier New" w:hAnsi="Courier New" w:cs="Courier New"/>
      <w:color w:val="008000"/>
      <w:sz w:val="20"/>
      <w:szCs w:val="20"/>
    </w:rPr>
  </w:style>
  <w:style w:type="character" w:customStyle="1" w:styleId="81">
    <w:name w:val="正文文本缩进 2 Char"/>
    <w:link w:val="37"/>
    <w:qFormat/>
    <w:uiPriority w:val="0"/>
    <w:rPr>
      <w:kern w:val="2"/>
      <w:sz w:val="21"/>
      <w:szCs w:val="24"/>
    </w:rPr>
  </w:style>
  <w:style w:type="character" w:customStyle="1" w:styleId="82">
    <w:name w:val="附录标识 Char"/>
    <w:link w:val="83"/>
    <w:qFormat/>
    <w:uiPriority w:val="0"/>
    <w:rPr>
      <w:rFonts w:ascii="黑体" w:hAnsi="Times New Roman" w:eastAsia="黑体"/>
      <w:b/>
      <w:sz w:val="21"/>
      <w:shd w:val="clear" w:color="FFFFFF" w:fill="FFFFFF"/>
    </w:rPr>
  </w:style>
  <w:style w:type="paragraph" w:customStyle="1" w:styleId="83">
    <w:name w:val="附录标识"/>
    <w:basedOn w:val="84"/>
    <w:next w:val="85"/>
    <w:link w:val="82"/>
    <w:qFormat/>
    <w:uiPriority w:val="0"/>
    <w:pPr>
      <w:spacing w:before="240" w:after="200"/>
    </w:pPr>
    <w:rPr>
      <w:sz w:val="21"/>
    </w:rPr>
  </w:style>
  <w:style w:type="paragraph" w:customStyle="1" w:styleId="84">
    <w:name w:val="前言、引言标题"/>
    <w:next w:val="1"/>
    <w:link w:val="206"/>
    <w:qFormat/>
    <w:uiPriority w:val="0"/>
    <w:pPr>
      <w:shd w:val="clear" w:color="FFFFFF" w:fill="FFFFFF"/>
      <w:spacing w:before="640" w:after="560"/>
      <w:jc w:val="center"/>
      <w:outlineLvl w:val="0"/>
    </w:pPr>
    <w:rPr>
      <w:rFonts w:ascii="黑体" w:hAnsi="Times New Roman" w:eastAsia="黑体" w:cs="Times New Roman"/>
      <w:b/>
      <w:sz w:val="32"/>
      <w:lang w:val="en-US" w:eastAsia="zh-CN" w:bidi="ar-SA"/>
    </w:rPr>
  </w:style>
  <w:style w:type="paragraph" w:customStyle="1" w:styleId="85">
    <w:name w:val="段"/>
    <w:link w:val="243"/>
    <w:qFormat/>
    <w:uiPriority w:val="0"/>
    <w:pPr>
      <w:ind w:firstLine="200" w:firstLineChars="200"/>
      <w:jc w:val="both"/>
    </w:pPr>
    <w:rPr>
      <w:rFonts w:ascii="宋体" w:hAnsi="Times New Roman" w:eastAsia="宋体" w:cs="Times New Roman"/>
      <w:sz w:val="21"/>
      <w:lang w:val="en-US" w:eastAsia="zh-CN" w:bidi="ar-SA"/>
    </w:rPr>
  </w:style>
  <w:style w:type="character" w:customStyle="1" w:styleId="86">
    <w:name w:val="样式 样式 标题 1篇 + 行距: 多倍行距 1.2 字行 + 小三"/>
    <w:qFormat/>
    <w:uiPriority w:val="0"/>
    <w:rPr>
      <w:rFonts w:eastAsia="宋体"/>
      <w:b/>
      <w:kern w:val="0"/>
      <w:sz w:val="30"/>
    </w:rPr>
  </w:style>
  <w:style w:type="character" w:customStyle="1" w:styleId="87">
    <w:name w:val="sc61"/>
    <w:qFormat/>
    <w:uiPriority w:val="0"/>
    <w:rPr>
      <w:rFonts w:hint="default" w:ascii="Courier New" w:hAnsi="Courier New" w:cs="Courier New"/>
      <w:b/>
      <w:bCs/>
      <w:color w:val="8000FF"/>
      <w:sz w:val="20"/>
      <w:szCs w:val="20"/>
    </w:rPr>
  </w:style>
  <w:style w:type="character" w:customStyle="1" w:styleId="88">
    <w:name w:val="Char Char2"/>
    <w:qFormat/>
    <w:uiPriority w:val="0"/>
    <w:rPr>
      <w:rFonts w:eastAsia="黑体"/>
      <w:b/>
      <w:bCs/>
      <w:kern w:val="44"/>
      <w:sz w:val="21"/>
      <w:szCs w:val="44"/>
      <w:lang w:val="en-US" w:eastAsia="zh-CN" w:bidi="ar-SA"/>
    </w:rPr>
  </w:style>
  <w:style w:type="character" w:customStyle="1" w:styleId="89">
    <w:name w:val="WW8Num22z1"/>
    <w:qFormat/>
    <w:uiPriority w:val="0"/>
    <w:rPr>
      <w:rFonts w:ascii="Wingdings" w:hAnsi="Wingdings"/>
    </w:rPr>
  </w:style>
  <w:style w:type="character" w:customStyle="1" w:styleId="90">
    <w:name w:val="sc641"/>
    <w:qFormat/>
    <w:uiPriority w:val="0"/>
    <w:rPr>
      <w:rFonts w:hint="default" w:ascii="Courier New" w:hAnsi="Courier New" w:cs="Courier New"/>
      <w:b/>
      <w:bCs/>
      <w:color w:val="000000"/>
      <w:sz w:val="20"/>
      <w:szCs w:val="20"/>
      <w:u w:val="single"/>
    </w:rPr>
  </w:style>
  <w:style w:type="character" w:customStyle="1" w:styleId="91">
    <w:name w:val="Char Char1"/>
    <w:qFormat/>
    <w:uiPriority w:val="0"/>
    <w:rPr>
      <w:rFonts w:ascii="Arial" w:hAnsi="Arial" w:eastAsia="黑体"/>
      <w:b/>
      <w:kern w:val="2"/>
      <w:sz w:val="24"/>
      <w:szCs w:val="24"/>
      <w:lang w:val="en-US" w:eastAsia="zh-CN" w:bidi="ar-SA"/>
    </w:rPr>
  </w:style>
  <w:style w:type="character" w:customStyle="1" w:styleId="92">
    <w:name w:val="yq正文加序号 Char"/>
    <w:link w:val="93"/>
    <w:qFormat/>
    <w:uiPriority w:val="0"/>
  </w:style>
  <w:style w:type="paragraph" w:customStyle="1" w:styleId="93">
    <w:name w:val="yq正文加序号"/>
    <w:basedOn w:val="94"/>
    <w:link w:val="92"/>
    <w:qFormat/>
    <w:uiPriority w:val="0"/>
    <w:pPr>
      <w:numPr>
        <w:ilvl w:val="0"/>
        <w:numId w:val="3"/>
      </w:numPr>
      <w:ind w:firstLine="0" w:firstLineChars="0"/>
    </w:pPr>
    <w:rPr>
      <w:kern w:val="0"/>
      <w:sz w:val="20"/>
      <w:szCs w:val="20"/>
    </w:rPr>
  </w:style>
  <w:style w:type="paragraph" w:customStyle="1" w:styleId="94">
    <w:name w:val="yq正文"/>
    <w:basedOn w:val="1"/>
    <w:link w:val="155"/>
    <w:qFormat/>
    <w:uiPriority w:val="0"/>
    <w:pPr>
      <w:spacing w:line="360" w:lineRule="auto"/>
      <w:ind w:firstLine="412" w:firstLineChars="196"/>
    </w:pPr>
  </w:style>
  <w:style w:type="character" w:customStyle="1" w:styleId="95">
    <w:name w:val="索引 1 Char"/>
    <w:link w:val="55"/>
    <w:qFormat/>
    <w:uiPriority w:val="0"/>
    <w:rPr>
      <w:rFonts w:ascii="Arial" w:hAnsi="Arial"/>
      <w:sz w:val="21"/>
      <w:szCs w:val="24"/>
    </w:rPr>
  </w:style>
  <w:style w:type="character" w:customStyle="1" w:styleId="96">
    <w:name w:val="WW8Num15z1"/>
    <w:qFormat/>
    <w:uiPriority w:val="0"/>
  </w:style>
  <w:style w:type="character" w:customStyle="1" w:styleId="97">
    <w:name w:val="批注文字 Char"/>
    <w:link w:val="24"/>
    <w:qFormat/>
    <w:uiPriority w:val="99"/>
    <w:rPr>
      <w:rFonts w:ascii="Times New Roman" w:hAnsi="Times New Roman"/>
      <w:kern w:val="2"/>
      <w:sz w:val="21"/>
      <w:szCs w:val="24"/>
    </w:rPr>
  </w:style>
  <w:style w:type="character" w:customStyle="1" w:styleId="98">
    <w:name w:val="文档结构图 Char"/>
    <w:link w:val="22"/>
    <w:qFormat/>
    <w:uiPriority w:val="99"/>
    <w:rPr>
      <w:rFonts w:ascii="Times New Roman" w:hAnsi="Times New Roman"/>
      <w:kern w:val="2"/>
      <w:sz w:val="21"/>
      <w:szCs w:val="24"/>
      <w:shd w:val="clear" w:color="auto" w:fill="000080"/>
    </w:rPr>
  </w:style>
  <w:style w:type="character" w:customStyle="1" w:styleId="99">
    <w:name w:val="Char Char11"/>
    <w:qFormat/>
    <w:uiPriority w:val="0"/>
    <w:rPr>
      <w:rFonts w:ascii="Arial" w:hAnsi="Arial" w:eastAsia="黑体"/>
      <w:b/>
      <w:bCs/>
      <w:kern w:val="2"/>
      <w:sz w:val="21"/>
      <w:szCs w:val="32"/>
      <w:lang w:val="en-US" w:eastAsia="zh-CN" w:bidi="ar-SA"/>
    </w:rPr>
  </w:style>
  <w:style w:type="character" w:customStyle="1" w:styleId="100">
    <w:name w:val="图表索引 Char Char Char Char Char Char"/>
    <w:qFormat/>
    <w:uiPriority w:val="0"/>
    <w:rPr>
      <w:rFonts w:ascii="Arial" w:hAnsi="Arial" w:eastAsia="宋体"/>
      <w:b/>
      <w:bCs/>
      <w:color w:val="0000FF"/>
      <w:kern w:val="2"/>
      <w:sz w:val="21"/>
      <w:szCs w:val="24"/>
      <w:u w:val="single"/>
      <w:lang w:val="en-US" w:eastAsia="zh-CN" w:bidi="ar-SA"/>
    </w:rPr>
  </w:style>
  <w:style w:type="character" w:customStyle="1" w:styleId="101">
    <w:name w:val="正文文本 Char1"/>
    <w:qFormat/>
    <w:uiPriority w:val="99"/>
    <w:rPr>
      <w:kern w:val="2"/>
      <w:sz w:val="21"/>
      <w:szCs w:val="22"/>
    </w:rPr>
  </w:style>
  <w:style w:type="character" w:customStyle="1" w:styleId="102">
    <w:name w:val="yq标题1 字符"/>
    <w:link w:val="7"/>
    <w:qFormat/>
    <w:uiPriority w:val="0"/>
    <w:rPr>
      <w:rFonts w:ascii="黑体" w:hAnsi="黑体" w:eastAsia="黑体" w:cs="黑体"/>
      <w:kern w:val="2"/>
      <w:sz w:val="21"/>
      <w:szCs w:val="24"/>
    </w:rPr>
  </w:style>
  <w:style w:type="character" w:customStyle="1" w:styleId="103">
    <w:name w:val="个人撰写风格"/>
    <w:qFormat/>
    <w:uiPriority w:val="0"/>
    <w:rPr>
      <w:rFonts w:ascii="Arial" w:hAnsi="Arial" w:eastAsia="宋体" w:cs="Arial"/>
      <w:color w:val="auto"/>
      <w:sz w:val="20"/>
    </w:rPr>
  </w:style>
  <w:style w:type="character" w:customStyle="1" w:styleId="104">
    <w:name w:val="WW8Num2z1"/>
    <w:qFormat/>
    <w:uiPriority w:val="0"/>
  </w:style>
  <w:style w:type="character" w:customStyle="1" w:styleId="105">
    <w:name w:val="yq标题2 Char"/>
    <w:link w:val="6"/>
    <w:qFormat/>
    <w:uiPriority w:val="0"/>
    <w:rPr>
      <w:rFonts w:ascii="黑体" w:hAnsi="黑体" w:eastAsia="黑体" w:cs="黑体"/>
      <w:kern w:val="2"/>
      <w:sz w:val="21"/>
      <w:szCs w:val="24"/>
    </w:rPr>
  </w:style>
  <w:style w:type="character" w:customStyle="1" w:styleId="106">
    <w:name w:val="图表索引 字元"/>
    <w:qFormat/>
    <w:uiPriority w:val="0"/>
    <w:rPr>
      <w:rFonts w:ascii="Arial" w:hAnsi="Arial" w:eastAsia="宋体"/>
      <w:color w:val="0000FF"/>
      <w:sz w:val="21"/>
      <w:szCs w:val="24"/>
      <w:u w:val="single"/>
      <w:lang w:val="en-US" w:eastAsia="zh-CN" w:bidi="ar-SA"/>
    </w:rPr>
  </w:style>
  <w:style w:type="character" w:customStyle="1" w:styleId="107">
    <w:name w:val="正文首行缩进两字符 Char"/>
    <w:link w:val="108"/>
    <w:qFormat/>
    <w:uiPriority w:val="0"/>
    <w:rPr>
      <w:kern w:val="2"/>
      <w:sz w:val="21"/>
      <w:szCs w:val="24"/>
    </w:rPr>
  </w:style>
  <w:style w:type="paragraph" w:customStyle="1" w:styleId="108">
    <w:name w:val="正文首行缩进两字符"/>
    <w:basedOn w:val="1"/>
    <w:link w:val="107"/>
    <w:qFormat/>
    <w:uiPriority w:val="0"/>
    <w:rPr>
      <w:szCs w:val="24"/>
    </w:rPr>
  </w:style>
  <w:style w:type="character" w:customStyle="1" w:styleId="109">
    <w:name w:val="标题 Char"/>
    <w:link w:val="3"/>
    <w:qFormat/>
    <w:uiPriority w:val="10"/>
    <w:rPr>
      <w:rFonts w:ascii="Arial" w:hAnsi="Arial"/>
      <w:b/>
      <w:bCs/>
      <w:kern w:val="2"/>
      <w:sz w:val="32"/>
      <w:szCs w:val="32"/>
    </w:rPr>
  </w:style>
  <w:style w:type="character" w:customStyle="1" w:styleId="110">
    <w:name w:val="sc211"/>
    <w:qFormat/>
    <w:uiPriority w:val="0"/>
    <w:rPr>
      <w:rFonts w:hint="default" w:ascii="Courier New" w:hAnsi="Courier New" w:cs="Courier New"/>
      <w:color w:val="000000"/>
      <w:sz w:val="20"/>
      <w:szCs w:val="20"/>
      <w:shd w:val="clear" w:color="auto" w:fill="A6CAF0"/>
    </w:rPr>
  </w:style>
  <w:style w:type="character" w:customStyle="1" w:styleId="111">
    <w:name w:val="WW8Num6z1"/>
    <w:qFormat/>
    <w:uiPriority w:val="0"/>
  </w:style>
  <w:style w:type="character" w:customStyle="1" w:styleId="112">
    <w:name w:val="明显引用 Char"/>
    <w:link w:val="113"/>
    <w:qFormat/>
    <w:uiPriority w:val="30"/>
    <w:rPr>
      <w:b/>
      <w:bCs/>
      <w:i/>
      <w:iCs/>
      <w:color w:val="4F81BD"/>
    </w:rPr>
  </w:style>
  <w:style w:type="paragraph" w:styleId="113">
    <w:name w:val="Intense Quote"/>
    <w:basedOn w:val="1"/>
    <w:next w:val="1"/>
    <w:link w:val="112"/>
    <w:qFormat/>
    <w:uiPriority w:val="30"/>
    <w:pPr>
      <w:pBdr>
        <w:bottom w:val="single" w:color="4F81BD" w:sz="4" w:space="4"/>
      </w:pBdr>
      <w:spacing w:before="200" w:after="280"/>
      <w:ind w:left="936" w:right="936"/>
    </w:pPr>
    <w:rPr>
      <w:b/>
      <w:bCs/>
      <w:i/>
      <w:iCs/>
      <w:color w:val="4F81BD"/>
      <w:kern w:val="0"/>
      <w:sz w:val="20"/>
      <w:szCs w:val="20"/>
    </w:rPr>
  </w:style>
  <w:style w:type="character" w:customStyle="1" w:styleId="114">
    <w:name w:val="WW8Num16z1"/>
    <w:qFormat/>
    <w:uiPriority w:val="0"/>
  </w:style>
  <w:style w:type="character" w:customStyle="1" w:styleId="115">
    <w:name w:val="Reference"/>
    <w:qFormat/>
    <w:uiPriority w:val="0"/>
    <w:rPr>
      <w:rFonts w:ascii="Arial" w:hAnsi="Arial"/>
      <w:sz w:val="20"/>
      <w:lang w:val="en-US" w:eastAsia="zh-CN"/>
    </w:rPr>
  </w:style>
  <w:style w:type="character" w:customStyle="1" w:styleId="116">
    <w:name w:val="sc51"/>
    <w:qFormat/>
    <w:uiPriority w:val="0"/>
    <w:rPr>
      <w:rFonts w:hint="default" w:ascii="Courier New" w:hAnsi="Courier New" w:cs="Courier New"/>
      <w:color w:val="FF0000"/>
      <w:sz w:val="20"/>
      <w:szCs w:val="20"/>
    </w:rPr>
  </w:style>
  <w:style w:type="character" w:customStyle="1" w:styleId="117">
    <w:name w:val="电子邮件签名 Char"/>
    <w:link w:val="17"/>
    <w:qFormat/>
    <w:uiPriority w:val="0"/>
    <w:rPr>
      <w:rFonts w:ascii="宋体"/>
      <w:kern w:val="2"/>
      <w:sz w:val="21"/>
      <w:szCs w:val="24"/>
    </w:rPr>
  </w:style>
  <w:style w:type="character" w:customStyle="1" w:styleId="118">
    <w:name w:val="标题 6 Char"/>
    <w:link w:val="12"/>
    <w:qFormat/>
    <w:uiPriority w:val="9"/>
    <w:rPr>
      <w:rFonts w:ascii="Arial" w:hAnsi="Arial" w:eastAsia="黑体"/>
      <w:b/>
      <w:bCs/>
      <w:kern w:val="2"/>
      <w:sz w:val="24"/>
      <w:szCs w:val="24"/>
    </w:rPr>
  </w:style>
  <w:style w:type="character" w:customStyle="1" w:styleId="119">
    <w:name w:val="二级菜单 Char"/>
    <w:link w:val="120"/>
    <w:qFormat/>
    <w:uiPriority w:val="0"/>
    <w:rPr>
      <w:rFonts w:ascii="Arial" w:hAnsi="Arial" w:eastAsia="黑体" w:cs="黑体"/>
      <w:kern w:val="1"/>
      <w:sz w:val="32"/>
      <w:szCs w:val="24"/>
    </w:rPr>
  </w:style>
  <w:style w:type="paragraph" w:customStyle="1" w:styleId="120">
    <w:name w:val="二级菜单"/>
    <w:basedOn w:val="5"/>
    <w:link w:val="119"/>
    <w:qFormat/>
    <w:uiPriority w:val="0"/>
    <w:pPr>
      <w:numPr>
        <w:numId w:val="4"/>
      </w:numPr>
      <w:suppressAutoHyphens/>
      <w:spacing w:before="260" w:after="260" w:line="413" w:lineRule="auto"/>
      <w:ind w:left="0" w:firstLine="0"/>
    </w:pPr>
    <w:rPr>
      <w:rFonts w:ascii="Arial" w:hAnsi="Arial"/>
      <w:kern w:val="1"/>
      <w:sz w:val="32"/>
    </w:rPr>
  </w:style>
  <w:style w:type="character" w:customStyle="1" w:styleId="121">
    <w:name w:val="样式5 Char"/>
    <w:link w:val="122"/>
    <w:qFormat/>
    <w:uiPriority w:val="0"/>
    <w:rPr>
      <w:rFonts w:ascii="宋体" w:hAnsi="宋体"/>
      <w:kern w:val="2"/>
      <w:sz w:val="21"/>
      <w:szCs w:val="21"/>
    </w:rPr>
  </w:style>
  <w:style w:type="paragraph" w:customStyle="1" w:styleId="122">
    <w:name w:val="样式5"/>
    <w:basedOn w:val="1"/>
    <w:link w:val="121"/>
    <w:qFormat/>
    <w:uiPriority w:val="0"/>
    <w:pPr>
      <w:snapToGrid w:val="0"/>
      <w:spacing w:line="300" w:lineRule="auto"/>
    </w:pPr>
    <w:rPr>
      <w:rFonts w:ascii="宋体" w:hAnsi="宋体"/>
      <w:szCs w:val="21"/>
    </w:rPr>
  </w:style>
  <w:style w:type="character" w:customStyle="1" w:styleId="123">
    <w:name w:val="WW8Num3z1"/>
    <w:qFormat/>
    <w:uiPriority w:val="0"/>
  </w:style>
  <w:style w:type="character" w:customStyle="1" w:styleId="124">
    <w:name w:val="字母编号 Char"/>
    <w:link w:val="125"/>
    <w:qFormat/>
    <w:uiPriority w:val="0"/>
    <w:rPr>
      <w:rFonts w:ascii="Times New Roman" w:hAnsi="Times New Roman"/>
      <w:kern w:val="2"/>
      <w:sz w:val="21"/>
      <w:szCs w:val="24"/>
    </w:rPr>
  </w:style>
  <w:style w:type="paragraph" w:customStyle="1" w:styleId="125">
    <w:name w:val="字母编号"/>
    <w:basedOn w:val="1"/>
    <w:link w:val="124"/>
    <w:qFormat/>
    <w:uiPriority w:val="0"/>
    <w:rPr>
      <w:szCs w:val="24"/>
    </w:rPr>
  </w:style>
  <w:style w:type="character" w:customStyle="1" w:styleId="126">
    <w:name w:val="Char Char"/>
    <w:qFormat/>
    <w:uiPriority w:val="0"/>
    <w:rPr>
      <w:rFonts w:ascii="Arial" w:hAnsi="Arial" w:eastAsia="黑体"/>
      <w:b/>
      <w:bCs/>
      <w:kern w:val="2"/>
      <w:sz w:val="21"/>
      <w:szCs w:val="28"/>
      <w:lang w:val="en-US" w:eastAsia="zh-CN" w:bidi="ar-SA"/>
    </w:rPr>
  </w:style>
  <w:style w:type="character" w:customStyle="1" w:styleId="127">
    <w:name w:val="图表索引 Char"/>
    <w:link w:val="128"/>
    <w:qFormat/>
    <w:uiPriority w:val="0"/>
    <w:rPr>
      <w:rFonts w:ascii="Arial" w:hAnsi="Arial"/>
      <w:color w:val="0000FF"/>
      <w:sz w:val="21"/>
      <w:szCs w:val="24"/>
      <w:u w:val="single"/>
    </w:rPr>
  </w:style>
  <w:style w:type="paragraph" w:customStyle="1" w:styleId="128">
    <w:name w:val="图表索引"/>
    <w:basedOn w:val="55"/>
    <w:next w:val="1"/>
    <w:link w:val="127"/>
    <w:qFormat/>
    <w:uiPriority w:val="0"/>
    <w:pPr>
      <w:jc w:val="center"/>
    </w:pPr>
    <w:rPr>
      <w:color w:val="0000FF"/>
      <w:u w:val="single"/>
    </w:rPr>
  </w:style>
  <w:style w:type="character" w:customStyle="1" w:styleId="129">
    <w:name w:val="sc131"/>
    <w:qFormat/>
    <w:uiPriority w:val="0"/>
    <w:rPr>
      <w:rFonts w:hint="default" w:ascii="Courier New" w:hAnsi="Courier New" w:cs="Courier New"/>
      <w:color w:val="FF0000"/>
      <w:sz w:val="20"/>
      <w:szCs w:val="20"/>
      <w:shd w:val="clear" w:color="auto" w:fill="FFFF00"/>
    </w:rPr>
  </w:style>
  <w:style w:type="character" w:customStyle="1" w:styleId="130">
    <w:name w:val="标题 3 Char"/>
    <w:link w:val="8"/>
    <w:qFormat/>
    <w:uiPriority w:val="0"/>
    <w:rPr>
      <w:rFonts w:ascii="黑体" w:hAnsi="黑体" w:eastAsia="黑体" w:cs="黑体"/>
      <w:kern w:val="2"/>
      <w:sz w:val="21"/>
      <w:szCs w:val="24"/>
    </w:rPr>
  </w:style>
  <w:style w:type="character" w:customStyle="1" w:styleId="131">
    <w:name w:val="标题 2 Char"/>
    <w:link w:val="5"/>
    <w:qFormat/>
    <w:uiPriority w:val="9"/>
    <w:rPr>
      <w:rFonts w:ascii="黑体" w:hAnsi="黑体" w:eastAsia="黑体" w:cs="黑体"/>
      <w:kern w:val="2"/>
      <w:sz w:val="21"/>
      <w:szCs w:val="24"/>
    </w:rPr>
  </w:style>
  <w:style w:type="character" w:customStyle="1" w:styleId="132">
    <w:name w:val="明显强调1"/>
    <w:qFormat/>
    <w:uiPriority w:val="21"/>
    <w:rPr>
      <w:b/>
      <w:bCs/>
      <w:i/>
      <w:iCs/>
      <w:color w:val="4F81BD"/>
    </w:rPr>
  </w:style>
  <w:style w:type="character" w:customStyle="1" w:styleId="133">
    <w:name w:val="标题 2 Char1"/>
    <w:qFormat/>
    <w:uiPriority w:val="0"/>
    <w:rPr>
      <w:rFonts w:ascii="Arial" w:hAnsi="Arial" w:eastAsia="黑体"/>
      <w:b/>
      <w:bCs/>
      <w:kern w:val="2"/>
      <w:sz w:val="32"/>
      <w:szCs w:val="32"/>
      <w:lang w:val="en-US" w:eastAsia="zh-CN" w:bidi="ar-SA"/>
    </w:rPr>
  </w:style>
  <w:style w:type="character" w:customStyle="1" w:styleId="134">
    <w:name w:val="样式 样式 样式 左侧:  0.74 厘米 + 首行缩进:  2 字符 + 首行缩进:  2 字符 Char"/>
    <w:link w:val="135"/>
    <w:qFormat/>
    <w:uiPriority w:val="0"/>
    <w:rPr>
      <w:kern w:val="2"/>
      <w:sz w:val="24"/>
      <w:szCs w:val="24"/>
    </w:rPr>
  </w:style>
  <w:style w:type="paragraph" w:customStyle="1" w:styleId="135">
    <w:name w:val="样式 样式 样式 左侧:  0.74 厘米 + 首行缩进:  2 字符 + 首行缩进:  2 字符"/>
    <w:basedOn w:val="1"/>
    <w:link w:val="134"/>
    <w:qFormat/>
    <w:uiPriority w:val="0"/>
    <w:pPr>
      <w:ind w:firstLine="420"/>
    </w:pPr>
    <w:rPr>
      <w:sz w:val="24"/>
      <w:szCs w:val="24"/>
    </w:rPr>
  </w:style>
  <w:style w:type="character" w:customStyle="1" w:styleId="136">
    <w:name w:val="large1"/>
    <w:qFormat/>
    <w:uiPriority w:val="0"/>
    <w:rPr>
      <w:rFonts w:hint="eastAsia" w:ascii="宋体" w:hAnsi="宋体" w:eastAsia="宋体"/>
      <w:sz w:val="22"/>
      <w:szCs w:val="22"/>
    </w:rPr>
  </w:style>
  <w:style w:type="character" w:customStyle="1" w:styleId="137">
    <w:name w:val="批注主题 Char"/>
    <w:link w:val="56"/>
    <w:qFormat/>
    <w:uiPriority w:val="99"/>
    <w:rPr>
      <w:rFonts w:ascii="Times New Roman" w:hAnsi="Times New Roman"/>
      <w:b/>
      <w:bCs/>
      <w:kern w:val="2"/>
      <w:sz w:val="21"/>
      <w:szCs w:val="24"/>
    </w:rPr>
  </w:style>
  <w:style w:type="character" w:customStyle="1" w:styleId="138">
    <w:name w:val="样式3 Char"/>
    <w:link w:val="139"/>
    <w:qFormat/>
    <w:uiPriority w:val="0"/>
    <w:rPr>
      <w:kern w:val="2"/>
      <w:sz w:val="21"/>
      <w:szCs w:val="24"/>
    </w:rPr>
  </w:style>
  <w:style w:type="paragraph" w:customStyle="1" w:styleId="139">
    <w:name w:val="样式3"/>
    <w:basedOn w:val="1"/>
    <w:link w:val="138"/>
    <w:qFormat/>
    <w:uiPriority w:val="0"/>
    <w:pPr>
      <w:numPr>
        <w:ilvl w:val="2"/>
        <w:numId w:val="5"/>
      </w:numPr>
      <w:spacing w:line="300" w:lineRule="auto"/>
    </w:pPr>
    <w:rPr>
      <w:szCs w:val="24"/>
    </w:rPr>
  </w:style>
  <w:style w:type="character" w:customStyle="1" w:styleId="140">
    <w:name w:val="不明显强调1"/>
    <w:qFormat/>
    <w:uiPriority w:val="19"/>
    <w:rPr>
      <w:i/>
      <w:iCs/>
      <w:color w:val="808080"/>
    </w:rPr>
  </w:style>
  <w:style w:type="character" w:customStyle="1" w:styleId="141">
    <w:name w:val="标题 8 Char"/>
    <w:link w:val="14"/>
    <w:qFormat/>
    <w:uiPriority w:val="9"/>
    <w:rPr>
      <w:rFonts w:ascii="Arial" w:hAnsi="Arial" w:eastAsia="黑体"/>
      <w:kern w:val="2"/>
      <w:sz w:val="24"/>
      <w:szCs w:val="24"/>
    </w:rPr>
  </w:style>
  <w:style w:type="character" w:customStyle="1" w:styleId="142">
    <w:name w:val="WW8Num23z1"/>
    <w:qFormat/>
    <w:uiPriority w:val="0"/>
  </w:style>
  <w:style w:type="character" w:customStyle="1" w:styleId="143">
    <w:name w:val="st"/>
    <w:qFormat/>
    <w:uiPriority w:val="0"/>
  </w:style>
  <w:style w:type="character" w:customStyle="1" w:styleId="144">
    <w:name w:val="sc0"/>
    <w:qFormat/>
    <w:uiPriority w:val="0"/>
    <w:rPr>
      <w:rFonts w:hint="default" w:ascii="Courier New" w:hAnsi="Courier New" w:cs="Courier New"/>
      <w:color w:val="000000"/>
      <w:sz w:val="20"/>
      <w:szCs w:val="20"/>
    </w:rPr>
  </w:style>
  <w:style w:type="character" w:customStyle="1" w:styleId="145">
    <w:name w:val="EmailStyle671"/>
    <w:qFormat/>
    <w:uiPriority w:val="0"/>
    <w:rPr>
      <w:rFonts w:ascii="Arial" w:hAnsi="Arial" w:eastAsia="宋体" w:cs="Arial"/>
      <w:color w:val="auto"/>
      <w:sz w:val="20"/>
    </w:rPr>
  </w:style>
  <w:style w:type="character" w:customStyle="1" w:styleId="146">
    <w:name w:val="yq4 Char"/>
    <w:link w:val="147"/>
    <w:qFormat/>
    <w:uiPriority w:val="0"/>
    <w:rPr>
      <w:rFonts w:ascii="黑体" w:hAnsi="黑体" w:eastAsia="黑体" w:cs="黑体"/>
      <w:kern w:val="2"/>
      <w:sz w:val="21"/>
      <w:szCs w:val="24"/>
    </w:rPr>
  </w:style>
  <w:style w:type="paragraph" w:customStyle="1" w:styleId="147">
    <w:name w:val="yq4"/>
    <w:basedOn w:val="148"/>
    <w:link w:val="146"/>
    <w:qFormat/>
    <w:uiPriority w:val="0"/>
    <w:pPr>
      <w:outlineLvl w:val="3"/>
    </w:pPr>
  </w:style>
  <w:style w:type="paragraph" w:customStyle="1" w:styleId="148">
    <w:name w:val="yqbt4"/>
    <w:basedOn w:val="9"/>
    <w:link w:val="208"/>
    <w:qFormat/>
    <w:uiPriority w:val="0"/>
    <w:pPr>
      <w:numPr>
        <w:ilvl w:val="3"/>
      </w:numPr>
    </w:pPr>
  </w:style>
  <w:style w:type="character" w:customStyle="1" w:styleId="149">
    <w:name w:val="sc111"/>
    <w:qFormat/>
    <w:uiPriority w:val="0"/>
    <w:rPr>
      <w:rFonts w:hint="default" w:ascii="Courier New" w:hAnsi="Courier New" w:cs="Courier New"/>
      <w:color w:val="0000FF"/>
      <w:sz w:val="20"/>
      <w:szCs w:val="20"/>
    </w:rPr>
  </w:style>
  <w:style w:type="character" w:customStyle="1" w:styleId="150">
    <w:name w:val="正文文本 3 Char"/>
    <w:link w:val="25"/>
    <w:qFormat/>
    <w:uiPriority w:val="0"/>
    <w:rPr>
      <w:rFonts w:ascii="宋体" w:hAnsi="Times New Roman"/>
      <w:kern w:val="2"/>
      <w:sz w:val="24"/>
    </w:rPr>
  </w:style>
  <w:style w:type="character" w:customStyle="1" w:styleId="151">
    <w:name w:val="sc01"/>
    <w:qFormat/>
    <w:uiPriority w:val="0"/>
    <w:rPr>
      <w:rFonts w:hint="default" w:ascii="Courier New" w:hAnsi="Courier New" w:cs="Courier New"/>
      <w:b/>
      <w:bCs/>
      <w:color w:val="000000"/>
      <w:sz w:val="20"/>
      <w:szCs w:val="20"/>
    </w:rPr>
  </w:style>
  <w:style w:type="character" w:customStyle="1" w:styleId="152">
    <w:name w:val="封面副标题 Char"/>
    <w:link w:val="153"/>
    <w:qFormat/>
    <w:uiPriority w:val="0"/>
    <w:rPr>
      <w:rFonts w:ascii="Arial" w:hAnsi="Arial" w:eastAsia="黑体"/>
      <w:sz w:val="32"/>
      <w:lang w:bidi="ar-SA"/>
    </w:rPr>
  </w:style>
  <w:style w:type="paragraph" w:customStyle="1" w:styleId="153">
    <w:name w:val="封面副标题"/>
    <w:link w:val="152"/>
    <w:qFormat/>
    <w:uiPriority w:val="0"/>
    <w:pPr>
      <w:spacing w:line="360" w:lineRule="auto"/>
      <w:jc w:val="center"/>
    </w:pPr>
    <w:rPr>
      <w:rFonts w:ascii="Arial" w:hAnsi="Arial" w:eastAsia="黑体" w:cs="Times New Roman"/>
      <w:sz w:val="32"/>
      <w:lang w:val="en-US" w:eastAsia="zh-CN" w:bidi="ar-SA"/>
    </w:rPr>
  </w:style>
  <w:style w:type="character" w:customStyle="1" w:styleId="154">
    <w:name w:val="纯文本 Char"/>
    <w:link w:val="33"/>
    <w:qFormat/>
    <w:uiPriority w:val="0"/>
    <w:rPr>
      <w:rFonts w:ascii="宋体" w:hAnsi="Courier New"/>
      <w:kern w:val="2"/>
      <w:sz w:val="21"/>
    </w:rPr>
  </w:style>
  <w:style w:type="character" w:customStyle="1" w:styleId="155">
    <w:name w:val="yq正文 Char"/>
    <w:link w:val="94"/>
    <w:qFormat/>
    <w:uiPriority w:val="0"/>
    <w:rPr>
      <w:kern w:val="2"/>
      <w:sz w:val="21"/>
      <w:szCs w:val="22"/>
    </w:rPr>
  </w:style>
  <w:style w:type="character" w:customStyle="1" w:styleId="156">
    <w:name w:val="apple-converted-space"/>
    <w:qFormat/>
    <w:uiPriority w:val="0"/>
  </w:style>
  <w:style w:type="character" w:customStyle="1" w:styleId="157">
    <w:name w:val="HTML 地址 Char"/>
    <w:link w:val="29"/>
    <w:qFormat/>
    <w:uiPriority w:val="0"/>
    <w:rPr>
      <w:rFonts w:ascii="Times New Roman" w:hAnsi="Times New Roman"/>
      <w:i/>
      <w:iCs/>
      <w:kern w:val="2"/>
      <w:sz w:val="21"/>
      <w:szCs w:val="24"/>
    </w:rPr>
  </w:style>
  <w:style w:type="character" w:customStyle="1" w:styleId="158">
    <w:name w:val="日期 Char"/>
    <w:link w:val="36"/>
    <w:qFormat/>
    <w:uiPriority w:val="99"/>
    <w:rPr>
      <w:kern w:val="2"/>
      <w:sz w:val="21"/>
      <w:szCs w:val="22"/>
    </w:rPr>
  </w:style>
  <w:style w:type="character" w:customStyle="1" w:styleId="159">
    <w:name w:val="Char Char3"/>
    <w:qFormat/>
    <w:uiPriority w:val="0"/>
    <w:rPr>
      <w:rFonts w:ascii="Arial" w:hAnsi="Arial" w:eastAsia="黑体"/>
      <w:b/>
      <w:bCs/>
      <w:kern w:val="2"/>
      <w:sz w:val="21"/>
      <w:szCs w:val="28"/>
      <w:lang w:val="en-US" w:eastAsia="zh-CN" w:bidi="ar-SA"/>
    </w:rPr>
  </w:style>
  <w:style w:type="character" w:customStyle="1" w:styleId="160">
    <w:name w:val="sc11"/>
    <w:qFormat/>
    <w:uiPriority w:val="0"/>
    <w:rPr>
      <w:rFonts w:hint="default" w:ascii="Courier New" w:hAnsi="Courier New" w:cs="Courier New"/>
      <w:color w:val="0000FF"/>
      <w:sz w:val="20"/>
      <w:szCs w:val="20"/>
    </w:rPr>
  </w:style>
  <w:style w:type="character" w:customStyle="1" w:styleId="161">
    <w:name w:val="脚注文本 Char"/>
    <w:link w:val="46"/>
    <w:qFormat/>
    <w:uiPriority w:val="0"/>
    <w:rPr>
      <w:rFonts w:ascii="Times New Roman" w:hAnsi="Times New Roman"/>
      <w:kern w:val="2"/>
      <w:sz w:val="18"/>
      <w:szCs w:val="18"/>
    </w:rPr>
  </w:style>
  <w:style w:type="character" w:customStyle="1" w:styleId="162">
    <w:name w:val="pi1"/>
    <w:qFormat/>
    <w:uiPriority w:val="0"/>
    <w:rPr>
      <w:color w:val="0000FF"/>
    </w:rPr>
  </w:style>
  <w:style w:type="character" w:customStyle="1" w:styleId="163">
    <w:name w:val="标题 9 Char"/>
    <w:link w:val="15"/>
    <w:qFormat/>
    <w:uiPriority w:val="9"/>
    <w:rPr>
      <w:rFonts w:ascii="Arial" w:hAnsi="Arial" w:eastAsia="黑体"/>
      <w:kern w:val="2"/>
      <w:sz w:val="21"/>
      <w:szCs w:val="21"/>
    </w:rPr>
  </w:style>
  <w:style w:type="character" w:customStyle="1" w:styleId="164">
    <w:name w:val="hps"/>
    <w:qFormat/>
    <w:uiPriority w:val="0"/>
  </w:style>
  <w:style w:type="character" w:customStyle="1" w:styleId="165">
    <w:name w:val="附录 Char"/>
    <w:link w:val="166"/>
    <w:qFormat/>
    <w:uiPriority w:val="0"/>
    <w:rPr>
      <w:rFonts w:ascii="Times New Roman" w:hAnsi="Times New Roman" w:eastAsia="黑体"/>
      <w:b/>
      <w:sz w:val="21"/>
      <w:shd w:val="clear" w:color="FFFFFF" w:fill="FFFFFF"/>
    </w:rPr>
  </w:style>
  <w:style w:type="paragraph" w:customStyle="1" w:styleId="166">
    <w:name w:val="附录"/>
    <w:basedOn w:val="83"/>
    <w:link w:val="165"/>
    <w:qFormat/>
    <w:uiPriority w:val="0"/>
    <w:pPr>
      <w:spacing w:line="360" w:lineRule="auto"/>
    </w:pPr>
    <w:rPr>
      <w:rFonts w:ascii="Times New Roman"/>
    </w:rPr>
  </w:style>
  <w:style w:type="character" w:customStyle="1" w:styleId="167">
    <w:name w:val="个人答复风格"/>
    <w:qFormat/>
    <w:uiPriority w:val="0"/>
    <w:rPr>
      <w:rFonts w:ascii="Arial" w:hAnsi="Arial" w:eastAsia="宋体" w:cs="Arial"/>
      <w:color w:val="auto"/>
      <w:sz w:val="20"/>
    </w:rPr>
  </w:style>
  <w:style w:type="character" w:customStyle="1" w:styleId="168">
    <w:name w:val="尾注文本 Char"/>
    <w:link w:val="38"/>
    <w:qFormat/>
    <w:uiPriority w:val="0"/>
    <w:rPr>
      <w:kern w:val="2"/>
      <w:sz w:val="21"/>
      <w:szCs w:val="22"/>
    </w:rPr>
  </w:style>
  <w:style w:type="character" w:customStyle="1" w:styleId="169">
    <w:name w:val="sc19"/>
    <w:qFormat/>
    <w:uiPriority w:val="0"/>
    <w:rPr>
      <w:rFonts w:hint="default" w:ascii="Courier New" w:hAnsi="Courier New" w:cs="Courier New"/>
      <w:color w:val="000000"/>
      <w:sz w:val="20"/>
      <w:szCs w:val="20"/>
    </w:rPr>
  </w:style>
  <w:style w:type="character" w:customStyle="1" w:styleId="170">
    <w:name w:val="WW8Num4z1"/>
    <w:qFormat/>
    <w:uiPriority w:val="0"/>
  </w:style>
  <w:style w:type="character" w:customStyle="1" w:styleId="171">
    <w:name w:val="不明显参考1"/>
    <w:qFormat/>
    <w:uiPriority w:val="31"/>
    <w:rPr>
      <w:smallCaps/>
      <w:color w:val="C0504D"/>
      <w:u w:val="single"/>
    </w:rPr>
  </w:style>
  <w:style w:type="character" w:customStyle="1" w:styleId="172">
    <w:name w:val="sc8"/>
    <w:qFormat/>
    <w:uiPriority w:val="0"/>
    <w:rPr>
      <w:rFonts w:hint="default" w:ascii="Courier New" w:hAnsi="Courier New" w:cs="Courier New"/>
      <w:color w:val="000000"/>
      <w:sz w:val="20"/>
      <w:szCs w:val="20"/>
    </w:rPr>
  </w:style>
  <w:style w:type="character" w:customStyle="1" w:styleId="173">
    <w:name w:val="款标题1.1.1.1 Char"/>
    <w:qFormat/>
    <w:uiPriority w:val="0"/>
    <w:rPr>
      <w:rFonts w:ascii="Arial" w:hAnsi="Arial" w:eastAsia="黑体" w:cs="Times New Roman"/>
      <w:b/>
      <w:bCs/>
      <w:sz w:val="28"/>
      <w:szCs w:val="28"/>
    </w:rPr>
  </w:style>
  <w:style w:type="character" w:customStyle="1" w:styleId="174">
    <w:name w:val="不明显强调11"/>
    <w:qFormat/>
    <w:uiPriority w:val="19"/>
    <w:rPr>
      <w:i/>
      <w:color w:val="5A5A5A"/>
    </w:rPr>
  </w:style>
  <w:style w:type="character" w:customStyle="1" w:styleId="175">
    <w:name w:val="yq5 Char"/>
    <w:link w:val="176"/>
    <w:qFormat/>
    <w:uiPriority w:val="0"/>
    <w:rPr>
      <w:rFonts w:ascii="黑体" w:hAnsi="黑体" w:eastAsia="黑体" w:cs="黑体"/>
      <w:kern w:val="2"/>
      <w:sz w:val="21"/>
      <w:szCs w:val="24"/>
    </w:rPr>
  </w:style>
  <w:style w:type="paragraph" w:customStyle="1" w:styleId="176">
    <w:name w:val="yq5"/>
    <w:basedOn w:val="147"/>
    <w:link w:val="175"/>
    <w:qFormat/>
    <w:uiPriority w:val="0"/>
    <w:pPr>
      <w:numPr>
        <w:ilvl w:val="4"/>
      </w:numPr>
      <w:ind w:hanging="2041"/>
      <w:outlineLvl w:val="4"/>
    </w:pPr>
  </w:style>
  <w:style w:type="character" w:customStyle="1" w:styleId="177">
    <w:name w:val="content1"/>
    <w:qFormat/>
    <w:uiPriority w:val="0"/>
    <w:rPr>
      <w:color w:val="000000"/>
      <w:sz w:val="21"/>
      <w:szCs w:val="21"/>
      <w:u w:val="none"/>
    </w:rPr>
  </w:style>
  <w:style w:type="character" w:customStyle="1" w:styleId="178">
    <w:name w:val="批注框文本 Char"/>
    <w:link w:val="39"/>
    <w:qFormat/>
    <w:uiPriority w:val="99"/>
    <w:rPr>
      <w:sz w:val="18"/>
      <w:szCs w:val="18"/>
    </w:rPr>
  </w:style>
  <w:style w:type="character" w:customStyle="1" w:styleId="179">
    <w:name w:val="日期 Char1"/>
    <w:semiHidden/>
    <w:qFormat/>
    <w:uiPriority w:val="0"/>
    <w:rPr>
      <w:kern w:val="2"/>
      <w:sz w:val="21"/>
      <w:szCs w:val="22"/>
    </w:rPr>
  </w:style>
  <w:style w:type="character" w:customStyle="1" w:styleId="180">
    <w:name w:val="无间隔 Char"/>
    <w:link w:val="181"/>
    <w:qFormat/>
    <w:uiPriority w:val="1"/>
    <w:rPr>
      <w:sz w:val="22"/>
      <w:szCs w:val="22"/>
      <w:lang w:bidi="ar-SA"/>
    </w:rPr>
  </w:style>
  <w:style w:type="paragraph" w:styleId="181">
    <w:name w:val="No Spacing"/>
    <w:link w:val="180"/>
    <w:qFormat/>
    <w:uiPriority w:val="1"/>
    <w:rPr>
      <w:rFonts w:ascii="Times New Roman" w:hAnsi="Times New Roman" w:eastAsia="宋体" w:cs="Times New Roman"/>
      <w:sz w:val="22"/>
      <w:szCs w:val="22"/>
      <w:lang w:val="en-US" w:eastAsia="zh-CN" w:bidi="ar-SA"/>
    </w:rPr>
  </w:style>
  <w:style w:type="character" w:customStyle="1" w:styleId="182">
    <w:name w:val="标题 1 Char"/>
    <w:link w:val="4"/>
    <w:qFormat/>
    <w:uiPriority w:val="0"/>
    <w:rPr>
      <w:rFonts w:ascii="黑体" w:hAnsi="黑体" w:eastAsia="黑体" w:cs="黑体"/>
      <w:kern w:val="2"/>
      <w:sz w:val="21"/>
      <w:szCs w:val="24"/>
    </w:rPr>
  </w:style>
  <w:style w:type="character" w:customStyle="1" w:styleId="183">
    <w:name w:val="正文-一体化 Char"/>
    <w:link w:val="184"/>
    <w:qFormat/>
    <w:locked/>
    <w:uiPriority w:val="0"/>
    <w:rPr>
      <w:rFonts w:ascii="宋体" w:hAnsi="宋体"/>
      <w:sz w:val="28"/>
    </w:rPr>
  </w:style>
  <w:style w:type="paragraph" w:customStyle="1" w:styleId="184">
    <w:name w:val="正文-一体化"/>
    <w:basedOn w:val="1"/>
    <w:link w:val="183"/>
    <w:qFormat/>
    <w:uiPriority w:val="0"/>
    <w:pPr>
      <w:adjustRightInd w:val="0"/>
      <w:snapToGrid w:val="0"/>
      <w:spacing w:beforeLines="50" w:line="300" w:lineRule="auto"/>
    </w:pPr>
    <w:rPr>
      <w:rFonts w:ascii="宋体" w:hAnsi="宋体"/>
      <w:kern w:val="0"/>
      <w:sz w:val="28"/>
      <w:szCs w:val="20"/>
    </w:rPr>
  </w:style>
  <w:style w:type="character" w:customStyle="1" w:styleId="185">
    <w:name w:val="EmailStyle2671"/>
    <w:qFormat/>
    <w:uiPriority w:val="0"/>
    <w:rPr>
      <w:rFonts w:ascii="Arial" w:hAnsi="Arial" w:eastAsia="宋体" w:cs="Arial"/>
      <w:color w:val="auto"/>
      <w:sz w:val="20"/>
    </w:rPr>
  </w:style>
  <w:style w:type="character" w:customStyle="1" w:styleId="186">
    <w:name w:val="CodeChar"/>
    <w:qFormat/>
    <w:uiPriority w:val="0"/>
  </w:style>
  <w:style w:type="character" w:customStyle="1" w:styleId="187">
    <w:name w:val="标题 1 字符"/>
    <w:qFormat/>
    <w:uiPriority w:val="9"/>
    <w:rPr>
      <w:b/>
      <w:bCs/>
      <w:kern w:val="44"/>
      <w:sz w:val="44"/>
      <w:szCs w:val="44"/>
    </w:rPr>
  </w:style>
  <w:style w:type="character" w:customStyle="1" w:styleId="188">
    <w:name w:val="发布"/>
    <w:qFormat/>
    <w:uiPriority w:val="0"/>
    <w:rPr>
      <w:rFonts w:ascii="黑体" w:eastAsia="黑体"/>
      <w:spacing w:val="22"/>
      <w:w w:val="100"/>
      <w:position w:val="3"/>
      <w:sz w:val="28"/>
    </w:rPr>
  </w:style>
  <w:style w:type="character" w:customStyle="1" w:styleId="189">
    <w:name w:val="批注框文本 Char1"/>
    <w:semiHidden/>
    <w:qFormat/>
    <w:uiPriority w:val="99"/>
    <w:rPr>
      <w:kern w:val="2"/>
      <w:sz w:val="18"/>
      <w:szCs w:val="18"/>
    </w:rPr>
  </w:style>
  <w:style w:type="character" w:customStyle="1" w:styleId="190">
    <w:name w:val="def"/>
    <w:qFormat/>
    <w:uiPriority w:val="0"/>
  </w:style>
  <w:style w:type="character" w:customStyle="1" w:styleId="191">
    <w:name w:val="引用 Char"/>
    <w:link w:val="192"/>
    <w:qFormat/>
    <w:uiPriority w:val="29"/>
    <w:rPr>
      <w:i/>
      <w:iCs/>
      <w:color w:val="000000"/>
    </w:rPr>
  </w:style>
  <w:style w:type="paragraph" w:styleId="192">
    <w:name w:val="Quote"/>
    <w:basedOn w:val="1"/>
    <w:next w:val="1"/>
    <w:link w:val="191"/>
    <w:qFormat/>
    <w:uiPriority w:val="29"/>
    <w:rPr>
      <w:i/>
      <w:iCs/>
      <w:color w:val="000000"/>
      <w:kern w:val="0"/>
      <w:sz w:val="20"/>
      <w:szCs w:val="20"/>
    </w:rPr>
  </w:style>
  <w:style w:type="character" w:customStyle="1" w:styleId="193">
    <w:name w:val="样式1 正文（首行缩进2字） Char + 首行缩进:  2 字符 段前: 0 行 Char"/>
    <w:link w:val="194"/>
    <w:qFormat/>
    <w:uiPriority w:val="0"/>
    <w:rPr>
      <w:rFonts w:ascii="Times New Roman" w:hAnsi="Arial"/>
      <w:kern w:val="2"/>
      <w:sz w:val="21"/>
    </w:rPr>
  </w:style>
  <w:style w:type="paragraph" w:customStyle="1" w:styleId="194">
    <w:name w:val="样式1 正文（首行缩进2字） Char + 首行缩进:  2 字符 段前: 0 行"/>
    <w:basedOn w:val="1"/>
    <w:next w:val="1"/>
    <w:link w:val="193"/>
    <w:qFormat/>
    <w:uiPriority w:val="0"/>
    <w:pPr>
      <w:spacing w:line="276" w:lineRule="auto"/>
      <w:ind w:firstLine="420"/>
    </w:pPr>
    <w:rPr>
      <w:rFonts w:hAnsi="Arial"/>
      <w:szCs w:val="20"/>
    </w:rPr>
  </w:style>
  <w:style w:type="character" w:customStyle="1" w:styleId="195">
    <w:name w:val="sc29"/>
    <w:qFormat/>
    <w:uiPriority w:val="0"/>
    <w:rPr>
      <w:rFonts w:hint="default" w:ascii="Courier New" w:hAnsi="Courier New" w:cs="Courier New"/>
      <w:color w:val="000000"/>
      <w:sz w:val="20"/>
      <w:szCs w:val="20"/>
    </w:rPr>
  </w:style>
  <w:style w:type="character" w:customStyle="1" w:styleId="196">
    <w:name w:val="sc12"/>
    <w:qFormat/>
    <w:uiPriority w:val="0"/>
    <w:rPr>
      <w:rFonts w:hint="default" w:ascii="Courier New" w:hAnsi="Courier New" w:cs="Courier New"/>
      <w:color w:val="0000FF"/>
      <w:sz w:val="20"/>
      <w:szCs w:val="20"/>
    </w:rPr>
  </w:style>
  <w:style w:type="character" w:customStyle="1" w:styleId="197">
    <w:name w:val="正文文本 Char"/>
    <w:link w:val="2"/>
    <w:qFormat/>
    <w:uiPriority w:val="0"/>
    <w:rPr>
      <w:rFonts w:ascii="Times New Roman" w:hAnsi="Times New Roman"/>
      <w:sz w:val="44"/>
      <w:szCs w:val="24"/>
    </w:rPr>
  </w:style>
  <w:style w:type="character" w:customStyle="1" w:styleId="198">
    <w:name w:val="标题 5 Char"/>
    <w:link w:val="11"/>
    <w:qFormat/>
    <w:uiPriority w:val="9"/>
    <w:rPr>
      <w:rFonts w:ascii="Times New Roman" w:hAnsi="Times New Roman"/>
      <w:b/>
      <w:bCs/>
      <w:kern w:val="2"/>
      <w:sz w:val="28"/>
      <w:szCs w:val="28"/>
    </w:rPr>
  </w:style>
  <w:style w:type="character" w:customStyle="1" w:styleId="199">
    <w:name w:val="WW8Num5z1"/>
    <w:qFormat/>
    <w:uiPriority w:val="0"/>
  </w:style>
  <w:style w:type="character" w:customStyle="1" w:styleId="200">
    <w:name w:val="一级条标题 Char Char"/>
    <w:link w:val="201"/>
    <w:qFormat/>
    <w:uiPriority w:val="0"/>
    <w:rPr>
      <w:rFonts w:ascii="黑体" w:eastAsia="黑体"/>
      <w:b/>
      <w:sz w:val="21"/>
    </w:rPr>
  </w:style>
  <w:style w:type="paragraph" w:customStyle="1" w:styleId="201">
    <w:name w:val="一级条标题"/>
    <w:basedOn w:val="202"/>
    <w:next w:val="85"/>
    <w:link w:val="200"/>
    <w:qFormat/>
    <w:uiPriority w:val="0"/>
    <w:pPr>
      <w:numPr>
        <w:ilvl w:val="2"/>
      </w:numPr>
      <w:tabs>
        <w:tab w:val="left" w:pos="360"/>
        <w:tab w:val="left" w:pos="420"/>
        <w:tab w:val="left" w:pos="525"/>
      </w:tabs>
      <w:spacing w:before="0" w:beforeLines="0" w:after="0" w:afterLines="0"/>
      <w:outlineLvl w:val="2"/>
    </w:pPr>
  </w:style>
  <w:style w:type="paragraph" w:customStyle="1" w:styleId="202">
    <w:name w:val="章标题"/>
    <w:next w:val="85"/>
    <w:qFormat/>
    <w:uiPriority w:val="0"/>
    <w:pPr>
      <w:numPr>
        <w:ilvl w:val="1"/>
        <w:numId w:val="6"/>
      </w:numPr>
      <w:tabs>
        <w:tab w:val="left" w:pos="420"/>
      </w:tabs>
      <w:spacing w:before="50" w:beforeLines="50" w:after="50" w:afterLines="50"/>
      <w:jc w:val="both"/>
      <w:outlineLvl w:val="1"/>
    </w:pPr>
    <w:rPr>
      <w:rFonts w:ascii="黑体" w:hAnsi="Times New Roman" w:eastAsia="黑体" w:cs="Times New Roman"/>
      <w:b/>
      <w:sz w:val="21"/>
      <w:lang w:val="en-US" w:eastAsia="zh-CN" w:bidi="ar-SA"/>
    </w:rPr>
  </w:style>
  <w:style w:type="character" w:customStyle="1" w:styleId="203">
    <w:name w:val="正文文本 2 Char"/>
    <w:link w:val="52"/>
    <w:qFormat/>
    <w:uiPriority w:val="0"/>
    <w:rPr>
      <w:b/>
      <w:kern w:val="2"/>
      <w:sz w:val="21"/>
      <w:szCs w:val="24"/>
    </w:rPr>
  </w:style>
  <w:style w:type="character" w:customStyle="1" w:styleId="204">
    <w:name w:val="样式4 Char"/>
    <w:link w:val="205"/>
    <w:qFormat/>
    <w:uiPriority w:val="0"/>
    <w:rPr>
      <w:rFonts w:ascii="宋体" w:hAnsi="宋体"/>
      <w:kern w:val="2"/>
      <w:sz w:val="21"/>
      <w:szCs w:val="21"/>
    </w:rPr>
  </w:style>
  <w:style w:type="paragraph" w:customStyle="1" w:styleId="205">
    <w:name w:val="样式4"/>
    <w:basedOn w:val="1"/>
    <w:link w:val="204"/>
    <w:qFormat/>
    <w:uiPriority w:val="0"/>
    <w:pPr>
      <w:numPr>
        <w:ilvl w:val="0"/>
        <w:numId w:val="7"/>
      </w:numPr>
      <w:spacing w:line="300" w:lineRule="auto"/>
    </w:pPr>
    <w:rPr>
      <w:rFonts w:ascii="宋体" w:hAnsi="宋体"/>
      <w:szCs w:val="21"/>
    </w:rPr>
  </w:style>
  <w:style w:type="character" w:customStyle="1" w:styleId="206">
    <w:name w:val="前言、引言标题 Char"/>
    <w:link w:val="84"/>
    <w:qFormat/>
    <w:uiPriority w:val="0"/>
    <w:rPr>
      <w:rFonts w:ascii="黑体" w:hAnsi="Times New Roman" w:eastAsia="黑体"/>
      <w:b/>
      <w:sz w:val="32"/>
      <w:shd w:val="clear" w:color="FFFFFF" w:fill="FFFFFF"/>
      <w:lang w:bidi="ar-SA"/>
    </w:rPr>
  </w:style>
  <w:style w:type="character" w:customStyle="1" w:styleId="207">
    <w:name w:val="sc31"/>
    <w:qFormat/>
    <w:uiPriority w:val="0"/>
    <w:rPr>
      <w:rFonts w:hint="default" w:ascii="Courier New" w:hAnsi="Courier New" w:cs="Courier New"/>
      <w:color w:val="FF0000"/>
      <w:sz w:val="20"/>
      <w:szCs w:val="20"/>
    </w:rPr>
  </w:style>
  <w:style w:type="character" w:customStyle="1" w:styleId="208">
    <w:name w:val="yqbt4 Char"/>
    <w:link w:val="148"/>
    <w:qFormat/>
    <w:uiPriority w:val="0"/>
    <w:rPr>
      <w:rFonts w:ascii="黑体" w:hAnsi="黑体" w:eastAsia="黑体" w:cs="黑体"/>
      <w:kern w:val="2"/>
      <w:sz w:val="21"/>
      <w:szCs w:val="24"/>
    </w:rPr>
  </w:style>
  <w:style w:type="character" w:customStyle="1" w:styleId="209">
    <w:name w:val="结束语 Char"/>
    <w:link w:val="26"/>
    <w:qFormat/>
    <w:uiPriority w:val="0"/>
    <w:rPr>
      <w:rFonts w:ascii="Arial" w:hAnsi="Arial"/>
      <w:spacing w:val="8"/>
      <w:lang w:val="en-GB" w:eastAsia="en-US"/>
    </w:rPr>
  </w:style>
  <w:style w:type="character" w:customStyle="1" w:styleId="210">
    <w:name w:val="8.x菜单 Char"/>
    <w:link w:val="211"/>
    <w:qFormat/>
    <w:uiPriority w:val="0"/>
    <w:rPr>
      <w:rFonts w:hAnsi="宋体"/>
      <w:kern w:val="2"/>
      <w:sz w:val="21"/>
      <w:szCs w:val="21"/>
    </w:rPr>
  </w:style>
  <w:style w:type="paragraph" w:customStyle="1" w:styleId="211">
    <w:name w:val="8.x菜单"/>
    <w:basedOn w:val="1"/>
    <w:link w:val="210"/>
    <w:qFormat/>
    <w:uiPriority w:val="0"/>
    <w:pPr>
      <w:numPr>
        <w:ilvl w:val="0"/>
        <w:numId w:val="8"/>
      </w:numPr>
      <w:tabs>
        <w:tab w:val="left" w:pos="0"/>
        <w:tab w:val="left" w:pos="900"/>
      </w:tabs>
      <w:suppressAutoHyphens/>
      <w:spacing w:line="360" w:lineRule="auto"/>
    </w:pPr>
    <w:rPr>
      <w:rFonts w:hAnsi="宋体"/>
      <w:szCs w:val="21"/>
    </w:rPr>
  </w:style>
  <w:style w:type="character" w:customStyle="1" w:styleId="212">
    <w:name w:val="页脚 Char"/>
    <w:link w:val="40"/>
    <w:qFormat/>
    <w:uiPriority w:val="99"/>
    <w:rPr>
      <w:sz w:val="18"/>
      <w:szCs w:val="18"/>
    </w:rPr>
  </w:style>
  <w:style w:type="character" w:customStyle="1" w:styleId="213">
    <w:name w:val="样式 加粗"/>
    <w:qFormat/>
    <w:uiPriority w:val="0"/>
    <w:rPr>
      <w:rFonts w:eastAsia="Arial"/>
      <w:b/>
      <w:bCs/>
    </w:rPr>
  </w:style>
  <w:style w:type="character" w:customStyle="1" w:styleId="214">
    <w:name w:val="Char Char21"/>
    <w:qFormat/>
    <w:uiPriority w:val="0"/>
    <w:rPr>
      <w:rFonts w:ascii="Arial" w:hAnsi="Arial" w:eastAsia="黑体"/>
      <w:b/>
      <w:kern w:val="2"/>
      <w:sz w:val="30"/>
      <w:szCs w:val="24"/>
      <w:lang w:val="en-US" w:eastAsia="zh-CN" w:bidi="ar-SA"/>
    </w:rPr>
  </w:style>
  <w:style w:type="character" w:customStyle="1" w:styleId="215">
    <w:name w:val="标题 4 Char"/>
    <w:link w:val="10"/>
    <w:qFormat/>
    <w:uiPriority w:val="9"/>
    <w:rPr>
      <w:rFonts w:ascii="Arial" w:hAnsi="Arial" w:eastAsia="黑体"/>
      <w:b/>
      <w:bCs/>
      <w:kern w:val="2"/>
      <w:sz w:val="28"/>
      <w:szCs w:val="28"/>
    </w:rPr>
  </w:style>
  <w:style w:type="character" w:customStyle="1" w:styleId="216">
    <w:name w:val="标题 7 Char"/>
    <w:link w:val="13"/>
    <w:qFormat/>
    <w:uiPriority w:val="9"/>
    <w:rPr>
      <w:rFonts w:ascii="Times New Roman" w:hAnsi="Times New Roman"/>
      <w:b/>
      <w:bCs/>
      <w:kern w:val="2"/>
      <w:sz w:val="24"/>
      <w:szCs w:val="24"/>
    </w:rPr>
  </w:style>
  <w:style w:type="character" w:customStyle="1" w:styleId="217">
    <w:name w:val="WW8Num9z1"/>
    <w:qFormat/>
    <w:uiPriority w:val="0"/>
  </w:style>
  <w:style w:type="character" w:customStyle="1" w:styleId="218">
    <w:name w:val="md1"/>
    <w:qFormat/>
    <w:uiPriority w:val="0"/>
    <w:rPr>
      <w:sz w:val="22"/>
      <w:szCs w:val="22"/>
    </w:rPr>
  </w:style>
  <w:style w:type="character" w:customStyle="1" w:styleId="219">
    <w:name w:val="注意 Char"/>
    <w:link w:val="220"/>
    <w:qFormat/>
    <w:uiPriority w:val="0"/>
    <w:rPr>
      <w:kern w:val="1"/>
      <w:sz w:val="21"/>
      <w:szCs w:val="21"/>
      <w:lang w:eastAsia="ar-SA"/>
    </w:rPr>
  </w:style>
  <w:style w:type="paragraph" w:customStyle="1" w:styleId="220">
    <w:name w:val="注意"/>
    <w:basedOn w:val="1"/>
    <w:link w:val="219"/>
    <w:qFormat/>
    <w:uiPriority w:val="0"/>
    <w:pPr>
      <w:suppressAutoHyphens/>
      <w:spacing w:line="360" w:lineRule="auto"/>
      <w:jc w:val="left"/>
    </w:pPr>
    <w:rPr>
      <w:kern w:val="1"/>
      <w:szCs w:val="21"/>
      <w:lang w:eastAsia="ar-SA"/>
    </w:rPr>
  </w:style>
  <w:style w:type="character" w:customStyle="1" w:styleId="221">
    <w:name w:val="WW8Num21z1"/>
    <w:qFormat/>
    <w:uiPriority w:val="0"/>
  </w:style>
  <w:style w:type="character" w:customStyle="1" w:styleId="222">
    <w:name w:val="EmailStyle2661"/>
    <w:qFormat/>
    <w:uiPriority w:val="0"/>
    <w:rPr>
      <w:rFonts w:ascii="Arial" w:hAnsi="Arial" w:eastAsia="宋体" w:cs="Arial"/>
      <w:color w:val="auto"/>
      <w:sz w:val="20"/>
    </w:rPr>
  </w:style>
  <w:style w:type="character" w:customStyle="1" w:styleId="223">
    <w:name w:val="SoDA Field"/>
    <w:qFormat/>
    <w:uiPriority w:val="0"/>
    <w:rPr>
      <w:color w:val="0000FF"/>
    </w:rPr>
  </w:style>
  <w:style w:type="character" w:customStyle="1" w:styleId="224">
    <w:name w:val="sc701"/>
    <w:qFormat/>
    <w:uiPriority w:val="0"/>
    <w:rPr>
      <w:rFonts w:hint="default" w:ascii="Courier New" w:hAnsi="Courier New" w:cs="Courier New"/>
      <w:b/>
      <w:bCs/>
      <w:color w:val="8000FF"/>
      <w:sz w:val="20"/>
      <w:szCs w:val="20"/>
      <w:u w:val="single"/>
    </w:rPr>
  </w:style>
  <w:style w:type="character" w:customStyle="1" w:styleId="225">
    <w:name w:val="HTML 预设格式 Char"/>
    <w:link w:val="53"/>
    <w:qFormat/>
    <w:uiPriority w:val="0"/>
    <w:rPr>
      <w:rFonts w:ascii="Courier New" w:hAnsi="Courier New"/>
      <w:kern w:val="2"/>
    </w:rPr>
  </w:style>
  <w:style w:type="character" w:customStyle="1" w:styleId="226">
    <w:name w:val="正文_首行缩进2字符 Char"/>
    <w:link w:val="227"/>
    <w:qFormat/>
    <w:uiPriority w:val="0"/>
    <w:rPr>
      <w:sz w:val="21"/>
      <w:szCs w:val="24"/>
      <w:lang w:val="en-GB" w:eastAsia="en-US"/>
    </w:rPr>
  </w:style>
  <w:style w:type="paragraph" w:customStyle="1" w:styleId="227">
    <w:name w:val="正文_首行缩进2字符"/>
    <w:basedOn w:val="1"/>
    <w:link w:val="226"/>
    <w:qFormat/>
    <w:uiPriority w:val="0"/>
    <w:pPr>
      <w:widowControl/>
    </w:pPr>
    <w:rPr>
      <w:kern w:val="0"/>
      <w:szCs w:val="24"/>
      <w:lang w:val="en-GB" w:eastAsia="en-US"/>
    </w:rPr>
  </w:style>
  <w:style w:type="character" w:customStyle="1" w:styleId="228">
    <w:name w:val="页眉 Char"/>
    <w:link w:val="41"/>
    <w:qFormat/>
    <w:uiPriority w:val="99"/>
    <w:rPr>
      <w:sz w:val="18"/>
      <w:szCs w:val="18"/>
    </w:rPr>
  </w:style>
  <w:style w:type="character" w:customStyle="1" w:styleId="229">
    <w:name w:val="正文缩进 Char"/>
    <w:link w:val="19"/>
    <w:qFormat/>
    <w:uiPriority w:val="0"/>
    <w:rPr>
      <w:rFonts w:ascii="Times New Roman" w:hAnsi="Times New Roman"/>
      <w:szCs w:val="24"/>
    </w:rPr>
  </w:style>
  <w:style w:type="character" w:customStyle="1" w:styleId="230">
    <w:name w:val="副标题 Char"/>
    <w:link w:val="44"/>
    <w:qFormat/>
    <w:uiPriority w:val="11"/>
    <w:rPr>
      <w:rFonts w:ascii="Cambria" w:hAnsi="Cambria"/>
      <w:b/>
      <w:bCs/>
      <w:kern w:val="28"/>
      <w:sz w:val="32"/>
      <w:szCs w:val="32"/>
    </w:rPr>
  </w:style>
  <w:style w:type="character" w:customStyle="1" w:styleId="231">
    <w:name w:val="园点 Char"/>
    <w:link w:val="232"/>
    <w:qFormat/>
    <w:uiPriority w:val="0"/>
    <w:rPr>
      <w:kern w:val="2"/>
      <w:sz w:val="21"/>
      <w:szCs w:val="24"/>
    </w:rPr>
  </w:style>
  <w:style w:type="paragraph" w:customStyle="1" w:styleId="232">
    <w:name w:val="园点"/>
    <w:basedOn w:val="1"/>
    <w:link w:val="231"/>
    <w:qFormat/>
    <w:uiPriority w:val="0"/>
    <w:pPr>
      <w:numPr>
        <w:ilvl w:val="0"/>
        <w:numId w:val="9"/>
      </w:numPr>
      <w:spacing w:line="300" w:lineRule="auto"/>
    </w:pPr>
    <w:rPr>
      <w:szCs w:val="24"/>
    </w:rPr>
  </w:style>
  <w:style w:type="character" w:customStyle="1" w:styleId="233">
    <w:name w:val="WW8Num14z1"/>
    <w:qFormat/>
    <w:uiPriority w:val="0"/>
  </w:style>
  <w:style w:type="character" w:customStyle="1" w:styleId="234">
    <w:name w:val="short_text"/>
    <w:qFormat/>
    <w:uiPriority w:val="0"/>
  </w:style>
  <w:style w:type="character" w:customStyle="1" w:styleId="235">
    <w:name w:val="yq标题3 Char"/>
    <w:link w:val="9"/>
    <w:qFormat/>
    <w:uiPriority w:val="0"/>
    <w:rPr>
      <w:rFonts w:ascii="黑体" w:hAnsi="黑体" w:eastAsia="黑体" w:cs="黑体"/>
      <w:kern w:val="2"/>
      <w:sz w:val="21"/>
      <w:szCs w:val="24"/>
    </w:rPr>
  </w:style>
  <w:style w:type="character" w:customStyle="1" w:styleId="236">
    <w:name w:val="表格名 Char"/>
    <w:link w:val="237"/>
    <w:qFormat/>
    <w:uiPriority w:val="0"/>
    <w:rPr>
      <w:b/>
      <w:kern w:val="1"/>
      <w:sz w:val="24"/>
      <w:szCs w:val="24"/>
    </w:rPr>
  </w:style>
  <w:style w:type="paragraph" w:customStyle="1" w:styleId="237">
    <w:name w:val="表格名"/>
    <w:basedOn w:val="1"/>
    <w:link w:val="236"/>
    <w:qFormat/>
    <w:uiPriority w:val="0"/>
    <w:pPr>
      <w:suppressAutoHyphens/>
      <w:spacing w:line="360" w:lineRule="auto"/>
      <w:ind w:firstLine="540"/>
      <w:jc w:val="center"/>
    </w:pPr>
    <w:rPr>
      <w:b/>
      <w:kern w:val="1"/>
      <w:sz w:val="24"/>
      <w:szCs w:val="24"/>
    </w:rPr>
  </w:style>
  <w:style w:type="character" w:customStyle="1" w:styleId="238">
    <w:name w:val="样式 标题 1篇 + 行距: 多倍行距 1.2 字行"/>
    <w:qFormat/>
    <w:uiPriority w:val="0"/>
    <w:rPr>
      <w:rFonts w:eastAsia="宋体"/>
      <w:sz w:val="32"/>
    </w:rPr>
  </w:style>
  <w:style w:type="character" w:customStyle="1" w:styleId="239">
    <w:name w:val="正文文本缩进 Char"/>
    <w:link w:val="27"/>
    <w:qFormat/>
    <w:uiPriority w:val="0"/>
    <w:rPr>
      <w:rFonts w:ascii="Times New Roman" w:hAnsi="Times New Roman"/>
      <w:kern w:val="2"/>
      <w:sz w:val="21"/>
      <w:szCs w:val="24"/>
    </w:rPr>
  </w:style>
  <w:style w:type="character" w:customStyle="1" w:styleId="240">
    <w:name w:val="正文文本缩进 3 Char"/>
    <w:link w:val="48"/>
    <w:qFormat/>
    <w:uiPriority w:val="0"/>
    <w:rPr>
      <w:rFonts w:ascii="Times New Roman" w:hAnsi="Times New Roman"/>
      <w:kern w:val="2"/>
      <w:sz w:val="16"/>
      <w:szCs w:val="16"/>
    </w:rPr>
  </w:style>
  <w:style w:type="character" w:customStyle="1" w:styleId="241">
    <w:name w:val="科东_正文 Char"/>
    <w:link w:val="242"/>
    <w:qFormat/>
    <w:uiPriority w:val="0"/>
    <w:rPr>
      <w:rFonts w:ascii="宋体" w:hAnsi="宋体"/>
      <w:kern w:val="2"/>
      <w:sz w:val="24"/>
      <w:szCs w:val="24"/>
    </w:rPr>
  </w:style>
  <w:style w:type="paragraph" w:customStyle="1" w:styleId="242">
    <w:name w:val="科东_正文"/>
    <w:basedOn w:val="1"/>
    <w:link w:val="241"/>
    <w:qFormat/>
    <w:uiPriority w:val="0"/>
    <w:pPr>
      <w:spacing w:line="360" w:lineRule="auto"/>
    </w:pPr>
    <w:rPr>
      <w:rFonts w:ascii="宋体" w:hAnsi="宋体"/>
      <w:sz w:val="24"/>
      <w:szCs w:val="24"/>
    </w:rPr>
  </w:style>
  <w:style w:type="character" w:customStyle="1" w:styleId="243">
    <w:name w:val="段 Char"/>
    <w:link w:val="85"/>
    <w:qFormat/>
    <w:uiPriority w:val="0"/>
    <w:rPr>
      <w:rFonts w:ascii="宋体" w:hAnsi="Times New Roman"/>
      <w:sz w:val="21"/>
      <w:lang w:val="en-US" w:eastAsia="zh-CN" w:bidi="ar-SA"/>
    </w:rPr>
  </w:style>
  <w:style w:type="character" w:customStyle="1" w:styleId="244">
    <w:name w:val="EmailStyle681"/>
    <w:qFormat/>
    <w:uiPriority w:val="0"/>
    <w:rPr>
      <w:rFonts w:ascii="Arial" w:hAnsi="Arial" w:eastAsia="宋体" w:cs="Arial"/>
      <w:color w:val="auto"/>
      <w:sz w:val="20"/>
    </w:rPr>
  </w:style>
  <w:style w:type="character" w:customStyle="1" w:styleId="245">
    <w:name w:val="正文首行缩进 Char"/>
    <w:link w:val="57"/>
    <w:qFormat/>
    <w:uiPriority w:val="0"/>
    <w:rPr>
      <w:rFonts w:ascii="Times New Roman" w:hAnsi="Times New Roman"/>
      <w:kern w:val="1"/>
      <w:sz w:val="21"/>
      <w:szCs w:val="22"/>
      <w:lang w:eastAsia="ar-SA"/>
    </w:rPr>
  </w:style>
  <w:style w:type="character" w:customStyle="1" w:styleId="246">
    <w:name w:val="书籍标题1"/>
    <w:qFormat/>
    <w:uiPriority w:val="33"/>
    <w:rPr>
      <w:b/>
      <w:bCs/>
      <w:smallCaps/>
      <w:spacing w:val="5"/>
    </w:rPr>
  </w:style>
  <w:style w:type="character" w:customStyle="1" w:styleId="247">
    <w:name w:val="sc26"/>
    <w:qFormat/>
    <w:uiPriority w:val="0"/>
    <w:rPr>
      <w:rFonts w:hint="default" w:ascii="Courier New" w:hAnsi="Courier New" w:cs="Courier New"/>
      <w:color w:val="000000"/>
      <w:sz w:val="20"/>
      <w:szCs w:val="20"/>
    </w:rPr>
  </w:style>
  <w:style w:type="character" w:customStyle="1" w:styleId="248">
    <w:name w:val="sc14"/>
    <w:qFormat/>
    <w:uiPriority w:val="0"/>
    <w:rPr>
      <w:rFonts w:hint="default" w:ascii="Courier New" w:hAnsi="Courier New" w:cs="Courier New"/>
      <w:color w:val="0000FF"/>
      <w:sz w:val="20"/>
      <w:szCs w:val="20"/>
    </w:rPr>
  </w:style>
  <w:style w:type="character" w:customStyle="1" w:styleId="249">
    <w:name w:val="正文_首行缩进_无段前段后 Char"/>
    <w:link w:val="250"/>
    <w:qFormat/>
    <w:uiPriority w:val="0"/>
    <w:rPr>
      <w:rFonts w:ascii="Arial" w:hAnsi="Arial"/>
      <w:kern w:val="2"/>
      <w:sz w:val="21"/>
      <w:szCs w:val="21"/>
    </w:rPr>
  </w:style>
  <w:style w:type="paragraph" w:customStyle="1" w:styleId="250">
    <w:name w:val="正文_首行缩进_无段前段后"/>
    <w:basedOn w:val="1"/>
    <w:link w:val="249"/>
    <w:qFormat/>
    <w:uiPriority w:val="0"/>
    <w:pPr>
      <w:spacing w:line="276" w:lineRule="auto"/>
    </w:pPr>
    <w:rPr>
      <w:rFonts w:ascii="Arial" w:hAnsi="Arial"/>
      <w:szCs w:val="21"/>
    </w:rPr>
  </w:style>
  <w:style w:type="character" w:customStyle="1" w:styleId="251">
    <w:name w:val="明显参考1"/>
    <w:qFormat/>
    <w:uiPriority w:val="32"/>
    <w:rPr>
      <w:b/>
      <w:bCs/>
      <w:smallCaps/>
      <w:color w:val="C0504D"/>
      <w:spacing w:val="5"/>
      <w:u w:val="single"/>
    </w:rPr>
  </w:style>
  <w:style w:type="character" w:customStyle="1" w:styleId="252">
    <w:name w:val="sc121"/>
    <w:qFormat/>
    <w:uiPriority w:val="0"/>
    <w:rPr>
      <w:rFonts w:hint="default" w:ascii="Courier New" w:hAnsi="Courier New" w:cs="Courier New"/>
      <w:color w:val="FF0000"/>
      <w:sz w:val="20"/>
      <w:szCs w:val="20"/>
      <w:shd w:val="clear" w:color="auto" w:fill="FFFF00"/>
    </w:rPr>
  </w:style>
  <w:style w:type="paragraph" w:customStyle="1" w:styleId="253">
    <w:name w:val="样式 标题 3标题1.1二级节名h33rd level3l3Level 3 HeadH3heading 3 +..."/>
    <w:basedOn w:val="8"/>
    <w:qFormat/>
    <w:uiPriority w:val="0"/>
    <w:pPr>
      <w:adjustRightInd w:val="0"/>
      <w:snapToGrid w:val="0"/>
      <w:spacing w:before="156" w:beforeLines="50" w:line="360" w:lineRule="auto"/>
    </w:pPr>
    <w:rPr>
      <w:sz w:val="24"/>
      <w:szCs w:val="20"/>
    </w:rPr>
  </w:style>
  <w:style w:type="paragraph" w:customStyle="1" w:styleId="254">
    <w:name w:val="_标准条文"/>
    <w:basedOn w:val="1"/>
    <w:qFormat/>
    <w:uiPriority w:val="0"/>
    <w:pPr>
      <w:overflowPunct w:val="0"/>
      <w:snapToGrid w:val="0"/>
      <w:spacing w:line="276" w:lineRule="auto"/>
      <w:ind w:firstLine="420"/>
    </w:pPr>
    <w:rPr>
      <w:rFonts w:ascii="Arial" w:hAnsi="Arial" w:cs="宋体"/>
      <w:szCs w:val="20"/>
    </w:rPr>
  </w:style>
  <w:style w:type="paragraph" w:customStyle="1" w:styleId="255">
    <w:name w:val="Char Char Char Char Char Char Char Char Char1 Char Char Char"/>
    <w:basedOn w:val="1"/>
    <w:qFormat/>
    <w:uiPriority w:val="0"/>
    <w:pPr>
      <w:spacing w:line="580" w:lineRule="exact"/>
    </w:pPr>
    <w:rPr>
      <w:szCs w:val="20"/>
    </w:rPr>
  </w:style>
  <w:style w:type="paragraph" w:customStyle="1" w:styleId="256">
    <w:name w:val="工程建设节标题"/>
    <w:basedOn w:val="257"/>
    <w:next w:val="85"/>
    <w:qFormat/>
    <w:uiPriority w:val="0"/>
    <w:pPr>
      <w:numPr>
        <w:ilvl w:val="2"/>
      </w:numPr>
      <w:spacing w:before="400" w:after="400" w:line="240" w:lineRule="auto"/>
      <w:outlineLvl w:val="2"/>
    </w:pPr>
    <w:rPr>
      <w:sz w:val="21"/>
    </w:rPr>
  </w:style>
  <w:style w:type="paragraph" w:customStyle="1" w:styleId="257">
    <w:name w:val="工程建设章标题"/>
    <w:next w:val="85"/>
    <w:qFormat/>
    <w:uiPriority w:val="0"/>
    <w:pPr>
      <w:numPr>
        <w:ilvl w:val="1"/>
        <w:numId w:val="10"/>
      </w:numPr>
      <w:spacing w:before="640" w:after="560" w:line="480" w:lineRule="exact"/>
      <w:jc w:val="center"/>
      <w:outlineLvl w:val="1"/>
    </w:pPr>
    <w:rPr>
      <w:rFonts w:ascii="黑体" w:hAnsi="Times New Roman" w:eastAsia="黑体" w:cs="Times New Roman"/>
      <w:b/>
      <w:sz w:val="28"/>
      <w:lang w:val="en-US" w:eastAsia="zh-CN" w:bidi="ar-SA"/>
    </w:rPr>
  </w:style>
  <w:style w:type="paragraph" w:customStyle="1" w:styleId="258">
    <w:name w:val="样式 标题 1篇 + 三号 行距: 多倍行距 1.2 字行1"/>
    <w:basedOn w:val="4"/>
    <w:qFormat/>
    <w:uiPriority w:val="0"/>
    <w:pPr>
      <w:tabs>
        <w:tab w:val="left" w:pos="432"/>
      </w:tabs>
      <w:spacing w:before="340" w:after="330" w:line="288" w:lineRule="auto"/>
      <w:ind w:left="432" w:hanging="432"/>
    </w:pPr>
    <w:rPr>
      <w:rFonts w:cs="宋体"/>
      <w:sz w:val="32"/>
      <w:szCs w:val="20"/>
    </w:rPr>
  </w:style>
  <w:style w:type="paragraph" w:customStyle="1" w:styleId="259">
    <w:name w:val="附录 A1"/>
    <w:basedOn w:val="85"/>
    <w:next w:val="85"/>
    <w:qFormat/>
    <w:uiPriority w:val="0"/>
    <w:pPr>
      <w:widowControl w:val="0"/>
      <w:numPr>
        <w:ilvl w:val="1"/>
        <w:numId w:val="11"/>
      </w:numPr>
      <w:spacing w:after="120"/>
      <w:ind w:firstLine="0" w:firstLineChars="0"/>
      <w:jc w:val="left"/>
      <w:outlineLvl w:val="1"/>
    </w:pPr>
    <w:rPr>
      <w:rFonts w:ascii="Calibri" w:hAnsi="Calibri"/>
      <w:bCs/>
      <w:spacing w:val="20"/>
      <w:kern w:val="2"/>
      <w:szCs w:val="21"/>
    </w:rPr>
  </w:style>
  <w:style w:type="paragraph" w:customStyle="1" w:styleId="260">
    <w:name w:val="无序排列（缩进4字符）"/>
    <w:basedOn w:val="1"/>
    <w:qFormat/>
    <w:uiPriority w:val="0"/>
    <w:pPr>
      <w:widowControl/>
      <w:numPr>
        <w:ilvl w:val="0"/>
        <w:numId w:val="12"/>
      </w:numPr>
      <w:tabs>
        <w:tab w:val="left" w:pos="420"/>
      </w:tabs>
      <w:suppressAutoHyphens/>
      <w:spacing w:line="360" w:lineRule="auto"/>
      <w:ind w:left="820" w:firstLine="0"/>
      <w:jc w:val="left"/>
    </w:pPr>
    <w:rPr>
      <w:rFonts w:ascii="Arial" w:hAnsi="Arial" w:cs="Calibri"/>
      <w:kern w:val="1"/>
      <w:szCs w:val="24"/>
      <w:lang w:eastAsia="ar-SA"/>
    </w:rPr>
  </w:style>
  <w:style w:type="paragraph" w:customStyle="1" w:styleId="261">
    <w:name w:val="样式1 样式 标题 2 + 段前: 0行"/>
    <w:basedOn w:val="5"/>
    <w:next w:val="1"/>
    <w:qFormat/>
    <w:uiPriority w:val="0"/>
    <w:pPr>
      <w:numPr>
        <w:numId w:val="13"/>
      </w:numPr>
      <w:tabs>
        <w:tab w:val="left" w:pos="210"/>
      </w:tabs>
      <w:snapToGrid w:val="0"/>
      <w:spacing w:line="276" w:lineRule="auto"/>
    </w:pPr>
    <w:rPr>
      <w:rFonts w:hAnsi="宋体"/>
      <w:b/>
      <w:szCs w:val="21"/>
    </w:rPr>
  </w:style>
  <w:style w:type="paragraph" w:customStyle="1" w:styleId="262">
    <w:name w:val="表格内容-标题"/>
    <w:basedOn w:val="1"/>
    <w:qFormat/>
    <w:uiPriority w:val="0"/>
    <w:pPr>
      <w:spacing w:line="312" w:lineRule="auto"/>
      <w:jc w:val="center"/>
    </w:pPr>
    <w:rPr>
      <w:b/>
      <w:sz w:val="18"/>
      <w:szCs w:val="24"/>
    </w:rPr>
  </w:style>
  <w:style w:type="paragraph" w:customStyle="1" w:styleId="263">
    <w:name w:val="无序排列（无缩进）"/>
    <w:qFormat/>
    <w:uiPriority w:val="0"/>
    <w:pPr>
      <w:numPr>
        <w:ilvl w:val="0"/>
        <w:numId w:val="6"/>
      </w:numPr>
      <w:tabs>
        <w:tab w:val="left" w:pos="420"/>
      </w:tabs>
      <w:spacing w:line="360" w:lineRule="auto"/>
    </w:pPr>
    <w:rPr>
      <w:rFonts w:ascii="Arial" w:hAnsi="Arial" w:eastAsia="宋体" w:cs="Times New Roman"/>
      <w:sz w:val="21"/>
      <w:szCs w:val="24"/>
      <w:lang w:val="en-US" w:eastAsia="zh-CN" w:bidi="ar-SA"/>
    </w:rPr>
  </w:style>
  <w:style w:type="paragraph" w:customStyle="1" w:styleId="264">
    <w:name w:val="表格标题"/>
    <w:basedOn w:val="265"/>
    <w:qFormat/>
    <w:uiPriority w:val="0"/>
    <w:pPr>
      <w:jc w:val="center"/>
    </w:pPr>
    <w:rPr>
      <w:b/>
      <w:bCs/>
    </w:rPr>
  </w:style>
  <w:style w:type="paragraph" w:customStyle="1" w:styleId="265">
    <w:name w:val="表格内容"/>
    <w:basedOn w:val="1"/>
    <w:qFormat/>
    <w:uiPriority w:val="0"/>
    <w:pPr>
      <w:suppressLineNumbers/>
      <w:suppressAutoHyphens/>
    </w:pPr>
    <w:rPr>
      <w:rFonts w:cs="Calibri"/>
      <w:kern w:val="1"/>
      <w:lang w:eastAsia="ar-SA"/>
    </w:rPr>
  </w:style>
  <w:style w:type="paragraph" w:customStyle="1" w:styleId="266">
    <w:name w:val="样式 标题 2一级节名节标题标题1章H22nd levelh22Header 2UNDERRUBRIK 1-..."/>
    <w:basedOn w:val="5"/>
    <w:qFormat/>
    <w:uiPriority w:val="0"/>
    <w:pPr>
      <w:tabs>
        <w:tab w:val="left" w:pos="720"/>
        <w:tab w:val="left" w:pos="2041"/>
      </w:tabs>
      <w:adjustRightInd w:val="0"/>
      <w:snapToGrid w:val="0"/>
      <w:spacing w:before="260" w:after="260" w:line="300" w:lineRule="auto"/>
      <w:ind w:left="180" w:hanging="454" w:firstLineChars="200"/>
      <w:textAlignment w:val="baseline"/>
    </w:pPr>
    <w:rPr>
      <w:rFonts w:ascii="宋体" w:hAnsi="宋体" w:cs="宋体"/>
      <w:sz w:val="32"/>
      <w:szCs w:val="30"/>
    </w:rPr>
  </w:style>
  <w:style w:type="paragraph" w:customStyle="1" w:styleId="267">
    <w:name w:val="附录章标题"/>
    <w:next w:val="85"/>
    <w:qFormat/>
    <w:uiPriority w:val="0"/>
    <w:pPr>
      <w:numPr>
        <w:ilvl w:val="1"/>
        <w:numId w:val="14"/>
      </w:numPr>
      <w:wordWrap w:val="0"/>
      <w:overflowPunct w:val="0"/>
      <w:autoSpaceDE w:val="0"/>
      <w:spacing w:before="156" w:beforeLines="50" w:after="156" w:afterLines="50"/>
      <w:jc w:val="both"/>
      <w:textAlignment w:val="baseline"/>
      <w:outlineLvl w:val="1"/>
    </w:pPr>
    <w:rPr>
      <w:rFonts w:ascii="黑体" w:hAnsi="Times New Roman" w:eastAsia="黑体" w:cs="Times New Roman"/>
      <w:b/>
      <w:kern w:val="21"/>
      <w:sz w:val="21"/>
      <w:lang w:val="en-US" w:eastAsia="zh-CN" w:bidi="ar-SA"/>
    </w:rPr>
  </w:style>
  <w:style w:type="paragraph" w:customStyle="1" w:styleId="268">
    <w:name w:val="附录 3"/>
    <w:basedOn w:val="57"/>
    <w:next w:val="85"/>
    <w:qFormat/>
    <w:uiPriority w:val="0"/>
    <w:pPr>
      <w:numPr>
        <w:ilvl w:val="2"/>
        <w:numId w:val="15"/>
      </w:numPr>
      <w:suppressAutoHyphens w:val="0"/>
    </w:pPr>
    <w:rPr>
      <w:rFonts w:ascii="Calibri" w:hAnsi="Calibri"/>
      <w:kern w:val="2"/>
      <w:szCs w:val="24"/>
      <w:lang w:eastAsia="zh-CN"/>
    </w:rPr>
  </w:style>
  <w:style w:type="paragraph" w:customStyle="1" w:styleId="269">
    <w:name w:val="正文段落"/>
    <w:basedOn w:val="19"/>
    <w:qFormat/>
    <w:uiPriority w:val="0"/>
    <w:pPr>
      <w:spacing w:line="360" w:lineRule="auto"/>
      <w:ind w:firstLine="0" w:firstLineChars="0"/>
    </w:pPr>
    <w:rPr>
      <w:rFonts w:ascii="Calibri" w:hAnsi="Calibri"/>
      <w:kern w:val="2"/>
      <w:sz w:val="24"/>
      <w:szCs w:val="20"/>
    </w:rPr>
  </w:style>
  <w:style w:type="paragraph" w:customStyle="1" w:styleId="270">
    <w:name w:val="文档标题"/>
    <w:basedOn w:val="1"/>
    <w:qFormat/>
    <w:uiPriority w:val="0"/>
    <w:pPr>
      <w:spacing w:line="360" w:lineRule="auto"/>
      <w:jc w:val="center"/>
    </w:pPr>
    <w:rPr>
      <w:rFonts w:eastAsia="黑体"/>
      <w:b/>
      <w:sz w:val="44"/>
      <w:szCs w:val="44"/>
    </w:rPr>
  </w:style>
  <w:style w:type="paragraph" w:customStyle="1" w:styleId="271">
    <w:name w:val="附件 2"/>
    <w:basedOn w:val="85"/>
    <w:next w:val="85"/>
    <w:qFormat/>
    <w:uiPriority w:val="0"/>
    <w:pPr>
      <w:widowControl w:val="0"/>
      <w:numPr>
        <w:ilvl w:val="2"/>
        <w:numId w:val="16"/>
      </w:numPr>
      <w:spacing w:after="120"/>
      <w:ind w:firstLine="0" w:firstLineChars="0"/>
    </w:pPr>
    <w:rPr>
      <w:rFonts w:ascii="Calibri" w:hAnsi="Calibri"/>
      <w:b/>
      <w:spacing w:val="20"/>
      <w:kern w:val="2"/>
      <w:sz w:val="28"/>
      <w:szCs w:val="28"/>
    </w:rPr>
  </w:style>
  <w:style w:type="paragraph" w:customStyle="1" w:styleId="272">
    <w:name w:val="表标题"/>
    <w:basedOn w:val="28"/>
    <w:next w:val="57"/>
    <w:qFormat/>
    <w:uiPriority w:val="0"/>
    <w:pPr>
      <w:spacing w:line="360" w:lineRule="auto"/>
      <w:ind w:left="0" w:leftChars="0" w:firstLine="0" w:firstLineChars="0"/>
      <w:jc w:val="center"/>
    </w:pPr>
    <w:rPr>
      <w:b/>
    </w:rPr>
  </w:style>
  <w:style w:type="paragraph" w:customStyle="1" w:styleId="273">
    <w:name w:val="样式 MM Topic 5 + 加粗"/>
    <w:basedOn w:val="1"/>
    <w:qFormat/>
    <w:uiPriority w:val="0"/>
    <w:pPr>
      <w:widowControl/>
      <w:numPr>
        <w:ilvl w:val="4"/>
        <w:numId w:val="17"/>
      </w:numPr>
      <w:tabs>
        <w:tab w:val="left" w:pos="1200"/>
        <w:tab w:val="left" w:pos="2520"/>
      </w:tabs>
      <w:spacing w:before="280" w:after="290" w:line="376" w:lineRule="auto"/>
      <w:ind w:left="2520" w:hanging="420"/>
      <w:outlineLvl w:val="4"/>
    </w:pPr>
    <w:rPr>
      <w:rFonts w:hAnsi="宋体"/>
      <w:b/>
      <w:bCs/>
      <w:kern w:val="0"/>
      <w:sz w:val="28"/>
      <w:szCs w:val="28"/>
    </w:rPr>
  </w:style>
  <w:style w:type="paragraph" w:customStyle="1" w:styleId="274">
    <w:name w:val="正文_段前半行"/>
    <w:basedOn w:val="1"/>
    <w:qFormat/>
    <w:uiPriority w:val="0"/>
    <w:pPr>
      <w:widowControl/>
      <w:spacing w:before="50" w:beforeLines="50"/>
    </w:pPr>
    <w:rPr>
      <w:kern w:val="0"/>
      <w:sz w:val="24"/>
      <w:lang w:val="en-GB" w:eastAsia="en-US"/>
    </w:rPr>
  </w:style>
  <w:style w:type="paragraph" w:customStyle="1" w:styleId="275">
    <w:name w:val="封面一致性程度标识"/>
    <w:qFormat/>
    <w:uiPriority w:val="0"/>
    <w:pPr>
      <w:spacing w:before="440" w:line="400" w:lineRule="exact"/>
      <w:jc w:val="center"/>
    </w:pPr>
    <w:rPr>
      <w:rFonts w:ascii="宋体" w:hAnsi="Times New Roman" w:eastAsia="宋体" w:cs="Times New Roman"/>
      <w:sz w:val="28"/>
      <w:lang w:val="en-US" w:eastAsia="zh-CN" w:bidi="ar-SA"/>
    </w:rPr>
  </w:style>
  <w:style w:type="paragraph" w:customStyle="1" w:styleId="276">
    <w:name w:val="Char1"/>
    <w:basedOn w:val="1"/>
    <w:qFormat/>
    <w:uiPriority w:val="0"/>
    <w:pPr>
      <w:spacing w:line="360" w:lineRule="auto"/>
    </w:pPr>
    <w:rPr>
      <w:rFonts w:ascii="Tahoma" w:hAnsi="Tahoma"/>
      <w:sz w:val="28"/>
      <w:szCs w:val="20"/>
    </w:rPr>
  </w:style>
  <w:style w:type="paragraph" w:customStyle="1" w:styleId="277">
    <w:name w:val="文档段"/>
    <w:basedOn w:val="227"/>
    <w:next w:val="227"/>
    <w:qFormat/>
    <w:uiPriority w:val="0"/>
    <w:pPr>
      <w:widowControl w:val="0"/>
      <w:spacing w:before="50" w:beforeLines="50" w:after="50" w:afterLines="50"/>
    </w:pPr>
    <w:rPr>
      <w:kern w:val="2"/>
      <w:lang w:val="en-US" w:eastAsia="zh-CN"/>
    </w:rPr>
  </w:style>
  <w:style w:type="paragraph" w:customStyle="1" w:styleId="278">
    <w:name w:val="样式 样式1 正文（首行缩进两字） Char + 黑色 首行缩进:  2 字符 段前: 0 行 行距: 多倍行距 1.15 ....."/>
    <w:basedOn w:val="1"/>
    <w:qFormat/>
    <w:uiPriority w:val="0"/>
    <w:pPr>
      <w:tabs>
        <w:tab w:val="left" w:pos="3885"/>
      </w:tabs>
      <w:overflowPunct w:val="0"/>
      <w:snapToGrid w:val="0"/>
      <w:spacing w:line="300" w:lineRule="auto"/>
      <w:ind w:firstLine="420"/>
    </w:pPr>
    <w:rPr>
      <w:rFonts w:cs="宋体"/>
      <w:szCs w:val="20"/>
    </w:rPr>
  </w:style>
  <w:style w:type="paragraph" w:customStyle="1" w:styleId="279">
    <w:name w:val="样式 首行缩进:  0.85 厘米"/>
    <w:basedOn w:val="1"/>
    <w:qFormat/>
    <w:uiPriority w:val="0"/>
    <w:pPr>
      <w:spacing w:line="360" w:lineRule="auto"/>
      <w:ind w:firstLine="482"/>
    </w:pPr>
    <w:rPr>
      <w:rFonts w:cs="宋体"/>
      <w:sz w:val="24"/>
      <w:szCs w:val="20"/>
    </w:rPr>
  </w:style>
  <w:style w:type="paragraph" w:customStyle="1" w:styleId="280">
    <w:name w:val="附录图标题"/>
    <w:basedOn w:val="281"/>
    <w:next w:val="85"/>
    <w:qFormat/>
    <w:uiPriority w:val="0"/>
    <w:pPr>
      <w:numPr>
        <w:numId w:val="18"/>
      </w:numPr>
      <w:tabs>
        <w:tab w:val="left" w:pos="210"/>
        <w:tab w:val="left" w:pos="360"/>
        <w:tab w:val="left" w:pos="420"/>
      </w:tabs>
    </w:pPr>
  </w:style>
  <w:style w:type="paragraph" w:customStyle="1" w:styleId="281">
    <w:name w:val="正文图标题"/>
    <w:basedOn w:val="282"/>
    <w:next w:val="85"/>
    <w:qFormat/>
    <w:uiPriority w:val="0"/>
    <w:pPr>
      <w:numPr>
        <w:ilvl w:val="0"/>
        <w:numId w:val="19"/>
      </w:numPr>
      <w:tabs>
        <w:tab w:val="left" w:pos="420"/>
        <w:tab w:val="clear" w:pos="360"/>
      </w:tabs>
    </w:pPr>
  </w:style>
  <w:style w:type="paragraph" w:customStyle="1" w:styleId="282">
    <w:name w:val="正文表标题"/>
    <w:next w:val="85"/>
    <w:qFormat/>
    <w:uiPriority w:val="0"/>
    <w:pPr>
      <w:numPr>
        <w:ilvl w:val="1"/>
        <w:numId w:val="20"/>
      </w:numPr>
      <w:tabs>
        <w:tab w:val="left" w:pos="420"/>
        <w:tab w:val="clear" w:pos="360"/>
      </w:tabs>
      <w:jc w:val="center"/>
    </w:pPr>
    <w:rPr>
      <w:rFonts w:ascii="黑体" w:hAnsi="Times New Roman" w:eastAsia="黑体" w:cs="Times New Roman"/>
      <w:b/>
      <w:sz w:val="21"/>
      <w:lang w:val="en-US" w:eastAsia="zh-CN" w:bidi="ar-SA"/>
    </w:rPr>
  </w:style>
  <w:style w:type="paragraph" w:customStyle="1" w:styleId="283">
    <w:name w:val="项"/>
    <w:basedOn w:val="1"/>
    <w:qFormat/>
    <w:uiPriority w:val="0"/>
    <w:pPr>
      <w:spacing w:line="360" w:lineRule="auto"/>
      <w:ind w:firstLine="440"/>
    </w:pPr>
    <w:rPr>
      <w:szCs w:val="20"/>
    </w:rPr>
  </w:style>
  <w:style w:type="paragraph" w:customStyle="1" w:styleId="284">
    <w:name w:val="Char2"/>
    <w:basedOn w:val="1"/>
    <w:qFormat/>
    <w:uiPriority w:val="0"/>
    <w:pPr>
      <w:snapToGrid w:val="0"/>
      <w:spacing w:line="360" w:lineRule="auto"/>
      <w:jc w:val="left"/>
    </w:pPr>
    <w:rPr>
      <w:rFonts w:ascii="Verdana" w:hAnsi="Verdana" w:eastAsia="仿宋_GB2312"/>
      <w:kern w:val="0"/>
      <w:sz w:val="30"/>
      <w:szCs w:val="30"/>
      <w:lang w:eastAsia="en-US"/>
    </w:rPr>
  </w:style>
  <w:style w:type="paragraph" w:customStyle="1" w:styleId="285">
    <w:name w:val="图表脚注"/>
    <w:next w:val="85"/>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286">
    <w:name w:val="其他实施日期"/>
    <w:basedOn w:val="1"/>
    <w:qFormat/>
    <w:uiPriority w:val="0"/>
    <w:pPr>
      <w:framePr w:w="3997" w:h="471" w:hRule="exact" w:vSpace="181" w:wrap="around" w:vAnchor="page" w:hAnchor="page" w:x="7089" w:y="14097" w:anchorLock="1"/>
      <w:widowControl/>
      <w:jc w:val="right"/>
    </w:pPr>
    <w:rPr>
      <w:rFonts w:eastAsia="黑体"/>
      <w:kern w:val="0"/>
      <w:sz w:val="28"/>
      <w:szCs w:val="20"/>
    </w:rPr>
  </w:style>
  <w:style w:type="paragraph" w:customStyle="1" w:styleId="287">
    <w:name w:val="表格内容-阴影"/>
    <w:basedOn w:val="1"/>
    <w:qFormat/>
    <w:uiPriority w:val="0"/>
    <w:pPr>
      <w:spacing w:line="312" w:lineRule="auto"/>
      <w:jc w:val="left"/>
    </w:pPr>
    <w:rPr>
      <w:rFonts w:cs="宋体"/>
      <w:b/>
      <w:bCs/>
      <w:sz w:val="18"/>
      <w:szCs w:val="20"/>
    </w:rPr>
  </w:style>
  <w:style w:type="paragraph" w:customStyle="1" w:styleId="288">
    <w:name w:val="样式2"/>
    <w:basedOn w:val="289"/>
    <w:qFormat/>
    <w:uiPriority w:val="0"/>
    <w:pPr>
      <w:tabs>
        <w:tab w:val="left" w:pos="1320"/>
      </w:tabs>
      <w:ind w:left="420" w:firstLine="420"/>
    </w:pPr>
  </w:style>
  <w:style w:type="paragraph" w:customStyle="1" w:styleId="289">
    <w:name w:val="样式1"/>
    <w:basedOn w:val="1"/>
    <w:qFormat/>
    <w:uiPriority w:val="0"/>
    <w:pPr>
      <w:tabs>
        <w:tab w:val="left" w:pos="1320"/>
      </w:tabs>
      <w:ind w:left="1320" w:hanging="420"/>
    </w:pPr>
    <w:rPr>
      <w:szCs w:val="24"/>
    </w:rPr>
  </w:style>
  <w:style w:type="paragraph" w:customStyle="1" w:styleId="290">
    <w:name w:val="p0"/>
    <w:basedOn w:val="1"/>
    <w:qFormat/>
    <w:uiPriority w:val="0"/>
    <w:pPr>
      <w:widowControl/>
      <w:suppressAutoHyphens/>
      <w:jc w:val="left"/>
    </w:pPr>
    <w:rPr>
      <w:rFonts w:cs="Calibri"/>
      <w:kern w:val="1"/>
      <w:szCs w:val="21"/>
      <w:lang w:eastAsia="ar-SA"/>
    </w:rPr>
  </w:style>
  <w:style w:type="paragraph" w:customStyle="1" w:styleId="291">
    <w:name w:val="多级有序排列(1"/>
    <w:qFormat/>
    <w:uiPriority w:val="0"/>
    <w:pPr>
      <w:tabs>
        <w:tab w:val="left" w:pos="113"/>
      </w:tabs>
      <w:spacing w:line="360" w:lineRule="auto"/>
      <w:ind w:left="420" w:hanging="420"/>
    </w:pPr>
    <w:rPr>
      <w:rFonts w:ascii="Arial" w:hAnsi="Arial" w:eastAsia="宋体" w:cs="Times New Roman"/>
      <w:sz w:val="21"/>
      <w:szCs w:val="24"/>
      <w:lang w:val="en-US" w:eastAsia="zh-CN" w:bidi="ar-SA"/>
    </w:rPr>
  </w:style>
  <w:style w:type="paragraph" w:customStyle="1" w:styleId="292">
    <w:name w:val="附件"/>
    <w:basedOn w:val="271"/>
    <w:qFormat/>
    <w:uiPriority w:val="0"/>
    <w:pPr>
      <w:numPr>
        <w:ilvl w:val="0"/>
      </w:numPr>
      <w:jc w:val="center"/>
    </w:pPr>
    <w:rPr>
      <w:kern w:val="44"/>
      <w:sz w:val="32"/>
    </w:rPr>
  </w:style>
  <w:style w:type="paragraph" w:customStyle="1" w:styleId="293">
    <w:name w:val="表格文本"/>
    <w:basedOn w:val="1"/>
    <w:link w:val="509"/>
    <w:qFormat/>
    <w:uiPriority w:val="0"/>
    <w:pPr>
      <w:tabs>
        <w:tab w:val="decimal" w:pos="0"/>
      </w:tabs>
      <w:autoSpaceDE w:val="0"/>
      <w:autoSpaceDN w:val="0"/>
      <w:adjustRightInd w:val="0"/>
      <w:jc w:val="left"/>
    </w:pPr>
    <w:rPr>
      <w:kern w:val="0"/>
      <w:sz w:val="24"/>
      <w:szCs w:val="20"/>
    </w:rPr>
  </w:style>
  <w:style w:type="paragraph" w:customStyle="1" w:styleId="294">
    <w:name w:val="Style Left:  0.74 cm"/>
    <w:basedOn w:val="1"/>
    <w:qFormat/>
    <w:uiPriority w:val="0"/>
    <w:pPr>
      <w:widowControl/>
      <w:ind w:left="420"/>
    </w:pPr>
    <w:rPr>
      <w:rFonts w:cs="宋体"/>
      <w:kern w:val="0"/>
      <w:szCs w:val="20"/>
      <w:lang w:val="en-GB"/>
    </w:rPr>
  </w:style>
  <w:style w:type="paragraph" w:customStyle="1" w:styleId="295">
    <w:name w:val="段落续"/>
    <w:basedOn w:val="85"/>
    <w:next w:val="85"/>
    <w:qFormat/>
    <w:uiPriority w:val="0"/>
    <w:pPr>
      <w:widowControl w:val="0"/>
      <w:spacing w:after="120"/>
      <w:ind w:firstLine="0" w:firstLineChars="0"/>
    </w:pPr>
    <w:rPr>
      <w:rFonts w:ascii="Calibri" w:hAnsi="Calibri"/>
      <w:spacing w:val="20"/>
      <w:kern w:val="2"/>
      <w:sz w:val="18"/>
      <w:szCs w:val="24"/>
    </w:rPr>
  </w:style>
  <w:style w:type="paragraph" w:customStyle="1" w:styleId="296">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297">
    <w:name w:val="英文段落"/>
    <w:basedOn w:val="1"/>
    <w:qFormat/>
    <w:uiPriority w:val="0"/>
    <w:pPr>
      <w:spacing w:after="120" w:afterLines="50"/>
    </w:pPr>
    <w:rPr>
      <w:kern w:val="0"/>
    </w:rPr>
  </w:style>
  <w:style w:type="paragraph" w:customStyle="1" w:styleId="298">
    <w:name w:val="_列表编号1"/>
    <w:basedOn w:val="18"/>
    <w:qFormat/>
    <w:uiPriority w:val="0"/>
    <w:pPr>
      <w:widowControl/>
      <w:tabs>
        <w:tab w:val="clear" w:pos="820"/>
      </w:tabs>
      <w:snapToGrid w:val="0"/>
      <w:spacing w:line="276" w:lineRule="auto"/>
      <w:ind w:left="0" w:firstLine="0"/>
    </w:pPr>
    <w:rPr>
      <w:rFonts w:ascii="Arial" w:hAnsi="Arial"/>
      <w:kern w:val="0"/>
      <w:szCs w:val="18"/>
    </w:rPr>
  </w:style>
  <w:style w:type="paragraph" w:customStyle="1" w:styleId="299">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300">
    <w:name w:val="注："/>
    <w:next w:val="85"/>
    <w:qFormat/>
    <w:uiPriority w:val="0"/>
    <w:pPr>
      <w:widowControl w:val="0"/>
      <w:numPr>
        <w:ilvl w:val="0"/>
        <w:numId w:val="21"/>
      </w:numPr>
      <w:tabs>
        <w:tab w:val="clear" w:pos="1140"/>
      </w:tabs>
      <w:autoSpaceDE w:val="0"/>
      <w:autoSpaceDN w:val="0"/>
      <w:jc w:val="both"/>
    </w:pPr>
    <w:rPr>
      <w:rFonts w:ascii="宋体" w:hAnsi="Times New Roman" w:eastAsia="宋体" w:cs="Times New Roman"/>
      <w:sz w:val="18"/>
      <w:lang w:val="en-US" w:eastAsia="zh-CN" w:bidi="ar-SA"/>
    </w:rPr>
  </w:style>
  <w:style w:type="paragraph" w:customStyle="1" w:styleId="301">
    <w:name w:val="字母编号2"/>
    <w:basedOn w:val="1"/>
    <w:qFormat/>
    <w:uiPriority w:val="0"/>
    <w:pPr>
      <w:numPr>
        <w:ilvl w:val="1"/>
        <w:numId w:val="22"/>
      </w:numPr>
    </w:pPr>
    <w:rPr>
      <w:szCs w:val="24"/>
    </w:rPr>
  </w:style>
  <w:style w:type="paragraph" w:customStyle="1" w:styleId="302">
    <w:name w:val="标题 5 New"/>
    <w:next w:val="1"/>
    <w:qFormat/>
    <w:uiPriority w:val="0"/>
    <w:pPr>
      <w:keepNext/>
      <w:keepLines/>
      <w:numPr>
        <w:ilvl w:val="4"/>
        <w:numId w:val="23"/>
      </w:numPr>
      <w:spacing w:before="280" w:after="290" w:line="377" w:lineRule="auto"/>
      <w:outlineLvl w:val="4"/>
    </w:pPr>
    <w:rPr>
      <w:rFonts w:ascii="Times New Roman" w:hAnsi="Times New Roman" w:eastAsia="黑体" w:cs="Times New Roman"/>
      <w:b/>
      <w:bCs/>
      <w:kern w:val="2"/>
      <w:sz w:val="28"/>
      <w:szCs w:val="28"/>
      <w:lang w:val="en-US" w:eastAsia="zh-CN" w:bidi="ar-SA"/>
    </w:rPr>
  </w:style>
  <w:style w:type="paragraph" w:customStyle="1" w:styleId="303">
    <w:name w:val="封面标准号2"/>
    <w:basedOn w:val="304"/>
    <w:qFormat/>
    <w:uiPriority w:val="0"/>
    <w:pPr>
      <w:framePr w:w="9138" w:h="1244" w:hRule="exact" w:wrap="around" w:vAnchor="page" w:hAnchor="margin" w:y="2908"/>
      <w:adjustRightInd w:val="0"/>
      <w:spacing w:before="357" w:line="280" w:lineRule="exact"/>
    </w:pPr>
  </w:style>
  <w:style w:type="paragraph" w:customStyle="1" w:styleId="304">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305">
    <w:name w:val="默认段落字体 Para Char Char Char Char Char Char Char Char Char1 Char Char Char Char"/>
    <w:basedOn w:val="1"/>
    <w:qFormat/>
    <w:uiPriority w:val="0"/>
    <w:rPr>
      <w:rFonts w:ascii="Tahoma" w:hAnsi="Tahoma"/>
      <w:sz w:val="24"/>
      <w:szCs w:val="20"/>
    </w:rPr>
  </w:style>
  <w:style w:type="paragraph" w:customStyle="1" w:styleId="306">
    <w:name w:val="封面正文"/>
    <w:qFormat/>
    <w:uiPriority w:val="0"/>
    <w:pPr>
      <w:jc w:val="both"/>
    </w:pPr>
    <w:rPr>
      <w:rFonts w:ascii="Times New Roman" w:hAnsi="Times New Roman" w:eastAsia="宋体" w:cs="Times New Roman"/>
      <w:lang w:val="en-US" w:eastAsia="zh-CN" w:bidi="ar-SA"/>
    </w:rPr>
  </w:style>
  <w:style w:type="paragraph" w:customStyle="1" w:styleId="307">
    <w:name w:val="样式 正文（首行缩进两字） + 段前: 0.5 行 段后: 0.5 行"/>
    <w:basedOn w:val="19"/>
    <w:qFormat/>
    <w:uiPriority w:val="0"/>
    <w:pPr>
      <w:widowControl/>
      <w:adjustRightInd w:val="0"/>
      <w:spacing w:after="200" w:line="360" w:lineRule="atLeast"/>
      <w:ind w:firstLine="0" w:firstLineChars="0"/>
      <w:jc w:val="left"/>
      <w:textAlignment w:val="baseline"/>
    </w:pPr>
    <w:rPr>
      <w:rFonts w:ascii="Cambria" w:hAnsi="Cambria"/>
      <w:sz w:val="22"/>
      <w:szCs w:val="20"/>
      <w:lang w:eastAsia="en-US" w:bidi="en-US"/>
    </w:rPr>
  </w:style>
  <w:style w:type="paragraph" w:customStyle="1" w:styleId="308">
    <w:name w:val="条文脚注"/>
    <w:basedOn w:val="46"/>
    <w:qFormat/>
    <w:uiPriority w:val="0"/>
    <w:pPr>
      <w:numPr>
        <w:ilvl w:val="0"/>
        <w:numId w:val="24"/>
      </w:numPr>
      <w:ind w:firstLineChars="0"/>
      <w:jc w:val="both"/>
    </w:pPr>
    <w:rPr>
      <w:rFonts w:ascii="宋体"/>
    </w:rPr>
  </w:style>
  <w:style w:type="paragraph" w:customStyle="1" w:styleId="309">
    <w:name w:val="定义框"/>
    <w:basedOn w:val="310"/>
    <w:next w:val="297"/>
    <w:qFormat/>
    <w:uiPriority w:val="0"/>
    <w:pPr>
      <w:pBdr>
        <w:top w:val="single" w:color="auto" w:sz="4" w:space="1"/>
        <w:left w:val="single" w:color="auto" w:sz="4" w:space="4"/>
        <w:bottom w:val="single" w:color="auto" w:sz="4" w:space="1"/>
        <w:right w:val="single" w:color="auto" w:sz="4" w:space="4"/>
      </w:pBdr>
      <w:shd w:val="clear" w:color="auto" w:fill="CCCCCC"/>
      <w:ind w:left="0" w:leftChars="0"/>
      <w:jc w:val="both"/>
    </w:pPr>
    <w:rPr>
      <w:shd w:val="clear" w:color="auto" w:fill="C0C0C0"/>
    </w:rPr>
  </w:style>
  <w:style w:type="paragraph" w:customStyle="1" w:styleId="310">
    <w:name w:val="定义 1"/>
    <w:basedOn w:val="311"/>
    <w:next w:val="85"/>
    <w:qFormat/>
    <w:uiPriority w:val="0"/>
    <w:pPr>
      <w:spacing w:after="120" w:afterLines="50"/>
      <w:ind w:left="440" w:leftChars="200"/>
    </w:pPr>
    <w:rPr>
      <w:i/>
      <w:iCs/>
      <w:kern w:val="0"/>
      <w:sz w:val="18"/>
    </w:rPr>
  </w:style>
  <w:style w:type="paragraph" w:customStyle="1" w:styleId="311">
    <w:name w:val="定义"/>
    <w:basedOn w:val="1"/>
    <w:qFormat/>
    <w:uiPriority w:val="0"/>
    <w:pPr>
      <w:widowControl/>
      <w:jc w:val="left"/>
    </w:pPr>
    <w:rPr>
      <w:sz w:val="16"/>
    </w:rPr>
  </w:style>
  <w:style w:type="paragraph" w:customStyle="1" w:styleId="312">
    <w:name w:val="Char Char Char Char Char Char Char1"/>
    <w:basedOn w:val="1"/>
    <w:qFormat/>
    <w:uiPriority w:val="0"/>
    <w:pPr>
      <w:widowControl/>
      <w:spacing w:after="160" w:line="240" w:lineRule="exact"/>
      <w:jc w:val="left"/>
    </w:pPr>
    <w:rPr>
      <w:rFonts w:ascii="Verdana" w:hAnsi="Verdana" w:eastAsia="仿宋_GB2312"/>
      <w:kern w:val="0"/>
      <w:sz w:val="30"/>
      <w:szCs w:val="30"/>
      <w:lang w:eastAsia="en-US"/>
    </w:rPr>
  </w:style>
  <w:style w:type="paragraph" w:customStyle="1" w:styleId="313">
    <w:name w:val="引言一级条标题"/>
    <w:basedOn w:val="1"/>
    <w:next w:val="85"/>
    <w:qFormat/>
    <w:uiPriority w:val="0"/>
    <w:pPr>
      <w:widowControl/>
      <w:numPr>
        <w:ilvl w:val="0"/>
        <w:numId w:val="25"/>
      </w:numPr>
      <w:tabs>
        <w:tab w:val="clear" w:pos="360"/>
      </w:tabs>
    </w:pPr>
    <w:rPr>
      <w:rFonts w:eastAsia="黑体"/>
      <w:b/>
      <w:szCs w:val="24"/>
    </w:rPr>
  </w:style>
  <w:style w:type="paragraph" w:customStyle="1" w:styleId="314">
    <w:name w:val="正文首行缩进2"/>
    <w:basedOn w:val="1"/>
    <w:qFormat/>
    <w:uiPriority w:val="0"/>
    <w:pPr>
      <w:adjustRightInd w:val="0"/>
      <w:spacing w:line="312" w:lineRule="atLeast"/>
      <w:ind w:left="737" w:firstLine="482"/>
      <w:textAlignment w:val="baseline"/>
    </w:pPr>
    <w:rPr>
      <w:rFonts w:ascii="宋体" w:hAnsi="Arial"/>
      <w:kern w:val="0"/>
      <w:sz w:val="24"/>
      <w:szCs w:val="20"/>
    </w:rPr>
  </w:style>
  <w:style w:type="paragraph" w:customStyle="1" w:styleId="315">
    <w:name w:val="术语定义二级条标题"/>
    <w:basedOn w:val="316"/>
    <w:next w:val="85"/>
    <w:qFormat/>
    <w:uiPriority w:val="0"/>
    <w:pPr>
      <w:numPr>
        <w:ilvl w:val="1"/>
      </w:numPr>
      <w:tabs>
        <w:tab w:val="left" w:pos="357"/>
        <w:tab w:val="left" w:pos="360"/>
        <w:tab w:val="left" w:pos="420"/>
      </w:tabs>
    </w:pPr>
  </w:style>
  <w:style w:type="paragraph" w:customStyle="1" w:styleId="316">
    <w:name w:val="术语定义条标题"/>
    <w:basedOn w:val="202"/>
    <w:next w:val="85"/>
    <w:qFormat/>
    <w:uiPriority w:val="0"/>
    <w:pPr>
      <w:numPr>
        <w:ilvl w:val="0"/>
        <w:numId w:val="26"/>
      </w:numPr>
      <w:spacing w:before="0" w:beforeLines="0" w:after="0" w:afterLines="0"/>
      <w:jc w:val="left"/>
      <w:outlineLvl w:val="9"/>
    </w:pPr>
  </w:style>
  <w:style w:type="paragraph" w:customStyle="1" w:styleId="317">
    <w:name w:val="项目3"/>
    <w:basedOn w:val="1"/>
    <w:qFormat/>
    <w:uiPriority w:val="0"/>
    <w:pPr>
      <w:spacing w:line="360" w:lineRule="auto"/>
      <w:jc w:val="center"/>
    </w:pPr>
    <w:rPr>
      <w:rFonts w:eastAsia="仿宋_GB2312"/>
      <w:b/>
      <w:sz w:val="24"/>
    </w:rPr>
  </w:style>
  <w:style w:type="paragraph" w:customStyle="1" w:styleId="318">
    <w:name w:val="式中"/>
    <w:next w:val="85"/>
    <w:qFormat/>
    <w:uiPriority w:val="0"/>
    <w:pPr>
      <w:numPr>
        <w:ilvl w:val="0"/>
        <w:numId w:val="27"/>
      </w:numPr>
      <w:tabs>
        <w:tab w:val="left" w:pos="210"/>
        <w:tab w:val="clear" w:pos="918"/>
      </w:tabs>
    </w:pPr>
    <w:rPr>
      <w:rFonts w:ascii="宋体" w:hAnsi="Times New Roman" w:eastAsia="宋体" w:cs="Times New Roman"/>
      <w:sz w:val="18"/>
      <w:lang w:val="en-US" w:eastAsia="zh-CN" w:bidi="ar-SA"/>
    </w:rPr>
  </w:style>
  <w:style w:type="paragraph" w:customStyle="1" w:styleId="319">
    <w:name w:val="Char Char Char Char Char Char"/>
    <w:basedOn w:val="1"/>
    <w:qFormat/>
    <w:uiPriority w:val="0"/>
    <w:pPr>
      <w:suppressAutoHyphens/>
    </w:pPr>
    <w:rPr>
      <w:rFonts w:cs="Calibri"/>
      <w:kern w:val="1"/>
      <w:szCs w:val="24"/>
      <w:lang w:eastAsia="ar-SA"/>
    </w:rPr>
  </w:style>
  <w:style w:type="paragraph" w:customStyle="1" w:styleId="320">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321">
    <w:name w:val="四级栏目标题"/>
    <w:basedOn w:val="10"/>
    <w:qFormat/>
    <w:uiPriority w:val="0"/>
    <w:pPr>
      <w:keepNext w:val="0"/>
      <w:keepLines w:val="0"/>
      <w:widowControl/>
      <w:numPr>
        <w:ilvl w:val="3"/>
        <w:numId w:val="28"/>
      </w:numPr>
      <w:spacing w:before="0" w:after="0" w:line="271" w:lineRule="auto"/>
      <w:jc w:val="left"/>
    </w:pPr>
    <w:rPr>
      <w:rFonts w:ascii="Cambria" w:hAnsi="Cambria" w:eastAsia="宋体"/>
      <w:b w:val="0"/>
      <w:spacing w:val="5"/>
      <w:kern w:val="0"/>
      <w:sz w:val="24"/>
      <w:szCs w:val="24"/>
      <w:lang w:eastAsia="en-US" w:bidi="en-US"/>
    </w:rPr>
  </w:style>
  <w:style w:type="paragraph" w:customStyle="1" w:styleId="322">
    <w:name w:val="工程建设公式标题"/>
    <w:basedOn w:val="323"/>
    <w:qFormat/>
    <w:uiPriority w:val="0"/>
    <w:pPr>
      <w:numPr>
        <w:ilvl w:val="6"/>
      </w:numPr>
      <w:jc w:val="center"/>
      <w:outlineLvl w:val="6"/>
    </w:pPr>
  </w:style>
  <w:style w:type="paragraph" w:customStyle="1" w:styleId="323">
    <w:name w:val="工程建设条标题"/>
    <w:basedOn w:val="256"/>
    <w:next w:val="85"/>
    <w:qFormat/>
    <w:uiPriority w:val="0"/>
    <w:pPr>
      <w:numPr>
        <w:ilvl w:val="3"/>
      </w:numPr>
      <w:spacing w:before="0" w:after="0"/>
      <w:jc w:val="left"/>
      <w:outlineLvl w:val="3"/>
    </w:pPr>
    <w:rPr>
      <w:b w:val="0"/>
    </w:rPr>
  </w:style>
  <w:style w:type="paragraph" w:customStyle="1" w:styleId="324">
    <w:name w:val="TableHead"/>
    <w:basedOn w:val="1"/>
    <w:qFormat/>
    <w:uiPriority w:val="0"/>
    <w:pPr>
      <w:keepNext/>
      <w:keepLines/>
      <w:spacing w:after="120"/>
      <w:jc w:val="left"/>
    </w:pPr>
    <w:rPr>
      <w:b/>
      <w:sz w:val="16"/>
      <w:szCs w:val="20"/>
    </w:rPr>
  </w:style>
  <w:style w:type="paragraph" w:customStyle="1" w:styleId="325">
    <w:name w:val="三级菜单"/>
    <w:basedOn w:val="8"/>
    <w:qFormat/>
    <w:uiPriority w:val="0"/>
    <w:pPr>
      <w:numPr>
        <w:numId w:val="4"/>
      </w:numPr>
      <w:tabs>
        <w:tab w:val="left" w:pos="720"/>
      </w:tabs>
      <w:suppressAutoHyphens/>
      <w:spacing w:line="413" w:lineRule="auto"/>
      <w:ind w:left="0" w:firstLine="0"/>
    </w:pPr>
    <w:rPr>
      <w:rFonts w:ascii="Calibri" w:hAnsi="Calibri"/>
      <w:kern w:val="1"/>
      <w:sz w:val="28"/>
    </w:rPr>
  </w:style>
  <w:style w:type="paragraph" w:customStyle="1" w:styleId="326">
    <w:name w:val="Char Char Char Char Char Char Char Char Char Char Char Char Char Char Char Char Char Char Char Char Char Char"/>
    <w:basedOn w:val="1"/>
    <w:qFormat/>
    <w:uiPriority w:val="0"/>
    <w:pPr>
      <w:spacing w:line="400" w:lineRule="exact"/>
    </w:pPr>
    <w:rPr>
      <w:sz w:val="24"/>
      <w:szCs w:val="20"/>
    </w:rPr>
  </w:style>
  <w:style w:type="paragraph" w:customStyle="1" w:styleId="327">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52"/>
      <w:lang w:val="en-US" w:eastAsia="zh-CN" w:bidi="ar-SA"/>
    </w:rPr>
  </w:style>
  <w:style w:type="paragraph" w:customStyle="1" w:styleId="328">
    <w:name w:val="其他标准标志"/>
    <w:basedOn w:val="1"/>
    <w:qFormat/>
    <w:uiPriority w:val="0"/>
    <w:pPr>
      <w:framePr w:w="6101" w:h="1389" w:hRule="exact" w:hSpace="181" w:vSpace="181" w:wrap="around" w:vAnchor="page" w:hAnchor="page" w:x="4673" w:y="942" w:anchorLock="1"/>
      <w:widowControl/>
      <w:shd w:val="solid" w:color="FFFFFF" w:fill="FFFFFF"/>
      <w:spacing w:line="0" w:lineRule="atLeast"/>
      <w:jc w:val="right"/>
    </w:pPr>
    <w:rPr>
      <w:b/>
      <w:w w:val="130"/>
      <w:kern w:val="0"/>
      <w:sz w:val="96"/>
      <w:szCs w:val="96"/>
    </w:rPr>
  </w:style>
  <w:style w:type="paragraph" w:customStyle="1" w:styleId="329">
    <w:name w:val="注释"/>
    <w:basedOn w:val="2"/>
    <w:qFormat/>
    <w:uiPriority w:val="0"/>
    <w:rPr>
      <w:rFonts w:hAnsi="Calibri"/>
      <w:b/>
      <w:i/>
      <w:color w:val="339966"/>
      <w:kern w:val="2"/>
      <w:sz w:val="21"/>
    </w:rPr>
  </w:style>
  <w:style w:type="paragraph" w:customStyle="1" w:styleId="330">
    <w:name w:val="标准书脚_奇数页"/>
    <w:qFormat/>
    <w:uiPriority w:val="0"/>
    <w:pPr>
      <w:spacing w:before="120"/>
      <w:jc w:val="right"/>
    </w:pPr>
    <w:rPr>
      <w:rFonts w:ascii="Times New Roman" w:hAnsi="Times New Roman" w:eastAsia="宋体" w:cs="Times New Roman"/>
      <w:sz w:val="18"/>
      <w:lang w:val="en-US" w:eastAsia="zh-CN" w:bidi="ar-SA"/>
    </w:rPr>
  </w:style>
  <w:style w:type="paragraph" w:customStyle="1" w:styleId="331">
    <w:name w:val="说明"/>
    <w:basedOn w:val="1"/>
    <w:next w:val="1"/>
    <w:qFormat/>
    <w:uiPriority w:val="0"/>
    <w:pPr>
      <w:spacing w:after="120" w:afterLines="50"/>
      <w:ind w:left="279" w:leftChars="127"/>
    </w:pPr>
    <w:rPr>
      <w:i/>
      <w:iCs/>
      <w:kern w:val="0"/>
    </w:rPr>
  </w:style>
  <w:style w:type="paragraph" w:customStyle="1" w:styleId="332">
    <w:name w:val="大标题"/>
    <w:basedOn w:val="1"/>
    <w:qFormat/>
    <w:uiPriority w:val="0"/>
    <w:pPr>
      <w:jc w:val="center"/>
    </w:pPr>
    <w:rPr>
      <w:rFonts w:ascii="黑体" w:eastAsia="黑体"/>
      <w:b/>
      <w:sz w:val="32"/>
      <w:szCs w:val="32"/>
    </w:rPr>
  </w:style>
  <w:style w:type="paragraph" w:customStyle="1" w:styleId="333">
    <w:name w:val="数字编号列项（二级）"/>
    <w:qFormat/>
    <w:uiPriority w:val="0"/>
    <w:pPr>
      <w:numPr>
        <w:ilvl w:val="2"/>
        <w:numId w:val="29"/>
      </w:numPr>
      <w:jc w:val="both"/>
    </w:pPr>
    <w:rPr>
      <w:rFonts w:ascii="宋体" w:hAnsi="Times New Roman" w:eastAsia="宋体" w:cs="Times New Roman"/>
      <w:sz w:val="21"/>
      <w:lang w:val="en-US" w:eastAsia="zh-CN" w:bidi="ar-SA"/>
    </w:rPr>
  </w:style>
  <w:style w:type="paragraph" w:customStyle="1" w:styleId="334">
    <w:name w:val="样式 标题 1篇 + 三号 行距: 多倍行距 1.2 字行"/>
    <w:basedOn w:val="4"/>
    <w:qFormat/>
    <w:uiPriority w:val="0"/>
    <w:pPr>
      <w:tabs>
        <w:tab w:val="left" w:pos="432"/>
      </w:tabs>
      <w:spacing w:before="340" w:after="330" w:line="288" w:lineRule="auto"/>
      <w:ind w:left="432" w:hanging="432"/>
    </w:pPr>
    <w:rPr>
      <w:rFonts w:cs="宋体"/>
      <w:sz w:val="32"/>
      <w:szCs w:val="20"/>
    </w:rPr>
  </w:style>
  <w:style w:type="paragraph" w:customStyle="1" w:styleId="335">
    <w:name w:val="其他发布部门"/>
    <w:basedOn w:val="336"/>
    <w:qFormat/>
    <w:uiPriority w:val="0"/>
    <w:pPr>
      <w:framePr w:wrap="around"/>
      <w:spacing w:line="0" w:lineRule="atLeast"/>
    </w:pPr>
    <w:rPr>
      <w:rFonts w:ascii="黑体" w:eastAsia="黑体"/>
      <w:b w:val="0"/>
    </w:rPr>
  </w:style>
  <w:style w:type="paragraph" w:customStyle="1" w:styleId="336">
    <w:name w:val="发布部门"/>
    <w:next w:val="85"/>
    <w:qFormat/>
    <w:uiPriority w:val="0"/>
    <w:pPr>
      <w:framePr w:w="7433" w:h="585" w:hRule="exact" w:hSpace="180" w:vSpace="180" w:wrap="around" w:vAnchor="margin" w:hAnchor="margin" w:xAlign="center" w:y="14401" w:anchorLock="1"/>
      <w:jc w:val="center"/>
    </w:pPr>
    <w:rPr>
      <w:rFonts w:ascii="宋体" w:hAnsi="Times New Roman" w:eastAsia="宋体" w:cs="Times New Roman"/>
      <w:b/>
      <w:spacing w:val="20"/>
      <w:w w:val="135"/>
      <w:sz w:val="36"/>
      <w:lang w:val="en-US" w:eastAsia="zh-CN" w:bidi="ar-SA"/>
    </w:rPr>
  </w:style>
  <w:style w:type="paragraph" w:customStyle="1" w:styleId="337">
    <w:name w:val="Style 五号 Bold Left:  0.74 cm"/>
    <w:basedOn w:val="1"/>
    <w:qFormat/>
    <w:uiPriority w:val="0"/>
    <w:pPr>
      <w:widowControl/>
      <w:ind w:left="420"/>
    </w:pPr>
    <w:rPr>
      <w:rFonts w:cs="宋体"/>
      <w:bCs/>
      <w:kern w:val="0"/>
      <w:szCs w:val="20"/>
      <w:lang w:val="en-GB" w:eastAsia="en-US"/>
    </w:rPr>
  </w:style>
  <w:style w:type="paragraph" w:customStyle="1" w:styleId="338">
    <w:name w:val="三级无标题条"/>
    <w:basedOn w:val="1"/>
    <w:qFormat/>
    <w:uiPriority w:val="0"/>
    <w:rPr>
      <w:b/>
      <w:szCs w:val="24"/>
    </w:rPr>
  </w:style>
  <w:style w:type="paragraph" w:customStyle="1" w:styleId="339">
    <w:name w:val="正文1"/>
    <w:basedOn w:val="1"/>
    <w:qFormat/>
    <w:uiPriority w:val="0"/>
    <w:pPr>
      <w:widowControl/>
      <w:overflowPunct w:val="0"/>
      <w:autoSpaceDE w:val="0"/>
      <w:autoSpaceDN w:val="0"/>
      <w:adjustRightInd w:val="0"/>
      <w:spacing w:beforeLines="100" w:line="360" w:lineRule="exact"/>
      <w:jc w:val="left"/>
      <w:textAlignment w:val="baseline"/>
    </w:pPr>
    <w:rPr>
      <w:rFonts w:ascii="MS Gothic" w:eastAsia="MS Gothic"/>
      <w:kern w:val="0"/>
      <w:szCs w:val="20"/>
    </w:rPr>
  </w:style>
  <w:style w:type="paragraph" w:customStyle="1" w:styleId="340">
    <w:name w:val="样式 封面落款 + 五号"/>
    <w:basedOn w:val="1"/>
    <w:qFormat/>
    <w:uiPriority w:val="0"/>
    <w:pPr>
      <w:spacing w:line="360" w:lineRule="auto"/>
      <w:jc w:val="center"/>
    </w:pPr>
    <w:rPr>
      <w:rFonts w:eastAsia="Arial"/>
      <w:sz w:val="24"/>
      <w:szCs w:val="20"/>
    </w:rPr>
  </w:style>
  <w:style w:type="paragraph" w:customStyle="1" w:styleId="341">
    <w:name w:val="术语定义五级条标题"/>
    <w:basedOn w:val="202"/>
    <w:next w:val="85"/>
    <w:qFormat/>
    <w:uiPriority w:val="0"/>
    <w:pPr>
      <w:numPr>
        <w:ilvl w:val="4"/>
        <w:numId w:val="26"/>
      </w:numPr>
      <w:spacing w:before="0" w:beforeLines="0" w:after="0" w:afterLines="0"/>
      <w:outlineLvl w:val="9"/>
    </w:pPr>
  </w:style>
  <w:style w:type="paragraph" w:customStyle="1" w:styleId="342">
    <w:name w:val="样式 标题 1 + 左侧:  0 厘米 首行缩进:  0 厘米"/>
    <w:basedOn w:val="4"/>
    <w:qFormat/>
    <w:uiPriority w:val="0"/>
    <w:pPr>
      <w:tabs>
        <w:tab w:val="left" w:pos="432"/>
      </w:tabs>
      <w:spacing w:before="340" w:after="330" w:line="578" w:lineRule="auto"/>
    </w:pPr>
    <w:rPr>
      <w:rFonts w:cs="宋体"/>
      <w:sz w:val="44"/>
      <w:szCs w:val="20"/>
    </w:rPr>
  </w:style>
  <w:style w:type="paragraph" w:customStyle="1" w:styleId="343">
    <w:name w:val="附件 3"/>
    <w:basedOn w:val="1"/>
    <w:next w:val="1"/>
    <w:qFormat/>
    <w:uiPriority w:val="0"/>
    <w:pPr>
      <w:numPr>
        <w:ilvl w:val="3"/>
        <w:numId w:val="11"/>
      </w:numPr>
      <w:spacing w:before="120" w:beforeLines="50" w:after="120" w:afterLines="50"/>
    </w:pPr>
    <w:rPr>
      <w:rFonts w:ascii="宋体" w:hAnsi="宋体"/>
      <w:b/>
      <w:bCs/>
      <w:spacing w:val="8"/>
      <w:kern w:val="44"/>
      <w:szCs w:val="21"/>
      <w:lang w:val="en-GB"/>
    </w:rPr>
  </w:style>
  <w:style w:type="paragraph" w:customStyle="1" w:styleId="344">
    <w:name w:val="Char Char Char Char Char Char Char Char Char Char Char Char Char Char Char Char Char Char Char Char Char Char1"/>
    <w:basedOn w:val="1"/>
    <w:qFormat/>
    <w:uiPriority w:val="0"/>
    <w:pPr>
      <w:spacing w:line="400" w:lineRule="exact"/>
    </w:pPr>
    <w:rPr>
      <w:sz w:val="24"/>
      <w:szCs w:val="20"/>
    </w:rPr>
  </w:style>
  <w:style w:type="paragraph" w:customStyle="1" w:styleId="345">
    <w:name w:val="五级条标题"/>
    <w:basedOn w:val="346"/>
    <w:next w:val="85"/>
    <w:qFormat/>
    <w:uiPriority w:val="0"/>
    <w:pPr>
      <w:numPr>
        <w:ilvl w:val="6"/>
      </w:numPr>
      <w:tabs>
        <w:tab w:val="left" w:pos="360"/>
        <w:tab w:val="left" w:pos="420"/>
        <w:tab w:val="left" w:pos="945"/>
        <w:tab w:val="left" w:pos="1155"/>
        <w:tab w:val="left" w:pos="1407"/>
      </w:tabs>
      <w:outlineLvl w:val="6"/>
    </w:pPr>
  </w:style>
  <w:style w:type="paragraph" w:customStyle="1" w:styleId="346">
    <w:name w:val="四级条标题"/>
    <w:basedOn w:val="347"/>
    <w:next w:val="85"/>
    <w:qFormat/>
    <w:uiPriority w:val="0"/>
    <w:pPr>
      <w:numPr>
        <w:ilvl w:val="5"/>
      </w:numPr>
      <w:tabs>
        <w:tab w:val="left" w:pos="360"/>
        <w:tab w:val="left" w:pos="420"/>
        <w:tab w:val="left" w:pos="945"/>
        <w:tab w:val="left" w:pos="1155"/>
      </w:tabs>
      <w:outlineLvl w:val="5"/>
    </w:pPr>
  </w:style>
  <w:style w:type="paragraph" w:customStyle="1" w:styleId="347">
    <w:name w:val="三级条标题"/>
    <w:basedOn w:val="348"/>
    <w:next w:val="85"/>
    <w:qFormat/>
    <w:uiPriority w:val="0"/>
    <w:pPr>
      <w:numPr>
        <w:ilvl w:val="4"/>
      </w:numPr>
      <w:tabs>
        <w:tab w:val="left" w:pos="360"/>
        <w:tab w:val="left" w:pos="420"/>
        <w:tab w:val="left" w:pos="945"/>
      </w:tabs>
      <w:outlineLvl w:val="4"/>
    </w:pPr>
  </w:style>
  <w:style w:type="paragraph" w:customStyle="1" w:styleId="348">
    <w:name w:val="二级条标题"/>
    <w:basedOn w:val="201"/>
    <w:next w:val="85"/>
    <w:link w:val="503"/>
    <w:qFormat/>
    <w:uiPriority w:val="0"/>
    <w:pPr>
      <w:numPr>
        <w:ilvl w:val="3"/>
      </w:numPr>
      <w:tabs>
        <w:tab w:val="clear" w:pos="525"/>
      </w:tabs>
      <w:outlineLvl w:val="3"/>
    </w:pPr>
  </w:style>
  <w:style w:type="paragraph" w:customStyle="1" w:styleId="349">
    <w:name w:val="C代码不缩进"/>
    <w:basedOn w:val="1"/>
    <w:qFormat/>
    <w:uiPriority w:val="0"/>
    <w:pPr>
      <w:widowControl/>
    </w:pPr>
    <w:rPr>
      <w:rFonts w:cs="宋体"/>
      <w:kern w:val="0"/>
      <w:sz w:val="24"/>
      <w:szCs w:val="20"/>
      <w:lang w:val="en-GB" w:eastAsia="en-US"/>
    </w:rPr>
  </w:style>
  <w:style w:type="paragraph" w:customStyle="1" w:styleId="350">
    <w:name w:val="术语定义三级条标题"/>
    <w:basedOn w:val="316"/>
    <w:next w:val="85"/>
    <w:qFormat/>
    <w:uiPriority w:val="0"/>
    <w:pPr>
      <w:numPr>
        <w:ilvl w:val="2"/>
      </w:numPr>
    </w:pPr>
  </w:style>
  <w:style w:type="paragraph" w:customStyle="1" w:styleId="351">
    <w:name w:val="论文正文"/>
    <w:basedOn w:val="1"/>
    <w:qFormat/>
    <w:uiPriority w:val="0"/>
    <w:pPr>
      <w:spacing w:line="400" w:lineRule="atLeast"/>
      <w:ind w:firstLine="480"/>
    </w:pPr>
    <w:rPr>
      <w:sz w:val="24"/>
      <w:szCs w:val="21"/>
    </w:rPr>
  </w:style>
  <w:style w:type="paragraph" w:customStyle="1" w:styleId="352">
    <w:name w:val="目录"/>
    <w:basedOn w:val="1"/>
    <w:qFormat/>
    <w:uiPriority w:val="0"/>
    <w:pPr>
      <w:suppressLineNumbers/>
      <w:suppressAutoHyphens/>
    </w:pPr>
    <w:rPr>
      <w:rFonts w:cs="Tahoma"/>
      <w:kern w:val="1"/>
      <w:lang w:eastAsia="ar-SA"/>
    </w:rPr>
  </w:style>
  <w:style w:type="paragraph" w:customStyle="1" w:styleId="353">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354">
    <w:name w:val="列项——"/>
    <w:qFormat/>
    <w:uiPriority w:val="0"/>
    <w:pPr>
      <w:widowControl w:val="0"/>
      <w:numPr>
        <w:ilvl w:val="0"/>
        <w:numId w:val="30"/>
      </w:numPr>
      <w:tabs>
        <w:tab w:val="left" w:pos="854"/>
        <w:tab w:val="clear" w:pos="1140"/>
      </w:tabs>
      <w:ind w:left="200" w:leftChars="200" w:hanging="200" w:hangingChars="200"/>
      <w:jc w:val="both"/>
    </w:pPr>
    <w:rPr>
      <w:rFonts w:ascii="宋体" w:hAnsi="Times New Roman" w:eastAsia="宋体" w:cs="Times New Roman"/>
      <w:sz w:val="21"/>
      <w:lang w:val="en-US" w:eastAsia="zh-CN" w:bidi="ar-SA"/>
    </w:rPr>
  </w:style>
  <w:style w:type="paragraph" w:customStyle="1" w:styleId="355">
    <w:name w:val="无标题条"/>
    <w:next w:val="85"/>
    <w:qFormat/>
    <w:uiPriority w:val="0"/>
    <w:pPr>
      <w:jc w:val="both"/>
    </w:pPr>
    <w:rPr>
      <w:rFonts w:ascii="Times New Roman" w:hAnsi="Times New Roman" w:eastAsia="宋体" w:cs="Times New Roman"/>
      <w:sz w:val="21"/>
      <w:lang w:val="en-US" w:eastAsia="zh-CN" w:bidi="ar-SA"/>
    </w:rPr>
  </w:style>
  <w:style w:type="paragraph" w:customStyle="1" w:styleId="356">
    <w:name w:val="正文 1"/>
    <w:basedOn w:val="1"/>
    <w:qFormat/>
    <w:uiPriority w:val="0"/>
    <w:pPr>
      <w:widowControl/>
    </w:pPr>
    <w:rPr>
      <w:rFonts w:ascii="Arial" w:hAnsi="Arial"/>
      <w:spacing w:val="8"/>
      <w:kern w:val="144"/>
      <w:lang w:val="en-GB"/>
    </w:rPr>
  </w:style>
  <w:style w:type="paragraph" w:customStyle="1" w:styleId="357">
    <w:name w:val="条文说明"/>
    <w:basedOn w:val="358"/>
    <w:qFormat/>
    <w:uiPriority w:val="0"/>
  </w:style>
  <w:style w:type="paragraph" w:customStyle="1" w:styleId="358">
    <w:name w:val="名称"/>
    <w:basedOn w:val="84"/>
    <w:next w:val="85"/>
    <w:qFormat/>
    <w:uiPriority w:val="0"/>
    <w:pPr>
      <w:spacing w:line="460" w:lineRule="exact"/>
      <w:outlineLvl w:val="9"/>
    </w:pPr>
  </w:style>
  <w:style w:type="paragraph" w:customStyle="1" w:styleId="359">
    <w:name w:val="正文表标题续表"/>
    <w:basedOn w:val="282"/>
    <w:next w:val="85"/>
    <w:qFormat/>
    <w:uiPriority w:val="0"/>
    <w:pPr>
      <w:numPr>
        <w:ilvl w:val="2"/>
      </w:numPr>
    </w:pPr>
    <w:rPr>
      <w:b w:val="0"/>
    </w:rPr>
  </w:style>
  <w:style w:type="paragraph" w:customStyle="1" w:styleId="360">
    <w:name w:val="Char Char Char"/>
    <w:basedOn w:val="1"/>
    <w:qFormat/>
    <w:uiPriority w:val="0"/>
    <w:pPr>
      <w:spacing w:line="360" w:lineRule="auto"/>
    </w:pPr>
    <w:rPr>
      <w:rFonts w:ascii="Tahoma" w:hAnsi="Tahoma"/>
      <w:sz w:val="24"/>
      <w:szCs w:val="20"/>
    </w:rPr>
  </w:style>
  <w:style w:type="paragraph" w:customStyle="1" w:styleId="361">
    <w:name w:val="标准书脚_偶数页"/>
    <w:qFormat/>
    <w:uiPriority w:val="0"/>
    <w:pPr>
      <w:spacing w:before="120"/>
    </w:pPr>
    <w:rPr>
      <w:rFonts w:ascii="Times New Roman" w:hAnsi="Times New Roman" w:eastAsia="宋体" w:cs="Times New Roman"/>
      <w:sz w:val="18"/>
      <w:lang w:val="en-US" w:eastAsia="zh-CN" w:bidi="ar-SA"/>
    </w:rPr>
  </w:style>
  <w:style w:type="paragraph" w:styleId="362">
    <w:name w:val="List Paragraph"/>
    <w:basedOn w:val="1"/>
    <w:qFormat/>
    <w:uiPriority w:val="34"/>
    <w:pPr>
      <w:ind w:firstLine="420"/>
    </w:pPr>
  </w:style>
  <w:style w:type="paragraph" w:customStyle="1" w:styleId="363">
    <w:name w:val="样式 前言、引言标题 + 两端对齐"/>
    <w:basedOn w:val="1"/>
    <w:qFormat/>
    <w:uiPriority w:val="0"/>
    <w:pPr>
      <w:widowControl/>
      <w:shd w:val="clear" w:color="FFFFFF" w:fill="FFFFFF"/>
      <w:outlineLvl w:val="0"/>
    </w:pPr>
    <w:rPr>
      <w:rFonts w:ascii="黑体" w:eastAsia="黑体" w:cs="宋体"/>
      <w:b/>
      <w:bCs/>
      <w:kern w:val="0"/>
      <w:sz w:val="32"/>
      <w:szCs w:val="20"/>
    </w:rPr>
  </w:style>
  <w:style w:type="paragraph" w:customStyle="1" w:styleId="364">
    <w:name w:val="字母编号列项（一级）"/>
    <w:qFormat/>
    <w:uiPriority w:val="0"/>
    <w:pPr>
      <w:numPr>
        <w:ilvl w:val="1"/>
        <w:numId w:val="29"/>
      </w:numPr>
      <w:jc w:val="both"/>
    </w:pPr>
    <w:rPr>
      <w:rFonts w:ascii="宋体" w:hAnsi="Times New Roman" w:eastAsia="宋体" w:cs="Times New Roman"/>
      <w:sz w:val="21"/>
      <w:lang w:val="en-US" w:eastAsia="zh-CN" w:bidi="ar-SA"/>
    </w:rPr>
  </w:style>
  <w:style w:type="paragraph" w:customStyle="1" w:styleId="365">
    <w:name w:val="成套正文1 Char Char"/>
    <w:basedOn w:val="1"/>
    <w:qFormat/>
    <w:uiPriority w:val="0"/>
    <w:pPr>
      <w:spacing w:beforeLines="50" w:afterLines="50" w:line="360" w:lineRule="auto"/>
      <w:ind w:firstLine="482"/>
    </w:pPr>
    <w:rPr>
      <w:rFonts w:ascii="Arial" w:hAnsi="Arial"/>
      <w:sz w:val="24"/>
      <w:szCs w:val="28"/>
    </w:rPr>
  </w:style>
  <w:style w:type="paragraph" w:customStyle="1" w:styleId="366">
    <w:name w:val="Char11"/>
    <w:basedOn w:val="1"/>
    <w:qFormat/>
    <w:uiPriority w:val="0"/>
    <w:pPr>
      <w:spacing w:line="360" w:lineRule="auto"/>
    </w:pPr>
    <w:rPr>
      <w:rFonts w:ascii="Tahoma" w:hAnsi="Tahoma"/>
      <w:sz w:val="28"/>
      <w:szCs w:val="20"/>
    </w:rPr>
  </w:style>
  <w:style w:type="paragraph" w:customStyle="1" w:styleId="367">
    <w:name w:val="二级栏目标题"/>
    <w:basedOn w:val="5"/>
    <w:qFormat/>
    <w:uiPriority w:val="0"/>
    <w:pPr>
      <w:numPr>
        <w:numId w:val="28"/>
      </w:numPr>
      <w:tabs>
        <w:tab w:val="left" w:pos="425"/>
        <w:tab w:val="left" w:pos="567"/>
      </w:tabs>
      <w:spacing w:before="260" w:after="260" w:line="416" w:lineRule="auto"/>
    </w:pPr>
    <w:rPr>
      <w:b/>
      <w:bCs/>
      <w:smallCaps/>
      <w:sz w:val="28"/>
      <w:szCs w:val="28"/>
      <w:lang w:eastAsia="en-US" w:bidi="en-US"/>
    </w:rPr>
  </w:style>
  <w:style w:type="paragraph" w:customStyle="1" w:styleId="368">
    <w:name w:val="文档标识"/>
    <w:basedOn w:val="369"/>
    <w:qFormat/>
    <w:uiPriority w:val="0"/>
    <w:rPr>
      <w:sz w:val="24"/>
      <w:lang w:eastAsia="zh-CN"/>
    </w:rPr>
  </w:style>
  <w:style w:type="paragraph" w:customStyle="1" w:styleId="369">
    <w:name w:val="封面标题"/>
    <w:basedOn w:val="1"/>
    <w:qFormat/>
    <w:uiPriority w:val="0"/>
    <w:pPr>
      <w:widowControl/>
      <w:spacing w:before="240" w:after="240"/>
      <w:ind w:left="3240"/>
      <w:jc w:val="left"/>
    </w:pPr>
    <w:rPr>
      <w:rFonts w:ascii="Arial" w:hAnsi="Arial"/>
      <w:b/>
      <w:kern w:val="0"/>
      <w:sz w:val="32"/>
      <w:szCs w:val="20"/>
      <w:lang w:eastAsia="en-US"/>
    </w:rPr>
  </w:style>
  <w:style w:type="paragraph" w:customStyle="1" w:styleId="370">
    <w:name w:val="正文_首行缩进2字符_段后半行"/>
    <w:basedOn w:val="1"/>
    <w:qFormat/>
    <w:uiPriority w:val="0"/>
    <w:pPr>
      <w:spacing w:after="50" w:afterLines="50"/>
    </w:pPr>
  </w:style>
  <w:style w:type="paragraph" w:customStyle="1" w:styleId="371">
    <w:name w:val="附录 4"/>
    <w:basedOn w:val="1"/>
    <w:next w:val="85"/>
    <w:qFormat/>
    <w:uiPriority w:val="0"/>
    <w:pPr>
      <w:numPr>
        <w:ilvl w:val="3"/>
        <w:numId w:val="15"/>
      </w:numPr>
    </w:pPr>
  </w:style>
  <w:style w:type="paragraph" w:customStyle="1" w:styleId="372">
    <w:name w:val="样式 首行缩进:  0.74 厘米 段前: 7.8 磅"/>
    <w:basedOn w:val="1"/>
    <w:qFormat/>
    <w:uiPriority w:val="0"/>
    <w:pPr>
      <w:spacing w:before="156"/>
      <w:ind w:firstLine="420"/>
    </w:pPr>
    <w:rPr>
      <w:rFonts w:cs="宋体"/>
    </w:rPr>
  </w:style>
  <w:style w:type="paragraph" w:customStyle="1" w:styleId="373">
    <w:name w:val="样式 正文 样式 四号 行距: 1.5 倍行距 首行缩进:  2 字符 + 小四 首行缩进:  2 字符"/>
    <w:basedOn w:val="1"/>
    <w:qFormat/>
    <w:uiPriority w:val="0"/>
    <w:pPr>
      <w:spacing w:line="360" w:lineRule="auto"/>
      <w:ind w:firstLine="480"/>
    </w:pPr>
    <w:rPr>
      <w:rFonts w:cs="宋体"/>
      <w:szCs w:val="20"/>
    </w:rPr>
  </w:style>
  <w:style w:type="paragraph" w:customStyle="1" w:styleId="374">
    <w:name w:val="标准书眉一"/>
    <w:qFormat/>
    <w:uiPriority w:val="0"/>
    <w:pPr>
      <w:jc w:val="both"/>
    </w:pPr>
    <w:rPr>
      <w:rFonts w:ascii="Times New Roman" w:hAnsi="Times New Roman" w:eastAsia="宋体" w:cs="Times New Roman"/>
      <w:lang w:val="en-US" w:eastAsia="zh-CN" w:bidi="ar-SA"/>
    </w:rPr>
  </w:style>
  <w:style w:type="paragraph" w:customStyle="1" w:styleId="375">
    <w:name w:val="Char Char Char Char Char Char Char Char Char Char Char Char Char Char Char Char"/>
    <w:basedOn w:val="1"/>
    <w:qFormat/>
    <w:uiPriority w:val="0"/>
    <w:pPr>
      <w:tabs>
        <w:tab w:val="left" w:pos="360"/>
      </w:tabs>
      <w:spacing w:line="360" w:lineRule="auto"/>
      <w:ind w:left="482"/>
    </w:pPr>
    <w:rPr>
      <w:rFonts w:ascii="宋体"/>
      <w:sz w:val="24"/>
      <w:szCs w:val="24"/>
    </w:rPr>
  </w:style>
  <w:style w:type="paragraph" w:customStyle="1" w:styleId="376">
    <w:name w:val="表格内容-左"/>
    <w:basedOn w:val="1"/>
    <w:qFormat/>
    <w:uiPriority w:val="0"/>
    <w:pPr>
      <w:widowControl/>
      <w:spacing w:line="288" w:lineRule="auto"/>
      <w:jc w:val="left"/>
    </w:pPr>
    <w:rPr>
      <w:rFonts w:cs="宋体"/>
      <w:color w:val="000000"/>
      <w:kern w:val="0"/>
      <w:sz w:val="18"/>
      <w:szCs w:val="18"/>
    </w:rPr>
  </w:style>
  <w:style w:type="paragraph" w:customStyle="1" w:styleId="377">
    <w:name w:val="附录表标题"/>
    <w:basedOn w:val="282"/>
    <w:next w:val="85"/>
    <w:qFormat/>
    <w:uiPriority w:val="0"/>
    <w:pPr>
      <w:numPr>
        <w:ilvl w:val="0"/>
        <w:numId w:val="31"/>
      </w:numPr>
      <w:tabs>
        <w:tab w:val="left" w:pos="210"/>
        <w:tab w:val="clear" w:pos="360"/>
      </w:tabs>
      <w:textAlignment w:val="baseline"/>
    </w:pPr>
    <w:rPr>
      <w:rFonts w:ascii="宋体" w:eastAsia="宋体"/>
      <w:kern w:val="21"/>
    </w:rPr>
  </w:style>
  <w:style w:type="paragraph" w:customStyle="1" w:styleId="378">
    <w:name w:val="标准书眉_奇数页"/>
    <w:next w:val="1"/>
    <w:qFormat/>
    <w:uiPriority w:val="0"/>
    <w:pPr>
      <w:tabs>
        <w:tab w:val="center" w:pos="4154"/>
        <w:tab w:val="right" w:pos="8306"/>
      </w:tabs>
      <w:spacing w:after="120"/>
      <w:jc w:val="right"/>
    </w:pPr>
    <w:rPr>
      <w:rFonts w:ascii="Times New Roman" w:hAnsi="Times New Roman" w:eastAsia="宋体" w:cs="Times New Roman"/>
      <w:sz w:val="21"/>
      <w:lang w:val="en-US" w:eastAsia="zh-CN" w:bidi="ar-SA"/>
    </w:rPr>
  </w:style>
  <w:style w:type="paragraph" w:customStyle="1" w:styleId="379">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380">
    <w:name w:val="附件 1"/>
    <w:basedOn w:val="85"/>
    <w:next w:val="85"/>
    <w:qFormat/>
    <w:uiPriority w:val="0"/>
    <w:pPr>
      <w:widowControl w:val="0"/>
      <w:numPr>
        <w:ilvl w:val="1"/>
        <w:numId w:val="16"/>
      </w:numPr>
      <w:spacing w:before="120" w:beforeLines="50" w:after="120"/>
      <w:ind w:firstLine="0" w:firstLineChars="0"/>
    </w:pPr>
    <w:rPr>
      <w:rFonts w:ascii="Calibri" w:hAnsi="Calibri"/>
      <w:b/>
      <w:bCs/>
      <w:color w:val="000000"/>
      <w:spacing w:val="20"/>
      <w:kern w:val="2"/>
      <w:sz w:val="28"/>
      <w:szCs w:val="28"/>
    </w:rPr>
  </w:style>
  <w:style w:type="paragraph" w:customStyle="1" w:styleId="381">
    <w:name w:val="Char Char Char Char Char Char Char Char Char Char Char Char"/>
    <w:basedOn w:val="1"/>
    <w:qFormat/>
    <w:uiPriority w:val="0"/>
    <w:pPr>
      <w:keepNext/>
      <w:widowControl/>
      <w:tabs>
        <w:tab w:val="left" w:pos="425"/>
      </w:tabs>
      <w:autoSpaceDE w:val="0"/>
      <w:autoSpaceDN w:val="0"/>
      <w:adjustRightInd w:val="0"/>
      <w:spacing w:before="80" w:after="80"/>
      <w:ind w:hanging="425"/>
    </w:pPr>
    <w:rPr>
      <w:rFonts w:ascii="Arial" w:hAnsi="Arial"/>
      <w:sz w:val="20"/>
      <w:szCs w:val="20"/>
    </w:rPr>
  </w:style>
  <w:style w:type="paragraph" w:customStyle="1" w:styleId="382">
    <w:name w:val="一级栏目标题"/>
    <w:basedOn w:val="4"/>
    <w:qFormat/>
    <w:uiPriority w:val="0"/>
    <w:pPr>
      <w:numPr>
        <w:numId w:val="28"/>
      </w:numPr>
      <w:tabs>
        <w:tab w:val="left" w:pos="425"/>
      </w:tabs>
      <w:spacing w:before="480" w:line="578" w:lineRule="auto"/>
      <w:contextualSpacing/>
    </w:pPr>
    <w:rPr>
      <w:rFonts w:ascii="Cambria" w:hAnsi="Cambria"/>
      <w:b/>
      <w:smallCaps/>
      <w:spacing w:val="5"/>
      <w:sz w:val="28"/>
      <w:szCs w:val="28"/>
      <w:lang w:eastAsia="en-US" w:bidi="en-US"/>
    </w:rPr>
  </w:style>
  <w:style w:type="paragraph" w:customStyle="1" w:styleId="383">
    <w:name w:val="列项·"/>
    <w:qFormat/>
    <w:uiPriority w:val="0"/>
    <w:pPr>
      <w:numPr>
        <w:ilvl w:val="0"/>
        <w:numId w:val="32"/>
      </w:numPr>
      <w:tabs>
        <w:tab w:val="left" w:pos="840"/>
        <w:tab w:val="clear" w:pos="1140"/>
      </w:tabs>
      <w:ind w:left="840" w:leftChars="200" w:hanging="420" w:hangingChars="200"/>
      <w:jc w:val="both"/>
    </w:pPr>
    <w:rPr>
      <w:rFonts w:ascii="宋体" w:hAnsi="Times New Roman" w:eastAsia="宋体" w:cs="Times New Roman"/>
      <w:sz w:val="21"/>
      <w:lang w:val="en-US" w:eastAsia="zh-CN" w:bidi="ar-SA"/>
    </w:rPr>
  </w:style>
  <w:style w:type="paragraph" w:customStyle="1" w:styleId="384">
    <w:name w:val="工程建设图标题"/>
    <w:basedOn w:val="323"/>
    <w:qFormat/>
    <w:uiPriority w:val="0"/>
    <w:pPr>
      <w:numPr>
        <w:ilvl w:val="5"/>
      </w:numPr>
      <w:jc w:val="center"/>
      <w:outlineLvl w:val="5"/>
    </w:pPr>
  </w:style>
  <w:style w:type="paragraph" w:customStyle="1" w:styleId="385">
    <w:name w:val="附录级别一"/>
    <w:basedOn w:val="1"/>
    <w:next w:val="1"/>
    <w:qFormat/>
    <w:uiPriority w:val="0"/>
    <w:pPr>
      <w:widowControl/>
      <w:spacing w:before="120" w:after="120"/>
      <w:outlineLvl w:val="0"/>
    </w:pPr>
    <w:rPr>
      <w:b/>
      <w:kern w:val="0"/>
      <w:sz w:val="28"/>
      <w:lang w:val="en-GB" w:eastAsia="en-US"/>
    </w:rPr>
  </w:style>
  <w:style w:type="paragraph" w:customStyle="1" w:styleId="386">
    <w:name w:val="Char"/>
    <w:basedOn w:val="1"/>
    <w:qFormat/>
    <w:uiPriority w:val="0"/>
    <w:pPr>
      <w:snapToGrid w:val="0"/>
      <w:spacing w:line="360" w:lineRule="auto"/>
      <w:jc w:val="left"/>
    </w:pPr>
    <w:rPr>
      <w:rFonts w:ascii="Verdana" w:hAnsi="Verdana" w:eastAsia="仿宋_GB2312"/>
      <w:kern w:val="0"/>
      <w:sz w:val="30"/>
      <w:szCs w:val="30"/>
      <w:lang w:eastAsia="en-US"/>
    </w:rPr>
  </w:style>
  <w:style w:type="paragraph" w:customStyle="1" w:styleId="387">
    <w:name w:val="PARAGRAPH"/>
    <w:qFormat/>
    <w:uiPriority w:val="0"/>
    <w:pPr>
      <w:tabs>
        <w:tab w:val="center" w:pos="4536"/>
        <w:tab w:val="right" w:pos="9072"/>
      </w:tabs>
      <w:spacing w:before="100" w:after="200"/>
      <w:jc w:val="both"/>
    </w:pPr>
    <w:rPr>
      <w:rFonts w:ascii="Arial" w:hAnsi="Arial" w:eastAsia="宋体" w:cs="Times New Roman"/>
      <w:spacing w:val="8"/>
      <w:kern w:val="2"/>
      <w:sz w:val="21"/>
      <w:szCs w:val="22"/>
      <w:lang w:val="en-GB" w:eastAsia="zh-CN" w:bidi="ar-SA"/>
    </w:rPr>
  </w:style>
  <w:style w:type="paragraph" w:customStyle="1" w:styleId="388">
    <w:name w:val="Char Char Char Char Char Char Char Char Char Char Char Char Char Char Char Char1"/>
    <w:basedOn w:val="1"/>
    <w:qFormat/>
    <w:uiPriority w:val="0"/>
    <w:pPr>
      <w:tabs>
        <w:tab w:val="left" w:pos="360"/>
      </w:tabs>
      <w:spacing w:line="360" w:lineRule="auto"/>
      <w:ind w:left="482"/>
    </w:pPr>
    <w:rPr>
      <w:rFonts w:ascii="宋体"/>
      <w:sz w:val="24"/>
      <w:szCs w:val="24"/>
    </w:rPr>
  </w:style>
  <w:style w:type="paragraph" w:customStyle="1" w:styleId="389">
    <w:name w:val="样式1 标题 1 + 段前: 1 行 段后: 1 行"/>
    <w:basedOn w:val="1"/>
    <w:qFormat/>
    <w:uiPriority w:val="0"/>
    <w:pPr>
      <w:keepNext/>
      <w:keepLines/>
      <w:numPr>
        <w:ilvl w:val="0"/>
        <w:numId w:val="33"/>
      </w:numPr>
      <w:snapToGrid w:val="0"/>
      <w:spacing w:before="100" w:beforeLines="100" w:after="100" w:afterLines="100"/>
      <w:jc w:val="left"/>
      <w:outlineLvl w:val="0"/>
    </w:pPr>
    <w:rPr>
      <w:rFonts w:eastAsia="黑体"/>
      <w:bCs/>
      <w:kern w:val="21"/>
      <w:szCs w:val="21"/>
    </w:rPr>
  </w:style>
  <w:style w:type="paragraph" w:customStyle="1" w:styleId="390">
    <w:name w:val="标题四"/>
    <w:basedOn w:val="10"/>
    <w:qFormat/>
    <w:uiPriority w:val="0"/>
    <w:pPr>
      <w:keepNext w:val="0"/>
      <w:keepLines w:val="0"/>
      <w:tabs>
        <w:tab w:val="left" w:pos="864"/>
      </w:tabs>
      <w:spacing w:line="240" w:lineRule="auto"/>
      <w:ind w:left="864" w:hanging="864"/>
      <w:jc w:val="left"/>
    </w:pPr>
    <w:rPr>
      <w:rFonts w:ascii="Times New Roman" w:hAnsi="Times New Roman" w:eastAsia="宋体" w:cs="Arial"/>
      <w:sz w:val="21"/>
      <w:szCs w:val="24"/>
    </w:rPr>
  </w:style>
  <w:style w:type="paragraph" w:customStyle="1" w:styleId="391">
    <w:name w:val="目次、标准名称标题"/>
    <w:basedOn w:val="1"/>
    <w:next w:val="85"/>
    <w:qFormat/>
    <w:uiPriority w:val="0"/>
    <w:pPr>
      <w:widowControl/>
      <w:shd w:val="clear" w:color="FFFFFF" w:fill="FFFFFF"/>
      <w:spacing w:before="640" w:after="560" w:line="460" w:lineRule="exact"/>
      <w:jc w:val="center"/>
    </w:pPr>
    <w:rPr>
      <w:rFonts w:ascii="黑体" w:eastAsia="黑体"/>
      <w:b/>
      <w:kern w:val="0"/>
      <w:sz w:val="32"/>
      <w:szCs w:val="20"/>
    </w:rPr>
  </w:style>
  <w:style w:type="paragraph" w:customStyle="1" w:styleId="392">
    <w:name w:val="附录级别二"/>
    <w:basedOn w:val="1"/>
    <w:next w:val="1"/>
    <w:qFormat/>
    <w:uiPriority w:val="0"/>
    <w:pPr>
      <w:widowControl/>
      <w:tabs>
        <w:tab w:val="left" w:pos="512"/>
        <w:tab w:val="left" w:pos="720"/>
      </w:tabs>
      <w:spacing w:before="120" w:after="120"/>
      <w:ind w:left="567" w:hanging="567"/>
      <w:jc w:val="left"/>
      <w:outlineLvl w:val="1"/>
    </w:pPr>
    <w:rPr>
      <w:rFonts w:cs="宋体"/>
      <w:bCs/>
      <w:kern w:val="0"/>
      <w:sz w:val="30"/>
    </w:rPr>
  </w:style>
  <w:style w:type="paragraph" w:customStyle="1" w:styleId="393">
    <w:name w:val="样式1 样式 标题 3 + 段前: 0.1 行 + 段前: 0.1 行"/>
    <w:basedOn w:val="1"/>
    <w:qFormat/>
    <w:uiPriority w:val="0"/>
    <w:pPr>
      <w:numPr>
        <w:ilvl w:val="2"/>
        <w:numId w:val="33"/>
      </w:numPr>
      <w:snapToGrid w:val="0"/>
      <w:spacing w:before="120" w:beforeLines="50" w:line="300" w:lineRule="auto"/>
      <w:outlineLvl w:val="2"/>
    </w:pPr>
    <w:rPr>
      <w:rFonts w:eastAsia="黑体" w:cs="宋体"/>
      <w:bCs/>
      <w:szCs w:val="21"/>
    </w:rPr>
  </w:style>
  <w:style w:type="paragraph" w:customStyle="1" w:styleId="394">
    <w:name w:val="正文_段后半行"/>
    <w:basedOn w:val="1"/>
    <w:qFormat/>
    <w:uiPriority w:val="0"/>
    <w:pPr>
      <w:spacing w:after="50" w:afterLines="50"/>
    </w:pPr>
  </w:style>
  <w:style w:type="paragraph" w:customStyle="1" w:styleId="395">
    <w:name w:val="正文_首行缩进2字符_段前半行"/>
    <w:basedOn w:val="1"/>
    <w:qFormat/>
    <w:uiPriority w:val="0"/>
    <w:pPr>
      <w:spacing w:before="50" w:beforeLines="50"/>
    </w:pPr>
  </w:style>
  <w:style w:type="paragraph" w:customStyle="1" w:styleId="396">
    <w:name w:val="样式1 样式 标题 4 + 段前: 0 行 + Times New Roman"/>
    <w:basedOn w:val="1"/>
    <w:next w:val="1"/>
    <w:qFormat/>
    <w:uiPriority w:val="0"/>
    <w:pPr>
      <w:tabs>
        <w:tab w:val="left" w:pos="720"/>
      </w:tabs>
      <w:snapToGrid w:val="0"/>
      <w:spacing w:before="93" w:beforeLines="30" w:line="276" w:lineRule="auto"/>
      <w:outlineLvl w:val="3"/>
    </w:pPr>
    <w:rPr>
      <w:rFonts w:ascii="宋体" w:hAnsi="宋体"/>
      <w:bCs/>
      <w:szCs w:val="21"/>
    </w:rPr>
  </w:style>
  <w:style w:type="paragraph" w:customStyle="1" w:styleId="397">
    <w:name w:val="TABLE-cell"/>
    <w:basedOn w:val="1"/>
    <w:qFormat/>
    <w:uiPriority w:val="0"/>
    <w:pPr>
      <w:spacing w:before="60" w:after="60"/>
      <w:jc w:val="left"/>
    </w:pPr>
    <w:rPr>
      <w:spacing w:val="8"/>
      <w:sz w:val="16"/>
      <w:szCs w:val="20"/>
    </w:rPr>
  </w:style>
  <w:style w:type="paragraph" w:customStyle="1" w:styleId="398">
    <w:name w:val="样式1 样式 标题 5 + 段前: 0 行"/>
    <w:basedOn w:val="1"/>
    <w:next w:val="1"/>
    <w:qFormat/>
    <w:uiPriority w:val="0"/>
    <w:pPr>
      <w:numPr>
        <w:ilvl w:val="4"/>
        <w:numId w:val="33"/>
      </w:numPr>
      <w:tabs>
        <w:tab w:val="clear" w:pos="1080"/>
      </w:tabs>
      <w:snapToGrid w:val="0"/>
      <w:spacing w:before="24" w:beforeLines="10" w:line="300" w:lineRule="auto"/>
      <w:outlineLvl w:val="4"/>
    </w:pPr>
    <w:rPr>
      <w:rFonts w:eastAsia="黑体" w:cs="宋体"/>
      <w:bCs/>
      <w:szCs w:val="21"/>
    </w:rPr>
  </w:style>
  <w:style w:type="paragraph" w:customStyle="1" w:styleId="399">
    <w:name w:val="样式1正文（首行缩进两字） Char"/>
    <w:basedOn w:val="1"/>
    <w:next w:val="1"/>
    <w:qFormat/>
    <w:uiPriority w:val="0"/>
    <w:pPr>
      <w:spacing w:after="120" w:afterLines="50" w:line="276" w:lineRule="auto"/>
      <w:ind w:firstLine="420"/>
    </w:pPr>
    <w:rPr>
      <w:rFonts w:cs="宋体"/>
      <w:szCs w:val="21"/>
    </w:rPr>
  </w:style>
  <w:style w:type="paragraph" w:customStyle="1" w:styleId="400">
    <w:name w:val="默认段落字体 Para Char"/>
    <w:basedOn w:val="1"/>
    <w:qFormat/>
    <w:uiPriority w:val="0"/>
    <w:rPr>
      <w:rFonts w:ascii="Tahoma" w:hAnsi="Tahoma"/>
      <w:sz w:val="24"/>
      <w:szCs w:val="20"/>
    </w:rPr>
  </w:style>
  <w:style w:type="paragraph" w:customStyle="1" w:styleId="401">
    <w:name w:val="文献分类号"/>
    <w:qFormat/>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402">
    <w:name w:val="列出段落1"/>
    <w:basedOn w:val="1"/>
    <w:qFormat/>
    <w:uiPriority w:val="34"/>
    <w:pPr>
      <w:widowControl/>
      <w:spacing w:after="200" w:line="276" w:lineRule="auto"/>
      <w:ind w:firstLine="420"/>
      <w:jc w:val="left"/>
    </w:pPr>
    <w:rPr>
      <w:rFonts w:ascii="Cambria" w:hAnsi="Cambria"/>
      <w:kern w:val="0"/>
      <w:sz w:val="22"/>
      <w:lang w:eastAsia="en-US" w:bidi="en-US"/>
    </w:rPr>
  </w:style>
  <w:style w:type="paragraph" w:customStyle="1" w:styleId="403">
    <w:name w:val="正文_段前段后"/>
    <w:basedOn w:val="1"/>
    <w:qFormat/>
    <w:uiPriority w:val="0"/>
    <w:pPr>
      <w:widowControl/>
      <w:spacing w:before="50" w:beforeLines="50" w:after="50" w:afterLines="50"/>
    </w:pPr>
    <w:rPr>
      <w:kern w:val="0"/>
      <w:sz w:val="24"/>
      <w:lang w:val="en-GB"/>
    </w:rPr>
  </w:style>
  <w:style w:type="paragraph" w:customStyle="1" w:styleId="404">
    <w:name w:val="样式 标题 7 + 橙色 左 段后: 3 磅 行距: 单倍行距"/>
    <w:basedOn w:val="13"/>
    <w:qFormat/>
    <w:uiPriority w:val="0"/>
    <w:pPr>
      <w:tabs>
        <w:tab w:val="left" w:pos="1296"/>
      </w:tabs>
      <w:suppressAutoHyphens/>
      <w:spacing w:before="0" w:after="60" w:line="240" w:lineRule="auto"/>
      <w:ind w:left="1296" w:hanging="1296"/>
      <w:jc w:val="left"/>
      <w:outlineLvl w:val="9"/>
    </w:pPr>
    <w:rPr>
      <w:rFonts w:cs="宋体"/>
      <w:color w:val="FF6600"/>
      <w:kern w:val="1"/>
      <w:szCs w:val="20"/>
      <w:lang w:eastAsia="ar-SA"/>
    </w:rPr>
  </w:style>
  <w:style w:type="paragraph" w:customStyle="1" w:styleId="405">
    <w:name w:val="5"/>
    <w:basedOn w:val="1"/>
    <w:next w:val="19"/>
    <w:qFormat/>
    <w:uiPriority w:val="0"/>
    <w:pPr>
      <w:spacing w:line="300" w:lineRule="auto"/>
      <w:ind w:firstLine="420"/>
    </w:pPr>
    <w:rPr>
      <w:sz w:val="24"/>
      <w:szCs w:val="20"/>
    </w:rPr>
  </w:style>
  <w:style w:type="paragraph" w:customStyle="1" w:styleId="406">
    <w:name w:val="英文标号正文"/>
    <w:basedOn w:val="1"/>
    <w:qFormat/>
    <w:uiPriority w:val="0"/>
    <w:pPr>
      <w:widowControl/>
      <w:numPr>
        <w:ilvl w:val="0"/>
        <w:numId w:val="34"/>
      </w:numPr>
      <w:tabs>
        <w:tab w:val="left" w:pos="425"/>
      </w:tabs>
      <w:suppressAutoHyphens/>
      <w:autoSpaceDE w:val="0"/>
    </w:pPr>
    <w:rPr>
      <w:rFonts w:cs="Calibri"/>
      <w:kern w:val="1"/>
      <w:sz w:val="24"/>
      <w:szCs w:val="20"/>
      <w:lang w:eastAsia="ar-SA"/>
    </w:rPr>
  </w:style>
  <w:style w:type="paragraph" w:customStyle="1" w:styleId="407">
    <w:name w:val="自定义目录 2"/>
    <w:basedOn w:val="50"/>
    <w:qFormat/>
    <w:uiPriority w:val="0"/>
    <w:pPr>
      <w:widowControl/>
      <w:spacing w:line="360" w:lineRule="auto"/>
      <w:ind w:left="210" w:leftChars="100"/>
      <w:jc w:val="left"/>
    </w:pPr>
    <w:rPr>
      <w:rFonts w:cs="宋体"/>
      <w:kern w:val="0"/>
      <w:sz w:val="20"/>
      <w:szCs w:val="20"/>
    </w:rPr>
  </w:style>
  <w:style w:type="paragraph" w:customStyle="1" w:styleId="408">
    <w:name w:val="引语"/>
    <w:basedOn w:val="85"/>
    <w:qFormat/>
    <w:uiPriority w:val="0"/>
    <w:pPr>
      <w:widowControl w:val="0"/>
      <w:spacing w:after="120"/>
      <w:ind w:left="440" w:leftChars="200" w:firstLine="0" w:firstLineChars="0"/>
    </w:pPr>
    <w:rPr>
      <w:rFonts w:ascii="Calibri" w:hAnsi="Calibri"/>
      <w:spacing w:val="20"/>
      <w:kern w:val="2"/>
      <w:sz w:val="18"/>
      <w:szCs w:val="24"/>
    </w:rPr>
  </w:style>
  <w:style w:type="paragraph" w:customStyle="1" w:styleId="409">
    <w:name w:val="标准正文"/>
    <w:basedOn w:val="1"/>
    <w:next w:val="1"/>
    <w:qFormat/>
    <w:uiPriority w:val="0"/>
    <w:pPr>
      <w:spacing w:before="60" w:after="60" w:line="360" w:lineRule="auto"/>
      <w:ind w:firstLine="482"/>
    </w:pPr>
    <w:rPr>
      <w:rFonts w:ascii="Arial" w:hAnsi="Arial"/>
      <w:sz w:val="24"/>
      <w:szCs w:val="20"/>
    </w:rPr>
  </w:style>
  <w:style w:type="paragraph" w:customStyle="1" w:styleId="410">
    <w:name w:val="列表样式"/>
    <w:basedOn w:val="362"/>
    <w:qFormat/>
    <w:uiPriority w:val="0"/>
    <w:pPr>
      <w:numPr>
        <w:ilvl w:val="0"/>
        <w:numId w:val="35"/>
      </w:numPr>
    </w:pPr>
    <w:rPr>
      <w:rFonts w:ascii="宋体" w:hAnsi="宋体"/>
    </w:rPr>
  </w:style>
  <w:style w:type="paragraph" w:customStyle="1" w:styleId="411">
    <w:name w:val="二级无标题条"/>
    <w:basedOn w:val="1"/>
    <w:qFormat/>
    <w:uiPriority w:val="0"/>
    <w:rPr>
      <w:b/>
      <w:szCs w:val="24"/>
    </w:rPr>
  </w:style>
  <w:style w:type="paragraph" w:customStyle="1" w:styleId="412">
    <w:name w:val="附录 1"/>
    <w:basedOn w:val="4"/>
    <w:next w:val="85"/>
    <w:qFormat/>
    <w:uiPriority w:val="0"/>
    <w:pPr>
      <w:numPr>
        <w:ilvl w:val="0"/>
        <w:numId w:val="11"/>
      </w:numPr>
      <w:pBdr>
        <w:bottom w:val="single" w:color="auto" w:sz="4" w:space="1"/>
      </w:pBdr>
      <w:spacing w:before="340" w:after="330"/>
    </w:pPr>
    <w:rPr>
      <w:bCs/>
      <w:spacing w:val="20"/>
    </w:rPr>
  </w:style>
  <w:style w:type="paragraph" w:customStyle="1" w:styleId="413">
    <w:name w:val="三级栏目标题"/>
    <w:basedOn w:val="8"/>
    <w:qFormat/>
    <w:uiPriority w:val="0"/>
    <w:pPr>
      <w:widowControl/>
      <w:numPr>
        <w:numId w:val="28"/>
      </w:numPr>
      <w:tabs>
        <w:tab w:val="left" w:pos="425"/>
        <w:tab w:val="left" w:pos="709"/>
      </w:tabs>
      <w:spacing w:before="200" w:line="271" w:lineRule="auto"/>
    </w:pPr>
    <w:rPr>
      <w:rFonts w:ascii="Cambria" w:hAnsi="Cambria"/>
      <w:b/>
      <w:bCs/>
      <w:i/>
      <w:iCs/>
      <w:smallCaps/>
      <w:spacing w:val="5"/>
      <w:kern w:val="0"/>
      <w:sz w:val="24"/>
      <w:szCs w:val="26"/>
      <w:lang w:eastAsia="en-US" w:bidi="en-US"/>
    </w:rPr>
  </w:style>
  <w:style w:type="paragraph" w:customStyle="1" w:styleId="414">
    <w:name w:val="引言二级条标题"/>
    <w:basedOn w:val="313"/>
    <w:next w:val="85"/>
    <w:qFormat/>
    <w:uiPriority w:val="0"/>
    <w:pPr>
      <w:numPr>
        <w:ilvl w:val="1"/>
        <w:numId w:val="36"/>
      </w:numPr>
      <w:tabs>
        <w:tab w:val="clear" w:pos="720"/>
      </w:tabs>
    </w:pPr>
  </w:style>
  <w:style w:type="paragraph" w:customStyle="1" w:styleId="415">
    <w:name w:val="四级无标题条"/>
    <w:basedOn w:val="1"/>
    <w:qFormat/>
    <w:uiPriority w:val="0"/>
    <w:rPr>
      <w:rFonts w:eastAsia="黑体"/>
      <w:b/>
      <w:szCs w:val="24"/>
    </w:rPr>
  </w:style>
  <w:style w:type="paragraph" w:customStyle="1" w:styleId="416">
    <w:name w:val="Char Char Char Char Char Char Char"/>
    <w:basedOn w:val="1"/>
    <w:qFormat/>
    <w:uiPriority w:val="0"/>
    <w:pPr>
      <w:widowControl/>
      <w:spacing w:after="160" w:line="240" w:lineRule="exact"/>
      <w:jc w:val="left"/>
    </w:pPr>
    <w:rPr>
      <w:rFonts w:ascii="Verdana" w:hAnsi="Verdana" w:eastAsia="仿宋_GB2312"/>
      <w:kern w:val="0"/>
      <w:sz w:val="30"/>
      <w:szCs w:val="30"/>
      <w:lang w:eastAsia="en-US"/>
    </w:rPr>
  </w:style>
  <w:style w:type="paragraph" w:customStyle="1" w:styleId="417">
    <w:name w:val="一级无标题条"/>
    <w:basedOn w:val="1"/>
    <w:qFormat/>
    <w:uiPriority w:val="0"/>
    <w:pPr>
      <w:tabs>
        <w:tab w:val="left" w:pos="420"/>
      </w:tabs>
    </w:pPr>
    <w:rPr>
      <w:b/>
      <w:szCs w:val="24"/>
    </w:rPr>
  </w:style>
  <w:style w:type="paragraph" w:customStyle="1" w:styleId="418">
    <w:name w:val="标准部分名称"/>
    <w:basedOn w:val="1"/>
    <w:qFormat/>
    <w:uiPriority w:val="0"/>
    <w:pPr>
      <w:spacing w:before="240" w:after="240"/>
      <w:jc w:val="center"/>
    </w:pPr>
    <w:rPr>
      <w:b/>
      <w:sz w:val="36"/>
    </w:rPr>
  </w:style>
  <w:style w:type="paragraph" w:customStyle="1" w:styleId="419">
    <w:name w:val="编号 1"/>
    <w:basedOn w:val="85"/>
    <w:qFormat/>
    <w:uiPriority w:val="0"/>
    <w:pPr>
      <w:widowControl w:val="0"/>
      <w:numPr>
        <w:ilvl w:val="0"/>
        <w:numId w:val="37"/>
      </w:numPr>
      <w:spacing w:after="120"/>
      <w:ind w:firstLine="0" w:firstLineChars="0"/>
    </w:pPr>
    <w:rPr>
      <w:rFonts w:ascii="Calibri" w:hAnsi="Calibri"/>
      <w:spacing w:val="20"/>
      <w:kern w:val="2"/>
      <w:sz w:val="18"/>
      <w:szCs w:val="24"/>
    </w:rPr>
  </w:style>
  <w:style w:type="paragraph" w:customStyle="1" w:styleId="420">
    <w:name w:val="WW-正文缩进"/>
    <w:basedOn w:val="1"/>
    <w:qFormat/>
    <w:uiPriority w:val="0"/>
    <w:pPr>
      <w:widowControl/>
      <w:suppressAutoHyphens/>
      <w:spacing w:line="360" w:lineRule="auto"/>
      <w:ind w:firstLine="420"/>
      <w:jc w:val="left"/>
    </w:pPr>
    <w:rPr>
      <w:rFonts w:ascii="Arial" w:hAnsi="Arial" w:cs="Calibri"/>
      <w:kern w:val="1"/>
      <w:szCs w:val="24"/>
      <w:lang w:eastAsia="ar-SA"/>
    </w:rPr>
  </w:style>
  <w:style w:type="paragraph" w:customStyle="1" w:styleId="421">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422">
    <w:name w:val="修订1"/>
    <w:semiHidden/>
    <w:qFormat/>
    <w:uiPriority w:val="99"/>
    <w:pPr>
      <w:spacing w:after="200" w:line="276" w:lineRule="auto"/>
    </w:pPr>
    <w:rPr>
      <w:rFonts w:ascii="Times New Roman" w:hAnsi="Times New Roman" w:eastAsia="宋体" w:cs="Times New Roman"/>
      <w:kern w:val="2"/>
      <w:sz w:val="24"/>
      <w:szCs w:val="24"/>
      <w:lang w:val="en-US" w:eastAsia="zh-CN" w:bidi="ar-SA"/>
    </w:rPr>
  </w:style>
  <w:style w:type="paragraph" w:customStyle="1" w:styleId="423">
    <w:name w:val="工程建设款标题"/>
    <w:basedOn w:val="323"/>
    <w:qFormat/>
    <w:uiPriority w:val="0"/>
    <w:pPr>
      <w:numPr>
        <w:ilvl w:val="7"/>
      </w:numPr>
      <w:outlineLvl w:val="9"/>
    </w:pPr>
  </w:style>
  <w:style w:type="paragraph" w:customStyle="1" w:styleId="424">
    <w:name w:val="1 Char Char Char Char"/>
    <w:basedOn w:val="1"/>
    <w:qFormat/>
    <w:uiPriority w:val="0"/>
  </w:style>
  <w:style w:type="paragraph" w:customStyle="1" w:styleId="425">
    <w:name w:val="注×："/>
    <w:qFormat/>
    <w:uiPriority w:val="0"/>
    <w:pPr>
      <w:widowControl w:val="0"/>
      <w:numPr>
        <w:ilvl w:val="0"/>
        <w:numId w:val="38"/>
      </w:numPr>
      <w:tabs>
        <w:tab w:val="left" w:pos="630"/>
        <w:tab w:val="clear" w:pos="900"/>
      </w:tabs>
      <w:autoSpaceDE w:val="0"/>
      <w:autoSpaceDN w:val="0"/>
      <w:jc w:val="both"/>
    </w:pPr>
    <w:rPr>
      <w:rFonts w:ascii="宋体" w:hAnsi="Times New Roman" w:eastAsia="宋体" w:cs="Times New Roman"/>
      <w:sz w:val="18"/>
      <w:lang w:val="en-US" w:eastAsia="zh-CN" w:bidi="ar-SA"/>
    </w:rPr>
  </w:style>
  <w:style w:type="paragraph" w:customStyle="1" w:styleId="426">
    <w:name w:val="默认段落字体 Para Char Char Char1 Char Char Char Char Char Char Char Char Char Char Char Char Char Char Char Char Char Char Char Char Char Char Char Char Char Char Char Char Char Char Char Char"/>
    <w:basedOn w:val="1"/>
    <w:qFormat/>
    <w:uiPriority w:val="0"/>
    <w:pPr>
      <w:spacing w:line="240" w:lineRule="atLeast"/>
      <w:ind w:left="420" w:firstLine="420"/>
    </w:pPr>
    <w:rPr>
      <w:rFonts w:eastAsia="黑体"/>
      <w:sz w:val="30"/>
      <w:szCs w:val="30"/>
    </w:rPr>
  </w:style>
  <w:style w:type="paragraph" w:customStyle="1" w:styleId="427">
    <w:name w:val="标准书眉_偶数页"/>
    <w:basedOn w:val="378"/>
    <w:next w:val="1"/>
    <w:qFormat/>
    <w:uiPriority w:val="0"/>
    <w:pPr>
      <w:jc w:val="left"/>
    </w:pPr>
  </w:style>
  <w:style w:type="paragraph" w:customStyle="1" w:styleId="428">
    <w:name w:val="工程建设表标题"/>
    <w:basedOn w:val="323"/>
    <w:qFormat/>
    <w:uiPriority w:val="0"/>
    <w:pPr>
      <w:numPr>
        <w:ilvl w:val="4"/>
      </w:numPr>
      <w:jc w:val="center"/>
      <w:outlineLvl w:val="4"/>
    </w:pPr>
  </w:style>
  <w:style w:type="paragraph" w:customStyle="1" w:styleId="429">
    <w:name w:val="Char3"/>
    <w:basedOn w:val="1"/>
    <w:qFormat/>
    <w:uiPriority w:val="0"/>
    <w:pPr>
      <w:spacing w:line="360" w:lineRule="auto"/>
    </w:pPr>
    <w:rPr>
      <w:rFonts w:ascii="Tahoma" w:hAnsi="Tahoma"/>
      <w:b/>
      <w:sz w:val="30"/>
      <w:szCs w:val="20"/>
    </w:rPr>
  </w:style>
  <w:style w:type="paragraph" w:customStyle="1" w:styleId="430">
    <w:name w:val="其他标准称谓"/>
    <w:qFormat/>
    <w:uiPriority w:val="0"/>
    <w:pPr>
      <w:spacing w:line="0" w:lineRule="atLeast"/>
      <w:jc w:val="distribute"/>
    </w:pPr>
    <w:rPr>
      <w:rFonts w:ascii="黑体" w:hAnsi="宋体" w:eastAsia="黑体" w:cs="Times New Roman"/>
      <w:sz w:val="52"/>
      <w:lang w:val="en-US" w:eastAsia="zh-CN" w:bidi="ar-SA"/>
    </w:rPr>
  </w:style>
  <w:style w:type="paragraph" w:customStyle="1" w:styleId="431">
    <w:name w:val="工程建设无节条标题"/>
    <w:basedOn w:val="1"/>
    <w:next w:val="85"/>
    <w:qFormat/>
    <w:uiPriority w:val="0"/>
    <w:pPr>
      <w:numPr>
        <w:ilvl w:val="8"/>
        <w:numId w:val="10"/>
      </w:numPr>
      <w:tabs>
        <w:tab w:val="clear" w:pos="720"/>
      </w:tabs>
      <w:outlineLvl w:val="3"/>
    </w:pPr>
    <w:rPr>
      <w:szCs w:val="24"/>
    </w:rPr>
  </w:style>
  <w:style w:type="paragraph" w:customStyle="1" w:styleId="432">
    <w:name w:val="科东_缩排_2"/>
    <w:basedOn w:val="1"/>
    <w:next w:val="242"/>
    <w:qFormat/>
    <w:uiPriority w:val="0"/>
    <w:pPr>
      <w:numPr>
        <w:ilvl w:val="1"/>
        <w:numId w:val="39"/>
      </w:numPr>
      <w:spacing w:line="360" w:lineRule="auto"/>
    </w:pPr>
    <w:rPr>
      <w:sz w:val="24"/>
    </w:rPr>
  </w:style>
  <w:style w:type="paragraph" w:customStyle="1" w:styleId="433">
    <w:name w:val="正文5"/>
    <w:basedOn w:val="1"/>
    <w:qFormat/>
    <w:uiPriority w:val="0"/>
    <w:pPr>
      <w:numPr>
        <w:ilvl w:val="0"/>
        <w:numId w:val="17"/>
      </w:numPr>
      <w:spacing w:before="156" w:beforeLines="50" w:after="156" w:afterLines="50" w:line="300" w:lineRule="auto"/>
      <w:ind w:left="1620" w:leftChars="500"/>
    </w:pPr>
    <w:rPr>
      <w:rFonts w:ascii="Segoe UI" w:hAnsi="宋体" w:cs="Latha"/>
      <w:sz w:val="24"/>
      <w:szCs w:val="24"/>
    </w:rPr>
  </w:style>
  <w:style w:type="paragraph" w:customStyle="1" w:styleId="434">
    <w:name w:val="参考资料"/>
    <w:basedOn w:val="1"/>
    <w:qFormat/>
    <w:uiPriority w:val="0"/>
    <w:pPr>
      <w:widowControl/>
      <w:tabs>
        <w:tab w:val="left" w:pos="426"/>
        <w:tab w:val="left" w:pos="851"/>
      </w:tabs>
      <w:autoSpaceDE w:val="0"/>
      <w:autoSpaceDN w:val="0"/>
      <w:adjustRightInd w:val="0"/>
      <w:spacing w:before="120" w:line="300" w:lineRule="atLeast"/>
      <w:jc w:val="left"/>
      <w:textAlignment w:val="bottom"/>
    </w:pPr>
    <w:rPr>
      <w:rFonts w:ascii="宋体"/>
      <w:spacing w:val="20"/>
      <w:kern w:val="0"/>
      <w:sz w:val="18"/>
      <w:szCs w:val="20"/>
      <w:lang w:val="en-GB" w:eastAsia="en-US"/>
    </w:rPr>
  </w:style>
  <w:style w:type="paragraph" w:customStyle="1" w:styleId="435">
    <w:name w:val="内容目录 10"/>
    <w:basedOn w:val="352"/>
    <w:qFormat/>
    <w:uiPriority w:val="0"/>
    <w:pPr>
      <w:tabs>
        <w:tab w:val="right" w:leader="dot" w:pos="7091"/>
      </w:tabs>
      <w:ind w:left="2547"/>
    </w:pPr>
  </w:style>
  <w:style w:type="paragraph" w:customStyle="1" w:styleId="436">
    <w:name w:val="附录一级条标题"/>
    <w:basedOn w:val="267"/>
    <w:next w:val="85"/>
    <w:qFormat/>
    <w:uiPriority w:val="0"/>
    <w:pPr>
      <w:numPr>
        <w:ilvl w:val="2"/>
      </w:numPr>
      <w:autoSpaceDN w:val="0"/>
      <w:spacing w:before="0" w:beforeLines="0" w:after="0" w:afterLines="0"/>
      <w:outlineLvl w:val="2"/>
    </w:pPr>
  </w:style>
  <w:style w:type="paragraph" w:customStyle="1" w:styleId="437">
    <w:name w:val="标准规范2级"/>
    <w:basedOn w:val="1"/>
    <w:qFormat/>
    <w:uiPriority w:val="0"/>
    <w:pPr>
      <w:numPr>
        <w:ilvl w:val="0"/>
        <w:numId w:val="40"/>
      </w:numPr>
      <w:spacing w:before="120" w:line="360" w:lineRule="auto"/>
      <w:ind w:firstLine="0" w:firstLineChars="0"/>
    </w:pPr>
    <w:rPr>
      <w:rFonts w:eastAsia="黑体" w:cs="宋体"/>
      <w:color w:val="000000"/>
      <w:szCs w:val="20"/>
    </w:rPr>
  </w:style>
  <w:style w:type="paragraph" w:customStyle="1" w:styleId="438">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439">
    <w:name w:val="首页公司日期"/>
    <w:basedOn w:val="1"/>
    <w:qFormat/>
    <w:uiPriority w:val="0"/>
    <w:pPr>
      <w:jc w:val="center"/>
    </w:pPr>
    <w:rPr>
      <w:rFonts w:ascii="楷体_GB2312" w:eastAsia="楷体_GB2312" w:cs="宋体"/>
      <w:sz w:val="28"/>
      <w:szCs w:val="20"/>
    </w:rPr>
  </w:style>
  <w:style w:type="paragraph" w:customStyle="1" w:styleId="440">
    <w:name w:val="附录 2"/>
    <w:basedOn w:val="57"/>
    <w:next w:val="85"/>
    <w:qFormat/>
    <w:uiPriority w:val="0"/>
    <w:pPr>
      <w:numPr>
        <w:ilvl w:val="1"/>
        <w:numId w:val="15"/>
      </w:numPr>
      <w:suppressAutoHyphens w:val="0"/>
    </w:pPr>
    <w:rPr>
      <w:rFonts w:ascii="Calibri" w:hAnsi="Calibri"/>
      <w:kern w:val="2"/>
      <w:szCs w:val="24"/>
      <w:lang w:eastAsia="zh-CN"/>
    </w:rPr>
  </w:style>
  <w:style w:type="paragraph" w:customStyle="1" w:styleId="441">
    <w:name w:val="Char Char Char1"/>
    <w:basedOn w:val="1"/>
    <w:qFormat/>
    <w:uiPriority w:val="0"/>
    <w:pPr>
      <w:spacing w:line="360" w:lineRule="auto"/>
    </w:pPr>
    <w:rPr>
      <w:rFonts w:ascii="Tahoma" w:hAnsi="Tahoma"/>
      <w:sz w:val="24"/>
      <w:szCs w:val="20"/>
    </w:rPr>
  </w:style>
  <w:style w:type="paragraph" w:customStyle="1" w:styleId="442">
    <w:name w:val="Char12"/>
    <w:basedOn w:val="1"/>
    <w:qFormat/>
    <w:uiPriority w:val="0"/>
    <w:pPr>
      <w:spacing w:line="360" w:lineRule="auto"/>
    </w:pPr>
    <w:rPr>
      <w:rFonts w:ascii="Tahoma" w:hAnsi="Tahoma"/>
      <w:sz w:val="24"/>
      <w:szCs w:val="20"/>
    </w:rPr>
  </w:style>
  <w:style w:type="paragraph" w:customStyle="1" w:styleId="443">
    <w:name w:val="居中文字"/>
    <w:basedOn w:val="1"/>
    <w:qFormat/>
    <w:uiPriority w:val="0"/>
    <w:pPr>
      <w:widowControl/>
      <w:spacing w:line="360" w:lineRule="auto"/>
      <w:jc w:val="center"/>
    </w:pPr>
    <w:rPr>
      <w:rFonts w:ascii="Arial" w:hAnsi="Arial"/>
      <w:kern w:val="0"/>
      <w:szCs w:val="24"/>
    </w:rPr>
  </w:style>
  <w:style w:type="paragraph" w:customStyle="1" w:styleId="444">
    <w:name w:val="Style First line:  0.74 cm"/>
    <w:basedOn w:val="1"/>
    <w:qFormat/>
    <w:uiPriority w:val="0"/>
    <w:pPr>
      <w:widowControl/>
      <w:ind w:firstLine="420"/>
    </w:pPr>
    <w:rPr>
      <w:rFonts w:cs="宋体"/>
      <w:kern w:val="0"/>
      <w:szCs w:val="20"/>
      <w:lang w:val="en-GB" w:eastAsia="en-US"/>
    </w:rPr>
  </w:style>
  <w:style w:type="paragraph" w:customStyle="1" w:styleId="445">
    <w:name w:val="参考文献、索引标题"/>
    <w:basedOn w:val="84"/>
    <w:next w:val="1"/>
    <w:qFormat/>
    <w:uiPriority w:val="0"/>
    <w:pPr>
      <w:spacing w:after="200"/>
    </w:pPr>
    <w:rPr>
      <w:sz w:val="21"/>
    </w:rPr>
  </w:style>
  <w:style w:type="paragraph" w:customStyle="1" w:styleId="446">
    <w:name w:val="封面标准代替信息"/>
    <w:basedOn w:val="303"/>
    <w:qFormat/>
    <w:uiPriority w:val="0"/>
    <w:pPr>
      <w:framePr w:wrap="around"/>
      <w:spacing w:before="57"/>
    </w:pPr>
    <w:rPr>
      <w:rFonts w:ascii="宋体"/>
      <w:sz w:val="21"/>
    </w:rPr>
  </w:style>
  <w:style w:type="paragraph" w:customStyle="1" w:styleId="447">
    <w:name w:val="示例"/>
    <w:next w:val="85"/>
    <w:qFormat/>
    <w:uiPriority w:val="0"/>
    <w:pPr>
      <w:numPr>
        <w:ilvl w:val="0"/>
        <w:numId w:val="41"/>
      </w:numPr>
      <w:tabs>
        <w:tab w:val="clear" w:pos="1140"/>
      </w:tabs>
      <w:ind w:left="0" w:firstLine="200" w:firstLineChars="200"/>
      <w:jc w:val="both"/>
    </w:pPr>
    <w:rPr>
      <w:rFonts w:ascii="宋体" w:hAnsi="Times New Roman" w:eastAsia="宋体" w:cs="Times New Roman"/>
      <w:sz w:val="18"/>
      <w:lang w:val="en-US" w:eastAsia="zh-CN" w:bidi="ar-SA"/>
    </w:rPr>
  </w:style>
  <w:style w:type="paragraph" w:customStyle="1" w:styleId="448">
    <w:name w:val="封面公司英文名称"/>
    <w:qFormat/>
    <w:uiPriority w:val="0"/>
    <w:pPr>
      <w:spacing w:line="360" w:lineRule="auto"/>
      <w:jc w:val="center"/>
    </w:pPr>
    <w:rPr>
      <w:rFonts w:ascii="Arial" w:hAnsi="Arial" w:eastAsia="黑体" w:cs="Times New Roman"/>
      <w:sz w:val="21"/>
      <w:szCs w:val="24"/>
      <w:lang w:val="en-US" w:eastAsia="zh-CN" w:bidi="ar-SA"/>
    </w:rPr>
  </w:style>
  <w:style w:type="paragraph" w:customStyle="1" w:styleId="449">
    <w:name w:val="表格行"/>
    <w:basedOn w:val="57"/>
    <w:qFormat/>
    <w:uiPriority w:val="0"/>
    <w:pPr>
      <w:suppressAutoHyphens w:val="0"/>
      <w:spacing w:before="120" w:after="0"/>
      <w:ind w:firstLine="0"/>
      <w:jc w:val="center"/>
    </w:pPr>
    <w:rPr>
      <w:rFonts w:ascii="Calibri" w:hAnsi="Calibri"/>
      <w:kern w:val="2"/>
      <w:szCs w:val="24"/>
      <w:lang w:eastAsia="zh-CN"/>
    </w:rPr>
  </w:style>
  <w:style w:type="paragraph" w:customStyle="1" w:styleId="450">
    <w:name w:val="Char Char Char Char Char Char Char2"/>
    <w:basedOn w:val="1"/>
    <w:qFormat/>
    <w:uiPriority w:val="0"/>
    <w:pPr>
      <w:widowControl/>
      <w:spacing w:after="160" w:line="240" w:lineRule="exact"/>
      <w:jc w:val="left"/>
    </w:pPr>
    <w:rPr>
      <w:rFonts w:ascii="Verdana" w:hAnsi="Verdana" w:eastAsia="仿宋_GB2312"/>
      <w:kern w:val="0"/>
      <w:sz w:val="30"/>
      <w:szCs w:val="30"/>
      <w:lang w:eastAsia="en-US"/>
    </w:rPr>
  </w:style>
  <w:style w:type="paragraph" w:customStyle="1" w:styleId="451">
    <w:name w:val="标准名称"/>
    <w:basedOn w:val="1"/>
    <w:next w:val="418"/>
    <w:qFormat/>
    <w:uiPriority w:val="0"/>
    <w:pPr>
      <w:jc w:val="center"/>
    </w:pPr>
    <w:rPr>
      <w:b/>
      <w:spacing w:val="300"/>
      <w:sz w:val="44"/>
    </w:rPr>
  </w:style>
  <w:style w:type="paragraph" w:customStyle="1" w:styleId="452">
    <w:name w:val="图表索引 Char Char Char Char Char"/>
    <w:basedOn w:val="55"/>
    <w:next w:val="1"/>
    <w:qFormat/>
    <w:uiPriority w:val="0"/>
    <w:pPr>
      <w:spacing w:line="240" w:lineRule="auto"/>
    </w:pPr>
    <w:rPr>
      <w:rFonts w:ascii="宋体" w:hAnsi="宋体"/>
      <w:b/>
      <w:bCs/>
      <w:color w:val="0000FF"/>
      <w:kern w:val="2"/>
      <w:sz w:val="24"/>
      <w:u w:val="single"/>
    </w:rPr>
  </w:style>
  <w:style w:type="paragraph" w:customStyle="1" w:styleId="453">
    <w:name w:val="附录三级条标题"/>
    <w:basedOn w:val="454"/>
    <w:next w:val="85"/>
    <w:qFormat/>
    <w:uiPriority w:val="0"/>
    <w:pPr>
      <w:numPr>
        <w:ilvl w:val="4"/>
      </w:numPr>
      <w:outlineLvl w:val="4"/>
    </w:pPr>
  </w:style>
  <w:style w:type="paragraph" w:customStyle="1" w:styleId="454">
    <w:name w:val="附录二级条标题"/>
    <w:basedOn w:val="436"/>
    <w:next w:val="85"/>
    <w:qFormat/>
    <w:uiPriority w:val="0"/>
    <w:pPr>
      <w:numPr>
        <w:ilvl w:val="3"/>
      </w:numPr>
      <w:outlineLvl w:val="3"/>
    </w:pPr>
  </w:style>
  <w:style w:type="paragraph" w:customStyle="1" w:styleId="455">
    <w:name w:val="_图表编号"/>
    <w:basedOn w:val="20"/>
    <w:next w:val="254"/>
    <w:qFormat/>
    <w:uiPriority w:val="0"/>
    <w:pPr>
      <w:snapToGrid w:val="0"/>
      <w:spacing w:before="15" w:beforeLines="15" w:after="15" w:afterLines="15"/>
    </w:pPr>
    <w:rPr>
      <w:rFonts w:ascii="Arial" w:cs="Times New Roman"/>
      <w:szCs w:val="21"/>
    </w:rPr>
  </w:style>
  <w:style w:type="paragraph" w:customStyle="1" w:styleId="456">
    <w:name w:val="PMS2.0-正文"/>
    <w:basedOn w:val="1"/>
    <w:qFormat/>
    <w:uiPriority w:val="0"/>
    <w:pPr>
      <w:spacing w:line="360" w:lineRule="auto"/>
    </w:pPr>
    <w:rPr>
      <w:rFonts w:eastAsia="仿宋_GB2312"/>
      <w:sz w:val="24"/>
      <w:szCs w:val="20"/>
    </w:rPr>
  </w:style>
  <w:style w:type="paragraph" w:customStyle="1" w:styleId="457">
    <w:name w:val="样式 表格内容 + 加粗"/>
    <w:basedOn w:val="1"/>
    <w:qFormat/>
    <w:uiPriority w:val="0"/>
    <w:pPr>
      <w:jc w:val="center"/>
    </w:pPr>
    <w:rPr>
      <w:b/>
      <w:bCs/>
      <w:sz w:val="18"/>
      <w:szCs w:val="24"/>
    </w:rPr>
  </w:style>
  <w:style w:type="paragraph" w:customStyle="1" w:styleId="458">
    <w:name w:val="术语定义四级条标题"/>
    <w:basedOn w:val="316"/>
    <w:next w:val="85"/>
    <w:qFormat/>
    <w:uiPriority w:val="0"/>
    <w:pPr>
      <w:numPr>
        <w:ilvl w:val="3"/>
      </w:numPr>
    </w:pPr>
  </w:style>
  <w:style w:type="paragraph" w:customStyle="1" w:styleId="459">
    <w:name w:val="其他发布日期"/>
    <w:basedOn w:val="1"/>
    <w:qFormat/>
    <w:uiPriority w:val="0"/>
    <w:pPr>
      <w:framePr w:w="3997" w:h="471" w:hRule="exact" w:vSpace="181" w:wrap="around" w:vAnchor="page" w:hAnchor="page" w:x="1419" w:y="14097" w:anchorLock="1"/>
      <w:widowControl/>
      <w:jc w:val="left"/>
    </w:pPr>
    <w:rPr>
      <w:rFonts w:eastAsia="黑体"/>
      <w:kern w:val="0"/>
      <w:sz w:val="28"/>
      <w:szCs w:val="20"/>
    </w:rPr>
  </w:style>
  <w:style w:type="paragraph" w:customStyle="1" w:styleId="460">
    <w:name w:val="TOC 标题1"/>
    <w:basedOn w:val="4"/>
    <w:next w:val="1"/>
    <w:qFormat/>
    <w:uiPriority w:val="39"/>
    <w:pPr>
      <w:spacing w:before="480" w:line="276" w:lineRule="auto"/>
      <w:outlineLvl w:val="9"/>
    </w:pPr>
    <w:rPr>
      <w:rFonts w:ascii="Cambria" w:hAnsi="Cambria"/>
      <w:color w:val="365F91"/>
      <w:kern w:val="0"/>
      <w:sz w:val="28"/>
      <w:szCs w:val="28"/>
    </w:rPr>
  </w:style>
  <w:style w:type="paragraph" w:customStyle="1" w:styleId="461">
    <w:name w:val="样式 标题 1章标题 1Section Headh1l1&amp;31st levelList level 1H11..."/>
    <w:basedOn w:val="4"/>
    <w:qFormat/>
    <w:uiPriority w:val="0"/>
    <w:pPr>
      <w:tabs>
        <w:tab w:val="left" w:pos="360"/>
        <w:tab w:val="left" w:pos="432"/>
      </w:tabs>
      <w:spacing w:before="340" w:after="330" w:line="578" w:lineRule="auto"/>
      <w:ind w:left="432" w:hanging="432"/>
    </w:pPr>
    <w:rPr>
      <w:rFonts w:cs="宋体"/>
      <w:szCs w:val="20"/>
    </w:rPr>
  </w:style>
  <w:style w:type="paragraph" w:customStyle="1" w:styleId="462">
    <w:name w:val="CM45"/>
    <w:basedOn w:val="1"/>
    <w:next w:val="1"/>
    <w:qFormat/>
    <w:uiPriority w:val="0"/>
    <w:pPr>
      <w:autoSpaceDE w:val="0"/>
      <w:autoSpaceDN w:val="0"/>
      <w:adjustRightInd w:val="0"/>
      <w:spacing w:after="473"/>
      <w:jc w:val="left"/>
    </w:pPr>
    <w:rPr>
      <w:kern w:val="0"/>
      <w:sz w:val="24"/>
    </w:rPr>
  </w:style>
  <w:style w:type="paragraph" w:customStyle="1" w:styleId="463">
    <w:name w:val="NOTE"/>
    <w:basedOn w:val="387"/>
    <w:qFormat/>
    <w:uiPriority w:val="0"/>
    <w:pPr>
      <w:tabs>
        <w:tab w:val="left" w:pos="709"/>
      </w:tabs>
      <w:spacing w:before="0" w:after="100"/>
    </w:pPr>
    <w:rPr>
      <w:kern w:val="0"/>
      <w:sz w:val="16"/>
      <w:szCs w:val="20"/>
      <w:lang w:val="en-US" w:eastAsia="en-US"/>
    </w:rPr>
  </w:style>
  <w:style w:type="paragraph" w:customStyle="1" w:styleId="464">
    <w:name w:val="附录表标题续表"/>
    <w:basedOn w:val="377"/>
    <w:next w:val="85"/>
    <w:qFormat/>
    <w:uiPriority w:val="0"/>
    <w:pPr>
      <w:numPr>
        <w:numId w:val="42"/>
      </w:numPr>
      <w:tabs>
        <w:tab w:val="left" w:pos="360"/>
      </w:tabs>
    </w:pPr>
    <w:rPr>
      <w:b w:val="0"/>
    </w:rPr>
  </w:style>
  <w:style w:type="paragraph" w:customStyle="1" w:styleId="465">
    <w:name w:val="段 1"/>
    <w:basedOn w:val="85"/>
    <w:next w:val="85"/>
    <w:qFormat/>
    <w:uiPriority w:val="0"/>
    <w:pPr>
      <w:widowControl w:val="0"/>
      <w:spacing w:before="120" w:beforeLines="50" w:after="120"/>
      <w:ind w:firstLine="416" w:firstLineChars="0"/>
    </w:pPr>
    <w:rPr>
      <w:rFonts w:ascii="Calibri" w:hAnsi="Calibri"/>
      <w:bCs/>
      <w:i/>
      <w:iCs/>
      <w:color w:val="000000"/>
      <w:spacing w:val="20"/>
      <w:kern w:val="2"/>
      <w:szCs w:val="21"/>
    </w:rPr>
  </w:style>
  <w:style w:type="paragraph" w:customStyle="1" w:styleId="466">
    <w:name w:val="默认段落字体 Para Char Char Char"/>
    <w:basedOn w:val="1"/>
    <w:qFormat/>
    <w:uiPriority w:val="0"/>
  </w:style>
  <w:style w:type="paragraph" w:customStyle="1" w:styleId="467">
    <w:name w:val="正文_首行缩进2字符_段前段后"/>
    <w:basedOn w:val="1"/>
    <w:qFormat/>
    <w:uiPriority w:val="0"/>
    <w:pPr>
      <w:widowControl/>
      <w:spacing w:before="50" w:beforeLines="50" w:after="50" w:afterLines="50"/>
    </w:pPr>
    <w:rPr>
      <w:kern w:val="0"/>
      <w:sz w:val="24"/>
      <w:lang w:val="en-GB"/>
    </w:rPr>
  </w:style>
  <w:style w:type="paragraph" w:customStyle="1" w:styleId="468">
    <w:name w:val="C代码"/>
    <w:basedOn w:val="227"/>
    <w:qFormat/>
    <w:uiPriority w:val="0"/>
    <w:pPr>
      <w:widowControl w:val="0"/>
      <w:ind w:firstLine="452"/>
    </w:pPr>
    <w:rPr>
      <w:rFonts w:cs="宋体"/>
      <w:kern w:val="2"/>
      <w:szCs w:val="20"/>
      <w:lang w:val="en-US" w:eastAsia="zh-CN"/>
    </w:rPr>
  </w:style>
  <w:style w:type="paragraph" w:customStyle="1" w:styleId="469">
    <w:name w:val="附录四级条标题"/>
    <w:basedOn w:val="453"/>
    <w:next w:val="85"/>
    <w:qFormat/>
    <w:uiPriority w:val="0"/>
    <w:pPr>
      <w:numPr>
        <w:ilvl w:val="5"/>
      </w:numPr>
      <w:outlineLvl w:val="5"/>
    </w:pPr>
  </w:style>
  <w:style w:type="paragraph" w:customStyle="1" w:styleId="470">
    <w:name w:val="五级无标题条"/>
    <w:basedOn w:val="1"/>
    <w:qFormat/>
    <w:uiPriority w:val="0"/>
    <w:rPr>
      <w:rFonts w:ascii="黑体" w:eastAsia="黑体"/>
      <w:b/>
      <w:szCs w:val="24"/>
    </w:rPr>
  </w:style>
  <w:style w:type="paragraph" w:customStyle="1" w:styleId="471">
    <w:name w:val="封面公司名称"/>
    <w:basedOn w:val="1"/>
    <w:qFormat/>
    <w:uiPriority w:val="0"/>
    <w:pPr>
      <w:widowControl/>
      <w:jc w:val="center"/>
    </w:pPr>
    <w:rPr>
      <w:rFonts w:ascii="Arial" w:hAnsi="Arial" w:eastAsia="黑体"/>
      <w:b/>
      <w:kern w:val="0"/>
      <w:sz w:val="24"/>
    </w:rPr>
  </w:style>
  <w:style w:type="paragraph" w:customStyle="1" w:styleId="472">
    <w:name w:val="表格列标题"/>
    <w:basedOn w:val="1"/>
    <w:qFormat/>
    <w:uiPriority w:val="0"/>
    <w:pPr>
      <w:keepNext/>
      <w:autoSpaceDE w:val="0"/>
      <w:autoSpaceDN w:val="0"/>
      <w:adjustRightInd w:val="0"/>
      <w:jc w:val="center"/>
    </w:pPr>
    <w:rPr>
      <w:b/>
      <w:kern w:val="0"/>
      <w:szCs w:val="20"/>
    </w:rPr>
  </w:style>
  <w:style w:type="paragraph" w:customStyle="1" w:styleId="473">
    <w:name w:val="标准编号"/>
    <w:basedOn w:val="1"/>
    <w:next w:val="1"/>
    <w:qFormat/>
    <w:uiPriority w:val="0"/>
    <w:pPr>
      <w:pBdr>
        <w:bottom w:val="single" w:color="auto" w:sz="4" w:space="1"/>
      </w:pBdr>
      <w:jc w:val="center"/>
    </w:pPr>
    <w:rPr>
      <w:b/>
      <w:sz w:val="32"/>
    </w:rPr>
  </w:style>
  <w:style w:type="paragraph" w:customStyle="1" w:styleId="474">
    <w:name w:val="正文缩进斜体"/>
    <w:basedOn w:val="19"/>
    <w:qFormat/>
    <w:uiPriority w:val="0"/>
    <w:pPr>
      <w:widowControl/>
      <w:spacing w:line="360" w:lineRule="auto"/>
      <w:jc w:val="left"/>
    </w:pPr>
    <w:rPr>
      <w:rFonts w:ascii="Arial" w:hAnsi="Arial"/>
      <w:i/>
      <w:sz w:val="21"/>
    </w:rPr>
  </w:style>
  <w:style w:type="paragraph" w:customStyle="1" w:styleId="475">
    <w:name w:val="样式 样式 段前: 0.1 行 首行缩进:  2 字符 + 首行缩进:  2 字符 段前: 0.1 行1"/>
    <w:basedOn w:val="1"/>
    <w:qFormat/>
    <w:uiPriority w:val="0"/>
    <w:pPr>
      <w:spacing w:before="24" w:beforeLines="10" w:line="276" w:lineRule="auto"/>
      <w:ind w:firstLine="420"/>
    </w:pPr>
    <w:rPr>
      <w:rFonts w:cs="宋体"/>
      <w:szCs w:val="20"/>
    </w:rPr>
  </w:style>
  <w:style w:type="paragraph" w:customStyle="1" w:styleId="476">
    <w:name w:val="Tabletext"/>
    <w:basedOn w:val="1"/>
    <w:qFormat/>
    <w:uiPriority w:val="0"/>
    <w:pPr>
      <w:keepLines/>
      <w:spacing w:after="120" w:line="240" w:lineRule="atLeast"/>
      <w:jc w:val="left"/>
    </w:pPr>
    <w:rPr>
      <w:kern w:val="0"/>
      <w:sz w:val="20"/>
      <w:lang w:eastAsia="en-US"/>
    </w:rPr>
  </w:style>
  <w:style w:type="paragraph" w:customStyle="1" w:styleId="477">
    <w:name w:val="修订2"/>
    <w:semiHidden/>
    <w:qFormat/>
    <w:uiPriority w:val="99"/>
    <w:rPr>
      <w:rFonts w:ascii="Times New Roman" w:hAnsi="Times New Roman" w:eastAsia="宋体" w:cs="Times New Roman"/>
      <w:kern w:val="2"/>
      <w:sz w:val="21"/>
      <w:szCs w:val="24"/>
      <w:lang w:val="en-US" w:eastAsia="zh-CN" w:bidi="ar-SA"/>
    </w:rPr>
  </w:style>
  <w:style w:type="paragraph" w:customStyle="1" w:styleId="478">
    <w:name w:val="标准规范1级"/>
    <w:basedOn w:val="3"/>
    <w:qFormat/>
    <w:uiPriority w:val="0"/>
    <w:pPr>
      <w:numPr>
        <w:ilvl w:val="0"/>
        <w:numId w:val="43"/>
      </w:numPr>
      <w:spacing w:line="360" w:lineRule="auto"/>
      <w:ind w:firstLine="0" w:firstLineChars="0"/>
      <w:jc w:val="both"/>
    </w:pPr>
    <w:rPr>
      <w:rFonts w:ascii="Times New Roman" w:hAnsi="Times New Roman" w:eastAsia="黑体" w:cs="宋体"/>
      <w:b w:val="0"/>
      <w:bCs w:val="0"/>
      <w:kern w:val="0"/>
      <w:sz w:val="21"/>
      <w:szCs w:val="20"/>
    </w:rPr>
  </w:style>
  <w:style w:type="paragraph" w:customStyle="1" w:styleId="479">
    <w:name w:val="文章标题"/>
    <w:basedOn w:val="1"/>
    <w:qFormat/>
    <w:uiPriority w:val="0"/>
    <w:pPr>
      <w:widowControl/>
      <w:jc w:val="center"/>
    </w:pPr>
    <w:rPr>
      <w:rFonts w:ascii="Arial" w:hAnsi="Arial" w:cs="宋体"/>
      <w:b/>
      <w:bCs/>
      <w:kern w:val="0"/>
      <w:sz w:val="32"/>
      <w:szCs w:val="20"/>
    </w:rPr>
  </w:style>
  <w:style w:type="paragraph" w:customStyle="1" w:styleId="480">
    <w:name w:val="表格样式"/>
    <w:basedOn w:val="1"/>
    <w:qFormat/>
    <w:uiPriority w:val="0"/>
    <w:rPr>
      <w:rFonts w:ascii="宋体" w:hAnsi="宋体"/>
    </w:rPr>
  </w:style>
  <w:style w:type="paragraph" w:customStyle="1" w:styleId="481">
    <w:name w:val="正文圆点编号"/>
    <w:basedOn w:val="1"/>
    <w:qFormat/>
    <w:uiPriority w:val="0"/>
    <w:pPr>
      <w:adjustRightInd w:val="0"/>
      <w:spacing w:line="312" w:lineRule="atLeast"/>
      <w:ind w:left="907" w:hanging="425" w:firstLineChars="0"/>
      <w:textAlignment w:val="baseline"/>
    </w:pPr>
    <w:rPr>
      <w:rFonts w:ascii="宋体" w:hAnsi="Arial"/>
      <w:kern w:val="0"/>
      <w:sz w:val="24"/>
      <w:szCs w:val="20"/>
    </w:rPr>
  </w:style>
  <w:style w:type="paragraph" w:customStyle="1" w:styleId="482">
    <w:name w:val="封面标题头"/>
    <w:basedOn w:val="1"/>
    <w:next w:val="1"/>
    <w:qFormat/>
    <w:uiPriority w:val="0"/>
    <w:pPr>
      <w:widowControl/>
      <w:pBdr>
        <w:top w:val="single" w:color="auto" w:sz="18" w:space="1"/>
      </w:pBdr>
      <w:ind w:left="1600" w:leftChars="1600"/>
      <w:jc w:val="left"/>
    </w:pPr>
    <w:rPr>
      <w:rFonts w:ascii="Arial" w:hAnsi="Arial"/>
      <w:kern w:val="0"/>
    </w:rPr>
  </w:style>
  <w:style w:type="paragraph" w:customStyle="1" w:styleId="483">
    <w:name w:val="一级菜单"/>
    <w:basedOn w:val="4"/>
    <w:qFormat/>
    <w:uiPriority w:val="0"/>
    <w:pPr>
      <w:numPr>
        <w:numId w:val="4"/>
      </w:numPr>
      <w:suppressAutoHyphens/>
      <w:spacing w:before="340" w:after="330" w:line="400" w:lineRule="exact"/>
      <w:ind w:right="280"/>
    </w:pPr>
    <w:rPr>
      <w:kern w:val="1"/>
      <w:sz w:val="44"/>
    </w:rPr>
  </w:style>
  <w:style w:type="paragraph" w:customStyle="1" w:styleId="484">
    <w:name w:val="附录五级条标题"/>
    <w:basedOn w:val="469"/>
    <w:next w:val="85"/>
    <w:qFormat/>
    <w:uiPriority w:val="0"/>
    <w:pPr>
      <w:numPr>
        <w:ilvl w:val="6"/>
      </w:numPr>
      <w:outlineLvl w:val="6"/>
    </w:pPr>
  </w:style>
  <w:style w:type="paragraph" w:customStyle="1" w:styleId="485">
    <w:name w:val="实施日期"/>
    <w:basedOn w:val="296"/>
    <w:qFormat/>
    <w:uiPriority w:val="0"/>
    <w:pPr>
      <w:framePr w:hSpace="0" w:wrap="around" w:xAlign="right"/>
      <w:jc w:val="right"/>
    </w:pPr>
  </w:style>
  <w:style w:type="paragraph" w:customStyle="1" w:styleId="486">
    <w:name w:val="无间隔1"/>
    <w:qFormat/>
    <w:uiPriority w:val="1"/>
    <w:pPr>
      <w:widowControl w:val="0"/>
      <w:spacing w:after="200" w:line="276" w:lineRule="auto"/>
    </w:pPr>
    <w:rPr>
      <w:rFonts w:ascii="Times New Roman" w:hAnsi="Times New Roman" w:eastAsia="宋体" w:cs="Times New Roman"/>
      <w:kern w:val="2"/>
      <w:sz w:val="24"/>
      <w:szCs w:val="24"/>
      <w:lang w:val="en-US" w:eastAsia="zh-CN" w:bidi="ar-SA"/>
    </w:rPr>
  </w:style>
  <w:style w:type="paragraph" w:customStyle="1" w:styleId="487">
    <w:name w:val="突出显示"/>
    <w:basedOn w:val="1"/>
    <w:qFormat/>
    <w:uiPriority w:val="0"/>
    <w:pPr>
      <w:spacing w:line="360" w:lineRule="auto"/>
    </w:pPr>
    <w:rPr>
      <w:rFonts w:ascii="宋体" w:hAnsi="宋体"/>
      <w:b/>
      <w:sz w:val="24"/>
      <w:szCs w:val="24"/>
    </w:rPr>
  </w:style>
  <w:style w:type="paragraph" w:customStyle="1" w:styleId="488">
    <w:name w:val="标记 1"/>
    <w:basedOn w:val="85"/>
    <w:qFormat/>
    <w:uiPriority w:val="0"/>
    <w:pPr>
      <w:widowControl w:val="0"/>
      <w:numPr>
        <w:ilvl w:val="0"/>
        <w:numId w:val="44"/>
      </w:numPr>
      <w:spacing w:after="120"/>
      <w:ind w:firstLine="0" w:firstLineChars="0"/>
    </w:pPr>
    <w:rPr>
      <w:rFonts w:ascii="Calibri" w:hAnsi="Calibri"/>
      <w:spacing w:val="20"/>
      <w:kern w:val="2"/>
      <w:sz w:val="18"/>
      <w:szCs w:val="24"/>
    </w:rPr>
  </w:style>
  <w:style w:type="table" w:customStyle="1" w:styleId="489">
    <w:name w:val="浅色网格1"/>
    <w:basedOn w:val="58"/>
    <w:qFormat/>
    <w:uiPriority w:val="62"/>
    <w:rPr>
      <w:sz w:val="22"/>
      <w:lang w:eastAsia="en-US" w:bidi="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eastAsia="System" w:cs="Times New Roman"/>
        <w:b/>
        <w:bCs/>
      </w:rPr>
      <w:tcPr>
        <w:tcBorders>
          <w:top w:val="single" w:color="000000" w:sz="8" w:space="0"/>
          <w:left w:val="single" w:color="000000" w:sz="8" w:space="0"/>
          <w:bottom w:val="single" w:color="000000" w:sz="18" w:space="0"/>
          <w:right w:val="single" w:color="000000" w:sz="8" w:space="0"/>
          <w:insideH w:val="nil"/>
          <w:insideV w:val="single" w:sz="8" w:space="0"/>
          <w:tl2br w:val="nil"/>
          <w:tr2bl w:val="nil"/>
        </w:tcBorders>
      </w:tcPr>
    </w:tblStylePr>
    <w:tblStylePr w:type="lastRow">
      <w:pPr>
        <w:spacing w:before="0" w:after="0" w:line="240" w:lineRule="auto"/>
      </w:pPr>
      <w:rPr>
        <w:rFonts w:eastAsia="System" w:cs="Times New Roman"/>
        <w:b/>
        <w:bCs/>
      </w:r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eastAsia="System" w:cs="Times New Roman"/>
        <w:b/>
        <w:bCs/>
      </w:rPr>
    </w:tblStylePr>
    <w:tblStylePr w:type="lastCol">
      <w:rPr>
        <w:rFonts w:eastAsia="System" w:cs="Times New Roman"/>
        <w:b/>
        <w:bCs/>
      </w:r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customStyle="1" w:styleId="490">
    <w:name w:val="中等深浅底纹 12"/>
    <w:basedOn w:val="58"/>
    <w:qFormat/>
    <w:uiPriority w:val="63"/>
    <w:rPr>
      <w:rFonts w:ascii="Cambria" w:hAnsi="Cambria"/>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491">
    <w:name w:val="中等深浅底纹 1 - 强调文字颜色 11"/>
    <w:basedOn w:val="58"/>
    <w:qFormat/>
    <w:uiPriority w:val="63"/>
    <w:rPr>
      <w:sz w:val="22"/>
      <w:lang w:eastAsia="en-US" w:bidi="en-US"/>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492">
    <w:name w:val="中等深浅底纹 111"/>
    <w:basedOn w:val="58"/>
    <w:qFormat/>
    <w:uiPriority w:val="63"/>
    <w:rPr>
      <w:rFonts w:ascii="Cambria" w:hAnsi="Cambria"/>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493">
    <w:name w:val="浅色底纹2"/>
    <w:basedOn w:val="58"/>
    <w:qFormat/>
    <w:uiPriority w:val="60"/>
    <w:rPr>
      <w:color w:val="000000"/>
      <w:sz w:val="22"/>
      <w:lang w:eastAsia="en-US" w:bidi="en-US"/>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494">
    <w:name w:val="网格型1"/>
    <w:basedOn w:val="58"/>
    <w:qFormat/>
    <w:uiPriority w:val="0"/>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5">
    <w:name w:val="中等深浅底纹 11"/>
    <w:basedOn w:val="58"/>
    <w:qFormat/>
    <w:uiPriority w:val="63"/>
    <w:rPr>
      <w:rFonts w:ascii="Cambria" w:hAnsi="Cambria"/>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496">
    <w:name w:val="浅色列表 - 强调文字颜色 11"/>
    <w:basedOn w:val="58"/>
    <w:qFormat/>
    <w:uiPriority w:val="61"/>
    <w:rPr>
      <w:sz w:val="22"/>
      <w:lang w:eastAsia="en-US" w:bidi="en-US"/>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497">
    <w:name w:val="浅色底纹1"/>
    <w:basedOn w:val="58"/>
    <w:qFormat/>
    <w:uiPriority w:val="60"/>
    <w:rPr>
      <w:color w:val="000000"/>
      <w:sz w:val="22"/>
      <w:lang w:eastAsia="en-US" w:bidi="en-US"/>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paragraph" w:customStyle="1" w:styleId="498">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character" w:customStyle="1" w:styleId="499">
    <w:name w:val="题注 Char"/>
    <w:link w:val="20"/>
    <w:qFormat/>
    <w:uiPriority w:val="0"/>
    <w:rPr>
      <w:rFonts w:ascii="宋体" w:hAnsi="Arial" w:eastAsia="黑体" w:cs="Arial"/>
      <w:kern w:val="2"/>
      <w:sz w:val="21"/>
    </w:rPr>
  </w:style>
  <w:style w:type="character" w:customStyle="1" w:styleId="500">
    <w:name w:val="一级条标题 字符"/>
    <w:qFormat/>
    <w:uiPriority w:val="0"/>
    <w:rPr>
      <w:rFonts w:ascii="黑体" w:eastAsia="黑体"/>
      <w:sz w:val="21"/>
      <w:szCs w:val="21"/>
    </w:rPr>
  </w:style>
  <w:style w:type="character" w:customStyle="1" w:styleId="501">
    <w:name w:val="csg正文 Char"/>
    <w:link w:val="502"/>
    <w:qFormat/>
    <w:uiPriority w:val="0"/>
    <w:rPr>
      <w:sz w:val="21"/>
      <w:szCs w:val="21"/>
    </w:rPr>
  </w:style>
  <w:style w:type="paragraph" w:customStyle="1" w:styleId="502">
    <w:name w:val="csg正文"/>
    <w:link w:val="501"/>
    <w:qFormat/>
    <w:uiPriority w:val="0"/>
    <w:pPr>
      <w:ind w:firstLine="640" w:firstLineChars="200"/>
      <w:jc w:val="both"/>
    </w:pPr>
    <w:rPr>
      <w:rFonts w:ascii="Times New Roman" w:hAnsi="Times New Roman" w:eastAsia="宋体" w:cs="Times New Roman"/>
      <w:sz w:val="21"/>
      <w:szCs w:val="21"/>
      <w:lang w:val="en-US" w:eastAsia="zh-CN" w:bidi="ar-SA"/>
    </w:rPr>
  </w:style>
  <w:style w:type="character" w:customStyle="1" w:styleId="503">
    <w:name w:val="二级条标题 字符"/>
    <w:link w:val="348"/>
    <w:qFormat/>
    <w:uiPriority w:val="0"/>
    <w:rPr>
      <w:rFonts w:ascii="黑体" w:eastAsia="黑体"/>
      <w:b/>
      <w:sz w:val="21"/>
    </w:rPr>
  </w:style>
  <w:style w:type="paragraph" w:customStyle="1" w:styleId="504">
    <w:name w:val="Table Paragraph"/>
    <w:basedOn w:val="1"/>
    <w:qFormat/>
    <w:uiPriority w:val="1"/>
    <w:pPr>
      <w:autoSpaceDE w:val="0"/>
      <w:autoSpaceDN w:val="0"/>
      <w:ind w:left="107"/>
      <w:jc w:val="left"/>
    </w:pPr>
    <w:rPr>
      <w:rFonts w:eastAsia="Times New Roman"/>
      <w:kern w:val="0"/>
      <w:sz w:val="22"/>
      <w:lang w:eastAsia="en-US"/>
    </w:rPr>
  </w:style>
  <w:style w:type="paragraph" w:customStyle="1" w:styleId="505">
    <w:name w:val="修订3"/>
    <w:hidden/>
    <w:semiHidden/>
    <w:qFormat/>
    <w:uiPriority w:val="99"/>
    <w:rPr>
      <w:rFonts w:ascii="Times New Roman" w:hAnsi="Times New Roman" w:eastAsia="宋体" w:cs="Times New Roman"/>
      <w:kern w:val="2"/>
      <w:sz w:val="21"/>
      <w:szCs w:val="22"/>
      <w:lang w:val="en-US" w:eastAsia="zh-CN" w:bidi="ar-SA"/>
    </w:rPr>
  </w:style>
  <w:style w:type="paragraph" w:customStyle="1" w:styleId="506">
    <w:name w:val="注×：（正文）"/>
    <w:qFormat/>
    <w:uiPriority w:val="0"/>
    <w:pPr>
      <w:numPr>
        <w:ilvl w:val="0"/>
        <w:numId w:val="45"/>
      </w:numPr>
      <w:jc w:val="both"/>
    </w:pPr>
    <w:rPr>
      <w:rFonts w:ascii="宋体" w:hAnsi="Times New Roman" w:eastAsia="宋体" w:cs="Times New Roman"/>
      <w:sz w:val="18"/>
      <w:szCs w:val="18"/>
      <w:lang w:val="en-US" w:eastAsia="zh-CN" w:bidi="ar-SA"/>
    </w:rPr>
  </w:style>
  <w:style w:type="paragraph" w:customStyle="1" w:styleId="507">
    <w:name w:val="本文正文"/>
    <w:basedOn w:val="85"/>
    <w:link w:val="508"/>
    <w:qFormat/>
    <w:uiPriority w:val="0"/>
    <w:pPr>
      <w:tabs>
        <w:tab w:val="center" w:pos="4201"/>
        <w:tab w:val="right" w:leader="dot" w:pos="9298"/>
      </w:tabs>
      <w:autoSpaceDE w:val="0"/>
      <w:autoSpaceDN w:val="0"/>
      <w:ind w:firstLine="420"/>
    </w:pPr>
    <w:rPr>
      <w:lang w:val="zh-CN"/>
    </w:rPr>
  </w:style>
  <w:style w:type="character" w:customStyle="1" w:styleId="508">
    <w:name w:val="本文正文 Char"/>
    <w:link w:val="507"/>
    <w:qFormat/>
    <w:uiPriority w:val="0"/>
    <w:rPr>
      <w:rFonts w:ascii="宋体"/>
      <w:sz w:val="21"/>
      <w:lang w:val="zh-CN" w:eastAsia="zh-CN"/>
    </w:rPr>
  </w:style>
  <w:style w:type="character" w:customStyle="1" w:styleId="509">
    <w:name w:val="表格文本 Char"/>
    <w:link w:val="293"/>
    <w:qFormat/>
    <w:uiPriority w:val="0"/>
    <w:rPr>
      <w:sz w:val="24"/>
    </w:rPr>
  </w:style>
  <w:style w:type="character" w:customStyle="1" w:styleId="510">
    <w:name w:val="fontstyle01"/>
    <w:qFormat/>
    <w:uiPriority w:val="0"/>
    <w:rPr>
      <w:rFonts w:hint="default" w:ascii="TimesNewRomanPS-BoldMT" w:hAnsi="TimesNewRomanPS-BoldMT"/>
      <w:b/>
      <w:bCs/>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comments" Target="comment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4.emf"/><Relationship Id="rId25" Type="http://schemas.openxmlformats.org/officeDocument/2006/relationships/image" Target="media/image3.emf"/><Relationship Id="rId24" Type="http://schemas.openxmlformats.org/officeDocument/2006/relationships/image" Target="media/image2.emf"/><Relationship Id="rId23" Type="http://schemas.openxmlformats.org/officeDocument/2006/relationships/image" Target="media/image1.emf"/><Relationship Id="rId22" Type="http://schemas.openxmlformats.org/officeDocument/2006/relationships/theme" Target="theme/theme1.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6.xml"/><Relationship Id="rId17" Type="http://schemas.openxmlformats.org/officeDocument/2006/relationships/header" Target="header6.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E25784-3DB5-42AF-B2EF-52DDB3B8AA90}">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10</Pages>
  <Words>2664</Words>
  <Characters>3568</Characters>
  <Lines>27</Lines>
  <Paragraphs>7</Paragraphs>
  <TotalTime>8</TotalTime>
  <ScaleCrop>false</ScaleCrop>
  <LinksUpToDate>false</LinksUpToDate>
  <CharactersWithSpaces>3684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2025-10-17T02:11:00Z</dcterms:created>
  <dc:creator>裴爱华</dc:creator>
  <cp:lastModifiedBy>黄博阳</cp:lastModifiedBy>
  <cp:lastPrinted>2024-03-22T07:25:00Z</cp:lastPrinted>
  <dcterms:modified xsi:type="dcterms:W3CDTF">2026-03-02T03:03:07Z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_2015_ms_pID_725343">
    <vt:lpwstr>(3)5RzHUrrNrjYftt4INUrA4VAjwlbCS+ESKIQ3mf0De3BmKvrDDyKls+ZAaAsquZkmRAiZBkWd
TuVUfbZg8APYLuRIjJcz33CthJ49+bLrv9oRdtJbx0OvL264WKFd+yIfUqlQSOGEww1PkB+E
RRK3UelAMmOUkSQKjU5UKoGC7MmvdC/vd6L6A/Sw9hZU4eFxK67kAgle+f5SPIebY08FTfx4
HxeKLL+FRLDGx6T1sv</vt:lpwstr>
  </property>
  <property fmtid="{D5CDD505-2E9C-101B-9397-08002B2CF9AE}" pid="4" name="_2015_ms_pID_7253431">
    <vt:lpwstr>Gu0ksHsIxqaDzMGPmW3qHUDOPbU8fPLHBxBUrz9FoCdJWN+UuGhjHv
vZIe6RyJCyyyNB91IIijG7OsvT1WSr1ww8aEQn905NrTnCmDkNX4NGRQp2HBn3ht+RHI/rCK
+mYyUkg6WCSskw0Cr978GMEAdsKVLOs9ThemUXbnzEbRjCi1bca1KQIR7+0H3lfewCjJNUv+
khHprXC0zUpFcvFKBjom17mbqHV/sl/Ibep7</vt:lpwstr>
  </property>
  <property fmtid="{D5CDD505-2E9C-101B-9397-08002B2CF9AE}" pid="5" name="_2015_ms_pID_7253432">
    <vt:lpwstr>Rg==</vt:lpwstr>
  </property>
  <property fmtid="{D5CDD505-2E9C-101B-9397-08002B2CF9AE}" pid="6" name="ICV">
    <vt:lpwstr>170E87AE1386410C970C04D762BBEAF4_12</vt:lpwstr>
  </property>
  <property fmtid="{D5CDD505-2E9C-101B-9397-08002B2CF9AE}" pid="7" name="_readonly">
    <vt:lpwstr/>
  </property>
  <property fmtid="{D5CDD505-2E9C-101B-9397-08002B2CF9AE}" pid="8" name="_change">
    <vt:lpwstr/>
  </property>
  <property fmtid="{D5CDD505-2E9C-101B-9397-08002B2CF9AE}" pid="9" name="_full-control">
    <vt:lpwstr/>
  </property>
  <property fmtid="{D5CDD505-2E9C-101B-9397-08002B2CF9AE}" pid="10" name="sflag">
    <vt:lpwstr>1761186181</vt:lpwstr>
  </property>
  <property fmtid="{D5CDD505-2E9C-101B-9397-08002B2CF9AE}" pid="11" name="KSOTemplateDocerSaveRecord">
    <vt:lpwstr>eyJoZGlkIjoiNmJmMzdlYzI0NGUyOGU5ZjM2ZmE5NmZlMDk5NzYxMDkiLCJ1c2VySWQiOiI2Mjg0ODM1MzYifQ==</vt:lpwstr>
  </property>
</Properties>
</file>