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0F0A63">
      <w:pPr>
        <w:pStyle w:val="25"/>
        <w:ind w:firstLine="643"/>
        <w:jc w:val="both"/>
        <w:rPr>
          <w:rFonts w:ascii="Times New Roman"/>
        </w:rPr>
      </w:pPr>
      <w:r>
        <w:rPr>
          <w:rFonts w:hint="eastAsia" w:hAnsi="黑体" w:cs="黑体"/>
          <w:b w:val="0"/>
          <w:bCs/>
        </w:rPr>
        <w:t xml:space="preserve"> </w:t>
      </w:r>
      <w:r>
        <w:rPr>
          <w:rFonts w:ascii="Times New Roman" w:eastAsia="宋体"/>
        </w:rPr>
        <mc:AlternateContent>
          <mc:Choice Requires="wps">
            <w:drawing>
              <wp:anchor distT="0" distB="0" distL="114300" distR="114300" simplePos="0" relativeHeight="251662336" behindDoc="0" locked="0" layoutInCell="1" allowOverlap="1">
                <wp:simplePos x="0" y="0"/>
                <wp:positionH relativeFrom="column">
                  <wp:posOffset>2560320</wp:posOffset>
                </wp:positionH>
                <wp:positionV relativeFrom="paragraph">
                  <wp:posOffset>53975</wp:posOffset>
                </wp:positionV>
                <wp:extent cx="3240405" cy="900430"/>
                <wp:effectExtent l="2540" t="4445" r="0" b="0"/>
                <wp:wrapNone/>
                <wp:docPr id="2053280752" name="首页自画框图3"/>
                <wp:cNvGraphicFramePr/>
                <a:graphic xmlns:a="http://schemas.openxmlformats.org/drawingml/2006/main">
                  <a:graphicData uri="http://schemas.microsoft.com/office/word/2010/wordprocessingShape">
                    <wps:wsp>
                      <wps:cNvSpPr txBox="1">
                        <a:spLocks noChangeArrowheads="1"/>
                      </wps:cNvSpPr>
                      <wps:spPr bwMode="auto">
                        <a:xfrm>
                          <a:off x="0" y="0"/>
                          <a:ext cx="3240405" cy="900430"/>
                        </a:xfrm>
                        <a:prstGeom prst="rect">
                          <a:avLst/>
                        </a:prstGeom>
                        <a:solidFill>
                          <a:srgbClr val="FFFFFF"/>
                        </a:solidFill>
                        <a:ln>
                          <a:noFill/>
                        </a:ln>
                      </wps:spPr>
                      <wps:txbx>
                        <w:txbxContent>
                          <w:p w14:paraId="073D1F79">
                            <w:pPr>
                              <w:ind w:firstLine="2400"/>
                              <w:jc w:val="right"/>
                              <w:rPr>
                                <w:rFonts w:hint="eastAsia" w:ascii="黑体" w:eastAsia="黑体"/>
                                <w:sz w:val="104"/>
                              </w:rPr>
                            </w:pPr>
                            <w:r>
                              <w:rPr>
                                <w:rFonts w:ascii="黑体" w:eastAsia="黑体"/>
                                <w:sz w:val="120"/>
                                <w:szCs w:val="120"/>
                              </w:rPr>
                              <w:t>Q/</w:t>
                            </w:r>
                            <w:r>
                              <w:rPr>
                                <w:rFonts w:ascii="黑体" w:eastAsia="黑体"/>
                                <w:sz w:val="72"/>
                                <w:szCs w:val="120"/>
                              </w:rPr>
                              <w:t>CS</w:t>
                            </w:r>
                            <w:r>
                              <w:rPr>
                                <w:rFonts w:ascii="黑体" w:eastAsia="黑体"/>
                                <w:sz w:val="72"/>
                              </w:rPr>
                              <w:t>G</w:t>
                            </w:r>
                          </w:p>
                          <w:p w14:paraId="34892F8B">
                            <w:pPr>
                              <w:ind w:firstLine="2088"/>
                              <w:jc w:val="right"/>
                              <w:rPr>
                                <w:rFonts w:ascii="黑体" w:eastAsia="黑体"/>
                                <w:b/>
                                <w:sz w:val="104"/>
                              </w:rPr>
                            </w:pPr>
                          </w:p>
                        </w:txbxContent>
                      </wps:txbx>
                      <wps:bodyPr rot="0" vert="horz" wrap="square" lIns="0" tIns="0" rIns="91440" bIns="45720" anchor="t" anchorCtr="0" upright="1">
                        <a:noAutofit/>
                      </wps:bodyPr>
                    </wps:wsp>
                  </a:graphicData>
                </a:graphic>
              </wp:anchor>
            </w:drawing>
          </mc:Choice>
          <mc:Fallback>
            <w:pict>
              <v:shape id="首页自画框图3" o:spid="_x0000_s1026" o:spt="202" type="#_x0000_t202" style="position:absolute;left:0pt;margin-left:201.6pt;margin-top:4.25pt;height:70.9pt;width:255.15pt;z-index:251662336;mso-width-relative:page;mso-height-relative:page;" fillcolor="#FFFFFF" filled="t" stroked="f" coordsize="21600,21600" o:gfxdata="UEsDBAoAAAAAAIdO4kAAAAAAAAAAAAAAAAAEAAAAZHJzL1BLAwQUAAAACACHTuJA1AHNe9kAAAAJ&#10;AQAADwAAAGRycy9kb3ducmV2LnhtbE2PwU7DMAyG70i8Q2Qkbixpu02jNN1hYhwQQrDyAFlj2o7G&#10;qZqs23h6zAlutv5Pvz8X67PrxYRj6DxpSGYKBFLtbUeNho9qe7cCEaIha3pPqOGCAdbl9VVhcutP&#10;9I7TLjaCSyjkRkMb45BLGeoWnQkzPyBx9ulHZyKvYyPtaE5c7nqZKrWUznTEF1oz4KbF+mt3dBoe&#10;3zaHbZU+NenlZV69TmF5+K6ftb69SdQDiIjn+AfDrz6rQ8lOe38kG0SvYa6ylFENqwUIzu+TjIc9&#10;gwuVgSwL+f+D8gdQSwMEFAAAAAgAh07iQLYqRa5EAgAARwQAAA4AAABkcnMvZTJvRG9jLnhtbK1T&#10;zW7UMBC+I/EOlu802ewubaNmq7JVEVL5kQoP4HWcjUXiMWPvJuUB4AUQF069cODOCYm34advwdjZ&#10;LdVy6YEcohnb83m+bz4fHfdtw9YKnQZT8NFeypkyEkptlgV/9fLswQFnzgtTigaMKvilcvx4dv/e&#10;UWdzlUENTamQEYhxeWcLXntv8yRxslatcHtglaHNCrAVnlJcJiWKjtDbJsnS9GHSAZYWQSrnaPV0&#10;2OQbRLwLIFSVluoU5KpVxg+oqBrhiZKrtXV8FrutKiX986pyyrOm4MTUxz9dQvEi/JPZkciXKGyt&#10;5aYFcZcWdji1Qhu69AbqVHjBVqj/gWq1RHBQ+T0JbTIQiYoQi1G6o81FLayKXEhqZ29Ed/8PVj5b&#10;v0Cmy4Jn6XScHaT704wzI1qa/PXnj9dXX3+///Lrw7efV+9+fPo+Dnp11uVUdmGp0PePoCcXRe7O&#10;noN87ZiBeS3MUp0gQlcrUVK/o1CZ3CodcFwAWXRPoaT7xMpDBOorbIOYJA8jdJrV5c2sVO+ZpMVx&#10;Nkkn6ZQzSXuHaToZx2EmIt9WW3T+sYKWhaDgSF6I6GJ97nzoRuTbI+EyB40uz3TTxASXi3mDbC3I&#10;N2fxiwR2jjUmHDYQygbEsBJpBmYDR98v+o1sCygviTDC4EN6hRTUgG8568iDBXdvVgIVZ80TQ6IF&#10;w24DjMHhaDIJ1o3JZLqfUSKMJIiC+20494PBVxb1sqYbhvEYOCGBKx25h0kM3Wz6JX9FSTZvIRj4&#10;dh5P/X3/sz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UAc172QAAAAkBAAAPAAAAAAAAAAEAIAAA&#10;ACIAAABkcnMvZG93bnJldi54bWxQSwECFAAUAAAACACHTuJAtipFrkQCAABHBAAADgAAAAAAAAAB&#10;ACAAAAAoAQAAZHJzL2Uyb0RvYy54bWxQSwUGAAAAAAYABgBZAQAA3gUAAAAA&#10;">
                <v:fill on="t" focussize="0,0"/>
                <v:stroke on="f"/>
                <v:imagedata o:title=""/>
                <o:lock v:ext="edit" aspectratio="f"/>
                <v:textbox inset="0mm,0mm,2.54mm,1.27mm">
                  <w:txbxContent>
                    <w:p w14:paraId="073D1F79">
                      <w:pPr>
                        <w:ind w:firstLine="2400"/>
                        <w:jc w:val="right"/>
                        <w:rPr>
                          <w:rFonts w:hint="eastAsia" w:ascii="黑体" w:eastAsia="黑体"/>
                          <w:sz w:val="104"/>
                        </w:rPr>
                      </w:pPr>
                      <w:r>
                        <w:rPr>
                          <w:rFonts w:ascii="黑体" w:eastAsia="黑体"/>
                          <w:sz w:val="120"/>
                          <w:szCs w:val="120"/>
                        </w:rPr>
                        <w:t>Q/</w:t>
                      </w:r>
                      <w:r>
                        <w:rPr>
                          <w:rFonts w:ascii="黑体" w:eastAsia="黑体"/>
                          <w:sz w:val="72"/>
                          <w:szCs w:val="120"/>
                        </w:rPr>
                        <w:t>CS</w:t>
                      </w:r>
                      <w:r>
                        <w:rPr>
                          <w:rFonts w:ascii="黑体" w:eastAsia="黑体"/>
                          <w:sz w:val="72"/>
                        </w:rPr>
                        <w:t>G</w:t>
                      </w:r>
                    </w:p>
                    <w:p w14:paraId="34892F8B">
                      <w:pPr>
                        <w:ind w:firstLine="2088"/>
                        <w:jc w:val="right"/>
                        <w:rPr>
                          <w:rFonts w:ascii="黑体" w:eastAsia="黑体"/>
                          <w:b/>
                          <w:sz w:val="104"/>
                        </w:rPr>
                      </w:pPr>
                    </w:p>
                  </w:txbxContent>
                </v:textbox>
              </v:shape>
            </w:pict>
          </mc:Fallback>
        </mc:AlternateContent>
      </w:r>
    </w:p>
    <w:p w14:paraId="3BB48F35">
      <w:pPr>
        <w:pStyle w:val="26"/>
        <w:ind w:firstLine="420"/>
        <w:rPr>
          <w:rFonts w:ascii="Times New Roman"/>
        </w:rPr>
      </w:pPr>
      <w:r>
        <w:rPr>
          <w:rFonts w:ascii="Times New Roman"/>
        </w:rPr>
        <mc:AlternateContent>
          <mc:Choice Requires="wps">
            <w:drawing>
              <wp:anchor distT="0" distB="0" distL="114300" distR="114300" simplePos="0" relativeHeight="251663360" behindDoc="0" locked="0" layoutInCell="1" allowOverlap="1">
                <wp:simplePos x="0" y="0"/>
                <wp:positionH relativeFrom="column">
                  <wp:posOffset>-593725</wp:posOffset>
                </wp:positionH>
                <wp:positionV relativeFrom="paragraph">
                  <wp:posOffset>8890</wp:posOffset>
                </wp:positionV>
                <wp:extent cx="7272655" cy="431800"/>
                <wp:effectExtent l="1270" t="3810" r="3175" b="2540"/>
                <wp:wrapNone/>
                <wp:docPr id="1675867408" name="首页自画框图4"/>
                <wp:cNvGraphicFramePr/>
                <a:graphic xmlns:a="http://schemas.openxmlformats.org/drawingml/2006/main">
                  <a:graphicData uri="http://schemas.microsoft.com/office/word/2010/wordprocessingShape">
                    <wps:wsp>
                      <wps:cNvSpPr txBox="1">
                        <a:spLocks noChangeArrowheads="1"/>
                      </wps:cNvSpPr>
                      <wps:spPr bwMode="auto">
                        <a:xfrm>
                          <a:off x="0" y="0"/>
                          <a:ext cx="7272655" cy="431800"/>
                        </a:xfrm>
                        <a:prstGeom prst="rect">
                          <a:avLst/>
                        </a:prstGeom>
                        <a:solidFill>
                          <a:srgbClr val="FFFFFF"/>
                        </a:solidFill>
                        <a:ln>
                          <a:noFill/>
                        </a:ln>
                      </wps:spPr>
                      <wps:txbx>
                        <w:txbxContent>
                          <w:p w14:paraId="36C3B411">
                            <w:pPr>
                              <w:pStyle w:val="24"/>
                              <w:jc w:val="center"/>
                              <w:rPr>
                                <w:w w:val="100"/>
                              </w:rPr>
                            </w:pPr>
                            <w:r>
                              <w:rPr>
                                <w:rFonts w:hint="eastAsia"/>
                                <w:w w:val="100"/>
                              </w:rPr>
                              <w:t>中国南方电网有限责任公司企业标准</w:t>
                            </w:r>
                          </w:p>
                        </w:txbxContent>
                      </wps:txbx>
                      <wps:bodyPr rot="0" vert="horz" wrap="square" lIns="0" tIns="0" rIns="91440" bIns="45720" anchor="t" anchorCtr="0" upright="1">
                        <a:noAutofit/>
                      </wps:bodyPr>
                    </wps:wsp>
                  </a:graphicData>
                </a:graphic>
              </wp:anchor>
            </w:drawing>
          </mc:Choice>
          <mc:Fallback>
            <w:pict>
              <v:shape id="首页自画框图4" o:spid="_x0000_s1026" o:spt="202" type="#_x0000_t202" style="position:absolute;left:0pt;margin-left:-46.75pt;margin-top:0.7pt;height:34pt;width:572.65pt;z-index:251663360;mso-width-relative:page;mso-height-relative:page;" fillcolor="#FFFFFF" filled="t" stroked="f" coordsize="21600,21600" o:gfxdata="UEsDBAoAAAAAAIdO4kAAAAAAAAAAAAAAAAAEAAAAZHJzL1BLAwQUAAAACACHTuJA4erYotkAAAAJ&#10;AQAADwAAAGRycy9kb3ducmV2LnhtbE2PQU7DMBBF90jcwRokdq2TkEY0xOmioiwQQqXhAG48JCnx&#10;OIrdtOX0TFewHL2vP+8Xq7PtxYSj7xwpiOcRCKTamY4aBZ/VZvYIwgdNRveOUMEFPazK25tC58ad&#10;6AOnXWgEl5DPtYI2hCGX0tctWu3nbkBi9uVGqwOfYyPNqE9cbnuZRFEmre6IP7R6wHWL9ffuaBU8&#10;b9eHTZW8NMnlLa3eJ58dfupXpe7v4ugJRMBz+AvDVZ/VoWSnvTuS8aJXMFs+LDjKIAVx5dEi5i17&#10;BdkyBVkW8v+C8hdQSwMEFAAAAAgAh07iQABYLa9EAgAARwQAAA4AAABkcnMvZTJvRG9jLnhtbK1T&#10;S44TMRDdI3EHy3vSSciP1nRGw4yCkIaPNHAAx+1OW3S7TNlJdzgAcwHEhtVsWLBnhcRt+MwtKLuT&#10;YRQ2s6AXrSrb9Vzv1fPRcVtXbKPQaTAZH/T6nCkjIddmlfHXrxYPZpw5L0wuKjAq41vl+PH8/r2j&#10;xqZqCCVUuUJGIMaljc146b1Nk8TJUtXC9cAqQ5sFYC08pbhKchQNoddVMuz3J0kDmFsEqZyj1bNu&#10;k+8Q8S6AUBRaqjOQ61oZ36GiqoQnSq7U1vF57LYolPQvisIpz6qME1Mf/3QJxcvwT+ZHIl2hsKWW&#10;uxbEXVo44FQLbejSG6gz4QVbo/4HqtYSwUHhexLqpCMSFSEWg/6BNhelsCpyIamdvRHd/T9Y+Xzz&#10;EpnOyQmT6Xg2mY76NH8japr89eeP11dff19++fXh28+r9z8+fR8FvRrrUiq7sFTo28fQUm3k7uw5&#10;yDeOGTgthVmpE0RoSiVy6ncQKpNbpR2OCyDL5hnkdJ9Ye4hAbYF1EJPkYYROs9rezEq1nklanA6n&#10;w8l4zJmkvdHDwawfh5mIdF9t0fknCmoWgowjeSGii82586Ebke6PhMscVDpf6KqKCa6WpxWyjSDf&#10;LOIXCRwcq0w4bCCUdYhhJdIMzDqOvl22O9mWkG+JMELnQ3qFFJSA7zhryIMZd2/XAhVn1VNDogXD&#10;7gOMwaPBaBSsG5PReDqkRBhJEBn3+/DUdwZfW9Srkm7oxmPghAQudOQeJtF1s+uX/BUl2b2FYODb&#10;eTz19/3P/w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h6tii2QAAAAkBAAAPAAAAAAAAAAEAIAAA&#10;ACIAAABkcnMvZG93bnJldi54bWxQSwECFAAUAAAACACHTuJAAFgtr0QCAABHBAAADgAAAAAAAAAB&#10;ACAAAAAoAQAAZHJzL2Uyb0RvYy54bWxQSwUGAAAAAAYABgBZAQAA3gUAAAAA&#10;">
                <v:fill on="t" focussize="0,0"/>
                <v:stroke on="f"/>
                <v:imagedata o:title=""/>
                <o:lock v:ext="edit" aspectratio="f"/>
                <v:textbox inset="0mm,0mm,2.54mm,1.27mm">
                  <w:txbxContent>
                    <w:p w14:paraId="36C3B411">
                      <w:pPr>
                        <w:pStyle w:val="24"/>
                        <w:jc w:val="center"/>
                        <w:rPr>
                          <w:w w:val="100"/>
                        </w:rPr>
                      </w:pPr>
                      <w:r>
                        <w:rPr>
                          <w:rFonts w:hint="eastAsia"/>
                          <w:w w:val="100"/>
                        </w:rPr>
                        <w:t>中国南方电网有限责任公司企业标准</w:t>
                      </w:r>
                    </w:p>
                  </w:txbxContent>
                </v:textbox>
              </v:shape>
            </w:pict>
          </mc:Fallback>
        </mc:AlternateContent>
      </w:r>
    </w:p>
    <w:p w14:paraId="17BDEB16">
      <w:pPr>
        <w:pStyle w:val="26"/>
        <w:ind w:firstLine="420"/>
        <w:rPr>
          <w:rFonts w:ascii="Times New Roman"/>
        </w:rPr>
      </w:pPr>
    </w:p>
    <w:p w14:paraId="043B5918">
      <w:pPr>
        <w:pStyle w:val="26"/>
        <w:ind w:firstLine="420"/>
        <w:rPr>
          <w:rFonts w:ascii="Times New Roman"/>
        </w:rPr>
      </w:pPr>
    </w:p>
    <w:p w14:paraId="2D6FA7D5">
      <w:pPr>
        <w:pStyle w:val="26"/>
        <w:ind w:firstLine="420"/>
        <w:rPr>
          <w:rFonts w:ascii="Times New Roman"/>
        </w:rPr>
      </w:pPr>
    </w:p>
    <w:p w14:paraId="664348AC">
      <w:pPr>
        <w:pStyle w:val="26"/>
        <w:ind w:firstLine="420"/>
        <w:rPr>
          <w:rFonts w:ascii="Times New Roman"/>
        </w:rPr>
      </w:pPr>
      <w:r>
        <w:rPr>
          <w:rFonts w:ascii="Times New Roman"/>
        </w:rPr>
        <mc:AlternateContent>
          <mc:Choice Requires="wps">
            <w:drawing>
              <wp:anchor distT="0" distB="0" distL="114300" distR="114300" simplePos="0" relativeHeight="251664384" behindDoc="0" locked="0" layoutInCell="1" allowOverlap="1">
                <wp:simplePos x="0" y="0"/>
                <wp:positionH relativeFrom="column">
                  <wp:posOffset>1663700</wp:posOffset>
                </wp:positionH>
                <wp:positionV relativeFrom="paragraph">
                  <wp:posOffset>137160</wp:posOffset>
                </wp:positionV>
                <wp:extent cx="4320540" cy="720090"/>
                <wp:effectExtent l="1270" t="2540" r="2540" b="1270"/>
                <wp:wrapNone/>
                <wp:docPr id="27448806" name="首页自画框图5"/>
                <wp:cNvGraphicFramePr/>
                <a:graphic xmlns:a="http://schemas.openxmlformats.org/drawingml/2006/main">
                  <a:graphicData uri="http://schemas.microsoft.com/office/word/2010/wordprocessingShape">
                    <wps:wsp>
                      <wps:cNvSpPr txBox="1">
                        <a:spLocks noChangeArrowheads="1"/>
                      </wps:cNvSpPr>
                      <wps:spPr bwMode="auto">
                        <a:xfrm>
                          <a:off x="0" y="0"/>
                          <a:ext cx="4320540" cy="720090"/>
                        </a:xfrm>
                        <a:prstGeom prst="rect">
                          <a:avLst/>
                        </a:prstGeom>
                        <a:solidFill>
                          <a:srgbClr val="FFFFFF"/>
                        </a:solidFill>
                        <a:ln>
                          <a:noFill/>
                        </a:ln>
                      </wps:spPr>
                      <wps:txbx>
                        <w:txbxContent>
                          <w:p w14:paraId="553744EC">
                            <w:pPr>
                              <w:ind w:firstLine="420"/>
                              <w:jc w:val="right"/>
                              <w:rPr>
                                <w:rFonts w:ascii="宋体" w:hAnsi="宋体"/>
                              </w:rPr>
                            </w:pPr>
                            <w:r>
                              <w:rPr>
                                <w:rFonts w:hint="eastAsia" w:ascii="黑体" w:eastAsia="黑体"/>
                                <w:sz w:val="28"/>
                              </w:rPr>
                              <w:t>Q/CSGXX.</w:t>
                            </w:r>
                            <w:r>
                              <w:rPr>
                                <w:rFonts w:ascii="黑体" w:eastAsia="黑体"/>
                                <w:sz w:val="28"/>
                              </w:rPr>
                              <w:t>X</w:t>
                            </w:r>
                            <w:r>
                              <w:rPr>
                                <w:rFonts w:hint="eastAsia" w:ascii="黑体" w:eastAsia="黑体"/>
                                <w:sz w:val="28"/>
                              </w:rPr>
                              <w:t>-202</w:t>
                            </w:r>
                            <w:r>
                              <w:rPr>
                                <w:rFonts w:ascii="黑体" w:eastAsia="黑体"/>
                                <w:sz w:val="28"/>
                              </w:rPr>
                              <w:t>X</w:t>
                            </w:r>
                          </w:p>
                          <w:p w14:paraId="2371BC8B">
                            <w:pPr>
                              <w:jc w:val="right"/>
                              <w:rPr>
                                <w:rFonts w:hint="eastAsia"/>
                              </w:rPr>
                            </w:pPr>
                            <w:r>
                              <w:rPr>
                                <w:rFonts w:hint="eastAsia" w:ascii="黑体" w:hAnsi="黑体" w:eastAsia="黑体" w:cs="黑体"/>
                                <w:bCs/>
                                <w:sz w:val="28"/>
                                <w:szCs w:val="28"/>
                              </w:rPr>
                              <w:t xml:space="preserve"> </w:t>
                            </w:r>
                          </w:p>
                        </w:txbxContent>
                      </wps:txbx>
                      <wps:bodyPr rot="0" vert="horz" wrap="square" lIns="0" tIns="0" rIns="91440" bIns="45720" anchor="t" anchorCtr="0" upright="1">
                        <a:noAutofit/>
                      </wps:bodyPr>
                    </wps:wsp>
                  </a:graphicData>
                </a:graphic>
              </wp:anchor>
            </w:drawing>
          </mc:Choice>
          <mc:Fallback>
            <w:pict>
              <v:shape id="首页自画框图5" o:spid="_x0000_s1026" o:spt="202" type="#_x0000_t202" style="position:absolute;left:0pt;margin-left:131pt;margin-top:10.8pt;height:56.7pt;width:340.2pt;z-index:251664384;mso-width-relative:page;mso-height-relative:page;" fillcolor="#FFFFFF" filled="t" stroked="f" coordsize="21600,21600" o:gfxdata="UEsDBAoAAAAAAIdO4kAAAAAAAAAAAAAAAAAEAAAAZHJzL1BLAwQUAAAACACHTuJA9hr1adkAAAAK&#10;AQAADwAAAGRycy9kb3ducmV2LnhtbE2PwU7DMAyG70i8Q2QkbixtKBWUpjtMjANCaKw8QNaYtqNx&#10;qibrNp4ec4KbLX/6/f3l8uQGMeMUek8a0kUCAqnxtqdWw0e9vrkHEaIhawZPqOGMAZbV5UVpCuuP&#10;9I7zNraCQygURkMX41hIGZoOnQkLPyLx7dNPzkRep1bayRw53A1SJUkunemJP3RmxFWHzdf24DQ8&#10;bVb7da2eW3V+zeq3OeT77+ZF6+urNHkEEfEU/2D41Wd1qNhp5w9kgxg0qFxxl8hDmoNg4CFTGYgd&#10;k7d3CciqlP8rVD9QSwMEFAAAAAgAh07iQHkqOQ1BAgAARQQAAA4AAABkcnMvZTJvRG9jLnhtbK1T&#10;S47UMBDdI3EHy3sm6aZ7PtGkR8O0BiENH2ngAG7HSSwSlym7O2kOABdAbFjNhgV7Vkjchs/cgrLT&#10;PYyazSzIIip/6lW9V8/HJ33bsJVCp8HkfLSXcqaMhEKbKuevXp4/OOTMeWEK0YBROV8rx09m9+8d&#10;dzZTY6ihKRQyAjEu62zOa+9tliRO1qoVbg+sMnRYArbC0xKrpEDREXrbJOM03U86wMIiSOUc7c6H&#10;Q75BxLsAQllqqeYgl60yfkBF1QhPlFytreOz2G1ZKumfl6VTnjU5J6Y+/qkIxYvwT2bHIqtQ2FrL&#10;TQviLi3scGqFNlT0BmouvGBL1P9AtVoiOCj9noQ2GYhERYjFKN3R5rIWVkUuJLWzN6K7/wcrn61e&#10;INNFzscHk8nhYbrPmREtzf3688frq6+/33/59eHbz6t3Pz59nwa1OusySrq0lOb7R9CThyJzZy9A&#10;vnbMwFktTKVOEaGrlSio21HITG6lDjgugCy6p1BQPbH0EIH6EtsgJYnDCJ0mtb6ZlOo9k7Q5eThO&#10;pxM6knR2QLY6iqNMRLbNtuj8YwUtC0HOkZwQ0cXqwvnQjci2V0IxB40uznXTxAVWi7MG2UqQa87j&#10;FwnsXGtMuGwgpA2IYSfSDMwGjr5f9BvZFlCsiTDC4EJ6gxTUgG8568iBOXdvlgIVZ80TQ6IFu24D&#10;jMHRaBI4L+JiMiXenAkjCSLnfhue+cHeS4u6qqnCMB4DpyRwqSP3MImhm02/5K4oyeYlBPveXsdb&#10;f1//7A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2GvVp2QAAAAoBAAAPAAAAAAAAAAEAIAAAACIA&#10;AABkcnMvZG93bnJldi54bWxQSwECFAAUAAAACACHTuJAeSo5DUECAABFBAAADgAAAAAAAAABACAA&#10;AAAoAQAAZHJzL2Uyb0RvYy54bWxQSwUGAAAAAAYABgBZAQAA2wUAAAAA&#10;">
                <v:fill on="t" focussize="0,0"/>
                <v:stroke on="f"/>
                <v:imagedata o:title=""/>
                <o:lock v:ext="edit" aspectratio="f"/>
                <v:textbox inset="0mm,0mm,2.54mm,1.27mm">
                  <w:txbxContent>
                    <w:p w14:paraId="553744EC">
                      <w:pPr>
                        <w:ind w:firstLine="420"/>
                        <w:jc w:val="right"/>
                        <w:rPr>
                          <w:rFonts w:ascii="宋体" w:hAnsi="宋体"/>
                        </w:rPr>
                      </w:pPr>
                      <w:r>
                        <w:rPr>
                          <w:rFonts w:hint="eastAsia" w:ascii="黑体" w:eastAsia="黑体"/>
                          <w:sz w:val="28"/>
                        </w:rPr>
                        <w:t>Q/CSGXX.</w:t>
                      </w:r>
                      <w:r>
                        <w:rPr>
                          <w:rFonts w:ascii="黑体" w:eastAsia="黑体"/>
                          <w:sz w:val="28"/>
                        </w:rPr>
                        <w:t>X</w:t>
                      </w:r>
                      <w:r>
                        <w:rPr>
                          <w:rFonts w:hint="eastAsia" w:ascii="黑体" w:eastAsia="黑体"/>
                          <w:sz w:val="28"/>
                        </w:rPr>
                        <w:t>-202</w:t>
                      </w:r>
                      <w:r>
                        <w:rPr>
                          <w:rFonts w:ascii="黑体" w:eastAsia="黑体"/>
                          <w:sz w:val="28"/>
                        </w:rPr>
                        <w:t>X</w:t>
                      </w:r>
                    </w:p>
                    <w:p w14:paraId="2371BC8B">
                      <w:pPr>
                        <w:jc w:val="right"/>
                        <w:rPr>
                          <w:rFonts w:hint="eastAsia"/>
                        </w:rPr>
                      </w:pPr>
                      <w:r>
                        <w:rPr>
                          <w:rFonts w:hint="eastAsia" w:ascii="黑体" w:hAnsi="黑体" w:eastAsia="黑体" w:cs="黑体"/>
                          <w:bCs/>
                          <w:sz w:val="28"/>
                          <w:szCs w:val="28"/>
                        </w:rPr>
                        <w:t xml:space="preserve"> </w:t>
                      </w:r>
                    </w:p>
                  </w:txbxContent>
                </v:textbox>
              </v:shape>
            </w:pict>
          </mc:Fallback>
        </mc:AlternateContent>
      </w:r>
    </w:p>
    <w:p w14:paraId="0B96A5CE">
      <w:pPr>
        <w:pStyle w:val="26"/>
        <w:ind w:firstLine="420"/>
        <w:rPr>
          <w:rFonts w:ascii="Times New Roman"/>
        </w:rPr>
      </w:pPr>
    </w:p>
    <w:p w14:paraId="5A5B84C9">
      <w:pPr>
        <w:pStyle w:val="26"/>
        <w:ind w:firstLine="420"/>
        <w:rPr>
          <w:rFonts w:ascii="Times New Roman"/>
        </w:rPr>
      </w:pPr>
    </w:p>
    <w:p w14:paraId="19C961FC">
      <w:pPr>
        <w:pStyle w:val="26"/>
        <w:ind w:firstLine="0" w:firstLineChars="0"/>
        <w:rPr>
          <w:rFonts w:ascii="Times New Roman"/>
        </w:rPr>
        <w:sectPr>
          <w:headerReference r:id="rId7" w:type="first"/>
          <w:footerReference r:id="rId10" w:type="first"/>
          <w:headerReference r:id="rId5" w:type="default"/>
          <w:footerReference r:id="rId8" w:type="default"/>
          <w:headerReference r:id="rId6" w:type="even"/>
          <w:footerReference r:id="rId9" w:type="even"/>
          <w:pgSz w:w="11907" w:h="16839"/>
          <w:pgMar w:top="567" w:right="1134" w:bottom="1134" w:left="1417" w:header="283" w:footer="1134" w:gutter="0"/>
          <w:pgNumType w:fmt="upperRoman" w:start="1"/>
          <w:cols w:space="720" w:num="1"/>
          <w:docGrid w:linePitch="312" w:charSpace="0"/>
        </w:sectPr>
      </w:pPr>
      <w:r>
        <w:rPr>
          <w:rFonts w:ascii="Times New Roman"/>
        </w:rPr>
        <mc:AlternateContent>
          <mc:Choice Requires="wps">
            <w:drawing>
              <wp:anchor distT="0" distB="0" distL="114300" distR="114300" simplePos="0" relativeHeight="251665408" behindDoc="0" locked="0" layoutInCell="1" allowOverlap="1">
                <wp:simplePos x="0" y="0"/>
                <wp:positionH relativeFrom="column">
                  <wp:posOffset>635</wp:posOffset>
                </wp:positionH>
                <wp:positionV relativeFrom="paragraph">
                  <wp:posOffset>216535</wp:posOffset>
                </wp:positionV>
                <wp:extent cx="6120765" cy="0"/>
                <wp:effectExtent l="5080" t="8255" r="8255" b="10795"/>
                <wp:wrapNone/>
                <wp:docPr id="555966290" name="首页自画框图6"/>
                <wp:cNvGraphicFramePr/>
                <a:graphic xmlns:a="http://schemas.openxmlformats.org/drawingml/2006/main">
                  <a:graphicData uri="http://schemas.microsoft.com/office/word/2010/wordprocessingShape">
                    <wps:wsp>
                      <wps:cNvCnPr>
                        <a:cxnSpLocks noChangeShapeType="1"/>
                      </wps:cNvCnPr>
                      <wps:spPr bwMode="auto">
                        <a:xfrm>
                          <a:off x="0" y="0"/>
                          <a:ext cx="6120765" cy="0"/>
                        </a:xfrm>
                        <a:prstGeom prst="line">
                          <a:avLst/>
                        </a:prstGeom>
                        <a:noFill/>
                        <a:ln w="9525">
                          <a:solidFill>
                            <a:srgbClr val="000000"/>
                          </a:solidFill>
                          <a:round/>
                        </a:ln>
                      </wps:spPr>
                      <wps:bodyPr/>
                    </wps:wsp>
                  </a:graphicData>
                </a:graphic>
              </wp:anchor>
            </w:drawing>
          </mc:Choice>
          <mc:Fallback>
            <w:pict>
              <v:line id="首页自画框图6" o:spid="_x0000_s1026" o:spt="20" style="position:absolute;left:0pt;margin-left:0.05pt;margin-top:17.05pt;height:0pt;width:481.95pt;z-index:251665408;mso-width-relative:page;mso-height-relative:page;" filled="f" stroked="t" coordsize="21600,21600" o:gfxdata="UEsDBAoAAAAAAIdO4kAAAAAAAAAAAAAAAAAEAAAAZHJzL1BLAwQUAAAACACHTuJAOKxxw9QAAAAG&#10;AQAADwAAAGRycy9kb3ducmV2LnhtbE2PS0/DMBCE70j8B2uRuFSt3YeqEuL0AOTGhRbEdRsvSUS8&#10;TmP3Ab+erTjAaTU7q9lv8vXZd+pIQ2wDW5hODCjiKriWawuv23K8AhUTssMuMFn4ogjr4voqx8yF&#10;E7/QcZNqJSEcM7TQpNRnWseqIY9xEnpi8T7C4DGJHGrtBjxJuO/0zJil9tiyfGiwp4eGqs/NwVuI&#10;5Rvty+9RNTLv8zrQbP/4/ITW3t5MzT2oROf0dwwXfEGHQph24cAuqu6iVbIwX8gU9265kGa734Uu&#10;cv0fv/gBUEsDBBQAAAAIAIdO4kBJnMzU9AEAALQDAAAOAAAAZHJzL2Uyb0RvYy54bWytU72OEzEQ&#10;7pF4B8s92WSlXcgqmysSHc0Bke54AMfrzVrYHst2sskLwAsgGqprKOipkHgbuLu3YOz8cBzNFWxh&#10;eTwz38z3zezkbKsV2QjnJZiajgZDSoTh0Eizqunbq/NnLyjxgZmGKTCipjvh6dn06ZNJbyuRQweq&#10;EY4giPFVb2vahWCrLPO8E5r5AVhh0NmC0yyg6VZZ41iP6Fpl+XBYZj24xjrgwnt8ne+d9IDoHgMI&#10;bSu5mANfa2HCHtUJxQJS8p20nk5Tt20reHjTtl4EomqKTEM6sQjel/HMphNWrRyzneSHFthjWnjA&#10;STNpsOgJas4CI2sn/4HSkjvw0IYBB53tiSRFkMVo+ECby45Zkbig1N6eRPf/D5a/3iwckU1Ni6IY&#10;l2U+RmUM0zj4uy+f7q6/3X74evPx+6/r9z8//yijXL31FWbNzMJFwnxrLu0F8HeeGJh1zKxEavtq&#10;ZxFjFDOyv1Ki4S0WXfavoMEYtg6QtNu2TkdIVIVs04h2pxGJbSAcH8tRPnxeFpTwoy9j1THROh9e&#10;CtAkXmqqpInqsYptLnyIjbDqGBKfDZxLpdIGKEP6mo6LvEgJHpRsojOGebdazpQjGxZ3KH2JFXru&#10;hzlYm2ZfRJkD6chzr9gSmt3CHcXAYaZuDosXt+W+nbL//GzT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DisccPUAAAABgEAAA8AAAAAAAAAAQAgAAAAIgAAAGRycy9kb3ducmV2LnhtbFBLAQIUABQA&#10;AAAIAIdO4kBJnMzU9AEAALQDAAAOAAAAAAAAAAEAIAAAACMBAABkcnMvZTJvRG9jLnhtbFBLBQYA&#10;AAAABgAGAFkBAACJBQAAAAA=&#10;">
                <v:fill on="f" focussize="0,0"/>
                <v:stroke color="#000000" joinstyle="round"/>
                <v:imagedata o:title=""/>
                <o:lock v:ext="edit" aspectratio="f"/>
              </v:line>
            </w:pict>
          </mc:Fallback>
        </mc:AlternateContent>
      </w:r>
      <w:r>
        <w:rPr>
          <w:rFonts w:ascii="Times New Roman"/>
        </w:rPr>
        <mc:AlternateContent>
          <mc:Choice Requires="wps">
            <w:drawing>
              <wp:anchor distT="0" distB="0" distL="114300" distR="114300" simplePos="0" relativeHeight="251667456" behindDoc="0" locked="0" layoutInCell="1" allowOverlap="1">
                <wp:simplePos x="0" y="0"/>
                <wp:positionH relativeFrom="column">
                  <wp:posOffset>-150495</wp:posOffset>
                </wp:positionH>
                <wp:positionV relativeFrom="paragraph">
                  <wp:posOffset>6527800</wp:posOffset>
                </wp:positionV>
                <wp:extent cx="2879725" cy="360045"/>
                <wp:effectExtent l="0" t="4445" r="0" b="0"/>
                <wp:wrapNone/>
                <wp:docPr id="98821691" name="首页自画框图8"/>
                <wp:cNvGraphicFramePr/>
                <a:graphic xmlns:a="http://schemas.openxmlformats.org/drawingml/2006/main">
                  <a:graphicData uri="http://schemas.microsoft.com/office/word/2010/wordprocessingShape">
                    <wps:wsp>
                      <wps:cNvSpPr txBox="1">
                        <a:spLocks noChangeArrowheads="1"/>
                      </wps:cNvSpPr>
                      <wps:spPr bwMode="auto">
                        <a:xfrm>
                          <a:off x="0" y="0"/>
                          <a:ext cx="2879725" cy="360045"/>
                        </a:xfrm>
                        <a:prstGeom prst="rect">
                          <a:avLst/>
                        </a:prstGeom>
                        <a:solidFill>
                          <a:srgbClr val="FFFFFF"/>
                        </a:solidFill>
                        <a:ln>
                          <a:noFill/>
                        </a:ln>
                      </wps:spPr>
                      <wps:txbx>
                        <w:txbxContent>
                          <w:p w14:paraId="0015C3FB">
                            <w:pPr>
                              <w:ind w:firstLine="560"/>
                              <w:rPr>
                                <w:rFonts w:ascii="黑体" w:eastAsia="黑体"/>
                                <w:sz w:val="28"/>
                              </w:rPr>
                            </w:pPr>
                            <w:r>
                              <w:rPr>
                                <w:rFonts w:hint="eastAsia" w:ascii="黑体" w:eastAsia="黑体"/>
                                <w:sz w:val="28"/>
                              </w:rPr>
                              <w:t>202</w:t>
                            </w:r>
                            <w:r>
                              <w:rPr>
                                <w:rFonts w:ascii="黑体" w:eastAsia="黑体"/>
                                <w:sz w:val="28"/>
                              </w:rPr>
                              <w:t>X</w:t>
                            </w:r>
                            <w:r>
                              <w:rPr>
                                <w:rFonts w:hint="eastAsia" w:ascii="黑体" w:eastAsia="黑体"/>
                                <w:sz w:val="28"/>
                              </w:rPr>
                              <w:t>-</w:t>
                            </w:r>
                            <w:r>
                              <w:rPr>
                                <w:rFonts w:ascii="黑体" w:eastAsia="黑体"/>
                                <w:sz w:val="28"/>
                              </w:rPr>
                              <w:t>X</w:t>
                            </w:r>
                            <w:r>
                              <w:rPr>
                                <w:rFonts w:hint="eastAsia" w:ascii="黑体" w:eastAsia="黑体"/>
                                <w:sz w:val="28"/>
                              </w:rPr>
                              <w:t>-</w:t>
                            </w:r>
                            <w:r>
                              <w:rPr>
                                <w:rFonts w:ascii="黑体" w:eastAsia="黑体"/>
                                <w:sz w:val="28"/>
                              </w:rPr>
                              <w:t>X</w:t>
                            </w:r>
                            <w:r>
                              <w:rPr>
                                <w:rFonts w:hint="eastAsia" w:ascii="黑体" w:eastAsia="黑体"/>
                                <w:sz w:val="28"/>
                              </w:rPr>
                              <w:t>发布</w:t>
                            </w:r>
                          </w:p>
                        </w:txbxContent>
                      </wps:txbx>
                      <wps:bodyPr rot="0" vert="horz" wrap="square" lIns="0" tIns="0" rIns="91440" bIns="45720" anchor="t" anchorCtr="0" upright="1">
                        <a:noAutofit/>
                      </wps:bodyPr>
                    </wps:wsp>
                  </a:graphicData>
                </a:graphic>
              </wp:anchor>
            </w:drawing>
          </mc:Choice>
          <mc:Fallback>
            <w:pict>
              <v:shape id="首页自画框图8" o:spid="_x0000_s1026" o:spt="202" type="#_x0000_t202" style="position:absolute;left:0pt;margin-left:-11.85pt;margin-top:514pt;height:28.35pt;width:226.75pt;z-index:251667456;mso-width-relative:page;mso-height-relative:page;" fillcolor="#FFFFFF" filled="t" stroked="f" coordsize="21600,21600" o:gfxdata="UEsDBAoAAAAAAIdO4kAAAAAAAAAAAAAAAAAEAAAAZHJzL1BLAwQUAAAACACHTuJASBJ6BtwAAAAN&#10;AQAADwAAAGRycy9kb3ducmV2LnhtbE2PwW7CMBBE75X6D9ZW6g1s3AjSEIcDKj1UVUVJP8DEJgmN&#10;11FsAvTru5za4848zc7kq4vr2GiH0HpUMJsKYBYrb1qsFXyVm0kKLESNRncerYKrDbAq7u9ynRl/&#10;xk877mLNKARDphU0MfYZ56FqrNNh6nuL5B384HSkc6i5GfSZwl3HpRBz7nSL9KHRvV03tvrenZyC&#10;l+36uCnlay2v70n5MYb58ad6U+rxYSaWwKK9xD8YbvWpOhTUae9PaALrFEzk04JQMoRMaRUhiXym&#10;NfublCYL4EXO/68ofgFQSwMEFAAAAAgAh07iQAIVAtdEAgAARQQAAA4AAABkcnMvZTJvRG9jLnht&#10;bK1TzW4TMRC+I/EOlu9kk5C2ySqbqqQKQio/UuEBHK83a7HrMWMnu+UB6AsgLpx64cCdExJvw0/f&#10;grE3CaVcemAPqxnb8818nz9Pj9u6YhuFToPJ+KDX50wZCbk2q4y/erl4MObMeWFyUYFRGb9Qjh/P&#10;7t+bNjZVQyihyhUyAjEubWzGS+9tmiROlqoWrgdWGdosAGvhKcVVkqNoCL2ukmG/f5g0gLlFkMo5&#10;Wj3tNvkWEe8CCEWhpToFua6V8R0qqkp4ouRKbR2fxWmLQkn/vCic8qzKODH18U9NKF6GfzKbinSF&#10;wpZabkcQdxnhFqdaaENN91Cnwgu2Rv0PVK0lgoPC9yTUSUckKkIsBv1b2pyXwqrIhaR2di+6+3+w&#10;8tnmBTKdZ3wyHg8Hh5MBZ0bUdO/Xnz5cX335dfn55/uvP67eff/4bRzUaqxLqejcUplvH0FLHorM&#10;nT0D+doxA/NSmJU6QYSmVCKnaQehMrlR2uG4ALJsnkJO/cTaQwRqC6yDlCQOI3S6qYv9TanWM0mL&#10;w/HR5Gh4wJmkvYeH/f7oILYQ6a7aovOPFdQsBBlHckJEF5sz58M0It0dCc0cVDpf6KqKCa6W8wrZ&#10;RpBrFvHbov91rDLhsIFQ1iGGlUgzMOs4+nbZbmVbQn5BhBE6F9IbpKAEfMtZQw7MuHuzFqg4q54Y&#10;Ei3YdRdgDCaD0SgYNyajg6MhJcJIgsi434Vz39l7bVGvSurQXY+BExK40JF7uIlumu285K4oyfYl&#10;BPvezOOpP69/9ht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IEnoG3AAAAA0BAAAPAAAAAAAAAAEA&#10;IAAAACIAAABkcnMvZG93bnJldi54bWxQSwECFAAUAAAACACHTuJAAhUC10QCAABFBAAADgAAAAAA&#10;AAABACAAAAArAQAAZHJzL2Uyb0RvYy54bWxQSwUGAAAAAAYABgBZAQAA4QUAAAAA&#10;">
                <v:fill on="t" focussize="0,0"/>
                <v:stroke on="f"/>
                <v:imagedata o:title=""/>
                <o:lock v:ext="edit" aspectratio="f"/>
                <v:textbox inset="0mm,0mm,2.54mm,1.27mm">
                  <w:txbxContent>
                    <w:p w14:paraId="0015C3FB">
                      <w:pPr>
                        <w:ind w:firstLine="560"/>
                        <w:rPr>
                          <w:rFonts w:ascii="黑体" w:eastAsia="黑体"/>
                          <w:sz w:val="28"/>
                        </w:rPr>
                      </w:pPr>
                      <w:r>
                        <w:rPr>
                          <w:rFonts w:hint="eastAsia" w:ascii="黑体" w:eastAsia="黑体"/>
                          <w:sz w:val="28"/>
                        </w:rPr>
                        <w:t>202</w:t>
                      </w:r>
                      <w:r>
                        <w:rPr>
                          <w:rFonts w:ascii="黑体" w:eastAsia="黑体"/>
                          <w:sz w:val="28"/>
                        </w:rPr>
                        <w:t>X</w:t>
                      </w:r>
                      <w:r>
                        <w:rPr>
                          <w:rFonts w:hint="eastAsia" w:ascii="黑体" w:eastAsia="黑体"/>
                          <w:sz w:val="28"/>
                        </w:rPr>
                        <w:t>-</w:t>
                      </w:r>
                      <w:r>
                        <w:rPr>
                          <w:rFonts w:ascii="黑体" w:eastAsia="黑体"/>
                          <w:sz w:val="28"/>
                        </w:rPr>
                        <w:t>X</w:t>
                      </w:r>
                      <w:r>
                        <w:rPr>
                          <w:rFonts w:hint="eastAsia" w:ascii="黑体" w:eastAsia="黑体"/>
                          <w:sz w:val="28"/>
                        </w:rPr>
                        <w:t>-</w:t>
                      </w:r>
                      <w:r>
                        <w:rPr>
                          <w:rFonts w:ascii="黑体" w:eastAsia="黑体"/>
                          <w:sz w:val="28"/>
                        </w:rPr>
                        <w:t>X</w:t>
                      </w:r>
                      <w:r>
                        <w:rPr>
                          <w:rFonts w:hint="eastAsia" w:ascii="黑体" w:eastAsia="黑体"/>
                          <w:sz w:val="28"/>
                        </w:rPr>
                        <w:t>发布</w:t>
                      </w:r>
                    </w:p>
                  </w:txbxContent>
                </v:textbox>
              </v:shape>
            </w:pict>
          </mc:Fallback>
        </mc:AlternateContent>
      </w:r>
      <w:r>
        <w:rPr>
          <w:rFonts w:ascii="Times New Roman"/>
        </w:rPr>
        <mc:AlternateContent>
          <mc:Choice Requires="wps">
            <w:drawing>
              <wp:anchor distT="0" distB="0" distL="114300" distR="114300" simplePos="0" relativeHeight="251668480" behindDoc="0" locked="0" layoutInCell="1" allowOverlap="1">
                <wp:simplePos x="0" y="0"/>
                <wp:positionH relativeFrom="column">
                  <wp:posOffset>3121660</wp:posOffset>
                </wp:positionH>
                <wp:positionV relativeFrom="paragraph">
                  <wp:posOffset>6527800</wp:posOffset>
                </wp:positionV>
                <wp:extent cx="2880995" cy="360045"/>
                <wp:effectExtent l="1905" t="4445" r="3175" b="0"/>
                <wp:wrapNone/>
                <wp:docPr id="755618810" name="首页自画框图9"/>
                <wp:cNvGraphicFramePr/>
                <a:graphic xmlns:a="http://schemas.openxmlformats.org/drawingml/2006/main">
                  <a:graphicData uri="http://schemas.microsoft.com/office/word/2010/wordprocessingShape">
                    <wps:wsp>
                      <wps:cNvSpPr txBox="1">
                        <a:spLocks noChangeArrowheads="1"/>
                      </wps:cNvSpPr>
                      <wps:spPr bwMode="auto">
                        <a:xfrm>
                          <a:off x="0" y="0"/>
                          <a:ext cx="2880995" cy="360045"/>
                        </a:xfrm>
                        <a:prstGeom prst="rect">
                          <a:avLst/>
                        </a:prstGeom>
                        <a:solidFill>
                          <a:srgbClr val="FFFFFF"/>
                        </a:solidFill>
                        <a:ln>
                          <a:noFill/>
                        </a:ln>
                      </wps:spPr>
                      <wps:txbx>
                        <w:txbxContent>
                          <w:p w14:paraId="35C095DA">
                            <w:pPr>
                              <w:ind w:firstLine="560"/>
                              <w:jc w:val="right"/>
                              <w:rPr>
                                <w:rFonts w:ascii="黑体" w:eastAsia="黑体"/>
                                <w:sz w:val="28"/>
                              </w:rPr>
                            </w:pPr>
                            <w:r>
                              <w:rPr>
                                <w:rFonts w:hint="eastAsia" w:ascii="黑体" w:eastAsia="黑体"/>
                                <w:sz w:val="28"/>
                              </w:rPr>
                              <w:t>202</w:t>
                            </w:r>
                            <w:r>
                              <w:rPr>
                                <w:rFonts w:ascii="黑体" w:eastAsia="黑体"/>
                                <w:sz w:val="28"/>
                              </w:rPr>
                              <w:t>X</w:t>
                            </w:r>
                            <w:r>
                              <w:rPr>
                                <w:rFonts w:hint="eastAsia" w:ascii="黑体" w:eastAsia="黑体"/>
                                <w:sz w:val="28"/>
                              </w:rPr>
                              <w:t>-</w:t>
                            </w:r>
                            <w:r>
                              <w:rPr>
                                <w:rFonts w:ascii="黑体" w:eastAsia="黑体"/>
                                <w:sz w:val="28"/>
                              </w:rPr>
                              <w:t>X</w:t>
                            </w:r>
                            <w:r>
                              <w:rPr>
                                <w:rFonts w:hint="eastAsia" w:ascii="黑体" w:eastAsia="黑体"/>
                                <w:sz w:val="28"/>
                              </w:rPr>
                              <w:t>-</w:t>
                            </w:r>
                            <w:r>
                              <w:rPr>
                                <w:rFonts w:ascii="黑体" w:eastAsia="黑体"/>
                                <w:sz w:val="28"/>
                              </w:rPr>
                              <w:t>XX</w:t>
                            </w:r>
                            <w:r>
                              <w:rPr>
                                <w:rFonts w:hint="eastAsia" w:ascii="黑体" w:eastAsia="黑体"/>
                                <w:sz w:val="28"/>
                              </w:rPr>
                              <w:t>实施</w:t>
                            </w:r>
                          </w:p>
                        </w:txbxContent>
                      </wps:txbx>
                      <wps:bodyPr rot="0" vert="horz" wrap="square" lIns="0" tIns="0" rIns="91440" bIns="45720" anchor="t" anchorCtr="0" upright="1">
                        <a:noAutofit/>
                      </wps:bodyPr>
                    </wps:wsp>
                  </a:graphicData>
                </a:graphic>
              </wp:anchor>
            </w:drawing>
          </mc:Choice>
          <mc:Fallback>
            <w:pict>
              <v:shape id="首页自画框图9" o:spid="_x0000_s1026" o:spt="202" type="#_x0000_t202" style="position:absolute;left:0pt;margin-left:245.8pt;margin-top:514pt;height:28.35pt;width:226.85pt;z-index:251668480;mso-width-relative:page;mso-height-relative:page;" fillcolor="#FFFFFF" filled="t" stroked="f" coordsize="21600,21600" o:gfxdata="UEsDBAoAAAAAAIdO4kAAAAAAAAAAAAAAAAAEAAAAZHJzL1BLAwQUAAAACACHTuJAx0Q77NwAAAAN&#10;AQAADwAAAGRycy9kb3ducmV2LnhtbE2PwU7DMBBE70j8g7VI3KidEEIa4vRQUQ4IVdD0A9zYTVLi&#10;dRS7acvXsz3BcWeeZmeKxdn2bDKj7xxKiGYCmMHa6Q4bCdtq9ZAB80GhVr1DI+FiPCzK25tC5dqd&#10;8MtMm9AwCkGfKwltCEPOua9bY5WfucEgeXs3WhXoHBuuR3WicNvzWIiUW9UhfWjVYJatqb83Ryvh&#10;9XN5WFXxWxNfPpJqPfn08FO/S3l/F4kXYMGcwx8M1/pUHUrqtHNH1J71EpJ5lBJKhogzWkXIPHl6&#10;BLa7SlnyDLws+P8V5S9QSwMEFAAAAAgAh07iQHCfu4lEAgAARgQAAA4AAABkcnMvZTJvRG9jLnht&#10;bK1TzW4TMRC+I/EOlu90NyFpk1U3VUlUhFR+pMIDOF5v1mLXY8ZOdssD0BdAXDj1woE7JyTehp++&#10;BWNvUkq59MAeVjO255v5Pn8+POqamm0UOg0m54O9lDNlJBTarHL+6uXJgwlnzgtTiBqMyvm5cvxo&#10;dv/eYWszNYQK6kIhIxDjstbmvPLeZkniZKUa4fbAKkObJWAjPKW4SgoULaE3dTJM0/2kBSwsglTO&#10;0eqi3+RbRLwLIJSllmoBct0o43tUVLXwRMlV2jo+i9OWpZL+eVk65Vmdc2Lq45+aULwM/2R2KLIV&#10;CltpuR1B3GWEW5waoQ01vYZaCC/YGvU/UI2WCA5KvyehSXoiURFiMUhvaXNWCasiF5La2WvR3f+D&#10;lc82L5DpIucH4/H+YDIZkDJGNHTxV58+XF1++XXx+ef7rz8u333/+G0a5Gqty6jqzFKd7x5BRyaK&#10;1J09BfnaMQPzSpiVOkaEtlKioHEHoTK5UdrjuACybJ9CQf3E2kME6kpsgpakDiN0Guj8+qpU55mk&#10;xeFkkk6nY84k7T3cT9PROLYQ2a7aovOPFTQsBDlHskJEF5tT58M0ItsdCc0c1Lo40XUdE1wt5zWy&#10;jSDbnMRvi/7XsdqEwwZCWY8YViLNwKzn6Ltlt5VtCcU5EUbobUiPkIIK8C1nLVkw5+7NWqDirH5i&#10;SLTg112AMZgORqPg3JiMxgdDSoSRBJFzvwvnvvf32qJeVdShvx4DxyRwqSP3cBP9NNt5yV5Rku1T&#10;CP69mcdTf57/7D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DHRDvs3AAAAA0BAAAPAAAAAAAAAAEA&#10;IAAAACIAAABkcnMvZG93bnJldi54bWxQSwECFAAUAAAACACHTuJAcJ+7iUQCAABGBAAADgAAAAAA&#10;AAABACAAAAArAQAAZHJzL2Uyb0RvYy54bWxQSwUGAAAAAAYABgBZAQAA4QUAAAAA&#10;">
                <v:fill on="t" focussize="0,0"/>
                <v:stroke on="f"/>
                <v:imagedata o:title=""/>
                <o:lock v:ext="edit" aspectratio="f"/>
                <v:textbox inset="0mm,0mm,2.54mm,1.27mm">
                  <w:txbxContent>
                    <w:p w14:paraId="35C095DA">
                      <w:pPr>
                        <w:ind w:firstLine="560"/>
                        <w:jc w:val="right"/>
                        <w:rPr>
                          <w:rFonts w:ascii="黑体" w:eastAsia="黑体"/>
                          <w:sz w:val="28"/>
                        </w:rPr>
                      </w:pPr>
                      <w:r>
                        <w:rPr>
                          <w:rFonts w:hint="eastAsia" w:ascii="黑体" w:eastAsia="黑体"/>
                          <w:sz w:val="28"/>
                        </w:rPr>
                        <w:t>202</w:t>
                      </w:r>
                      <w:r>
                        <w:rPr>
                          <w:rFonts w:ascii="黑体" w:eastAsia="黑体"/>
                          <w:sz w:val="28"/>
                        </w:rPr>
                        <w:t>X</w:t>
                      </w:r>
                      <w:r>
                        <w:rPr>
                          <w:rFonts w:hint="eastAsia" w:ascii="黑体" w:eastAsia="黑体"/>
                          <w:sz w:val="28"/>
                        </w:rPr>
                        <w:t>-</w:t>
                      </w:r>
                      <w:r>
                        <w:rPr>
                          <w:rFonts w:ascii="黑体" w:eastAsia="黑体"/>
                          <w:sz w:val="28"/>
                        </w:rPr>
                        <w:t>X</w:t>
                      </w:r>
                      <w:r>
                        <w:rPr>
                          <w:rFonts w:hint="eastAsia" w:ascii="黑体" w:eastAsia="黑体"/>
                          <w:sz w:val="28"/>
                        </w:rPr>
                        <w:t>-</w:t>
                      </w:r>
                      <w:r>
                        <w:rPr>
                          <w:rFonts w:ascii="黑体" w:eastAsia="黑体"/>
                          <w:sz w:val="28"/>
                        </w:rPr>
                        <w:t>XX</w:t>
                      </w:r>
                      <w:r>
                        <w:rPr>
                          <w:rFonts w:hint="eastAsia" w:ascii="黑体" w:eastAsia="黑体"/>
                          <w:sz w:val="28"/>
                        </w:rPr>
                        <w:t>实施</w:t>
                      </w:r>
                    </w:p>
                  </w:txbxContent>
                </v:textbox>
              </v:shape>
            </w:pict>
          </mc:Fallback>
        </mc:AlternateContent>
      </w:r>
      <w:r>
        <w:rPr>
          <w:rFonts w:ascii="Times New Roman"/>
        </w:rPr>
        <mc:AlternateContent>
          <mc:Choice Requires="wps">
            <w:drawing>
              <wp:anchor distT="0" distB="0" distL="114300" distR="114300" simplePos="0" relativeHeight="251669504" behindDoc="0" locked="0" layoutInCell="1" allowOverlap="1">
                <wp:simplePos x="0" y="0"/>
                <wp:positionH relativeFrom="column">
                  <wp:posOffset>150495</wp:posOffset>
                </wp:positionH>
                <wp:positionV relativeFrom="paragraph">
                  <wp:posOffset>6769100</wp:posOffset>
                </wp:positionV>
                <wp:extent cx="5830570" cy="0"/>
                <wp:effectExtent l="12065" t="7620" r="5715" b="11430"/>
                <wp:wrapNone/>
                <wp:docPr id="1210270244" name="首页自画框图10"/>
                <wp:cNvGraphicFramePr/>
                <a:graphic xmlns:a="http://schemas.openxmlformats.org/drawingml/2006/main">
                  <a:graphicData uri="http://schemas.microsoft.com/office/word/2010/wordprocessingShape">
                    <wps:wsp>
                      <wps:cNvCnPr>
                        <a:cxnSpLocks noChangeShapeType="1"/>
                      </wps:cNvCnPr>
                      <wps:spPr bwMode="auto">
                        <a:xfrm>
                          <a:off x="0" y="0"/>
                          <a:ext cx="5830570" cy="0"/>
                        </a:xfrm>
                        <a:prstGeom prst="line">
                          <a:avLst/>
                        </a:prstGeom>
                        <a:noFill/>
                        <a:ln w="9525">
                          <a:solidFill>
                            <a:srgbClr val="000000"/>
                          </a:solidFill>
                          <a:round/>
                        </a:ln>
                      </wps:spPr>
                      <wps:bodyPr/>
                    </wps:wsp>
                  </a:graphicData>
                </a:graphic>
              </wp:anchor>
            </w:drawing>
          </mc:Choice>
          <mc:Fallback>
            <w:pict>
              <v:line id="首页自画框图10" o:spid="_x0000_s1026" o:spt="20" style="position:absolute;left:0pt;margin-left:11.85pt;margin-top:533pt;height:0pt;width:459.1pt;z-index:251669504;mso-width-relative:page;mso-height-relative:page;" filled="f" stroked="t" coordsize="21600,21600" o:gfxdata="UEsDBAoAAAAAAIdO4kAAAAAAAAAAAAAAAAAEAAAAZHJzL1BLAwQUAAAACACHTuJAfS6LmNYAAAAM&#10;AQAADwAAAGRycy9kb3ducmV2LnhtbE2PPU/DMBCGdyT+g3VILBW1k6JAQ5wOQDYWCoj1mhxJRHxO&#10;Y/cDfj3HUMF47z16P4rV0Q1qT1PoPVtI5gYUce2bnlsLry/V1S2oEJEbHDyThS8KsCrPzwrMG3/g&#10;Z9qvY6vEhEOOFroYx1zrUHfkMMz9SCy/Dz85jHJOrW4mPIi5G3RqTKYd9iwJHY5031H9ud45C6F6&#10;o231Patn5n3Rekq3D0+PaO3lRWLuQEU6xj8YfutLdSil08bvuAlqsJAuboQU3WSZjBJieZ0sQW1O&#10;ki4L/X9E+QNQSwMEFAAAAAgAh07iQEq9yzb4AQAAtgMAAA4AAABkcnMvZTJvRG9jLnhtbK1TzW4T&#10;MRC+I/EOlu9kN0tDyyqbHhKVS4FKLQ/geL1ZC6/H8jjZ5AXgBRAXTr30wJ0TEm/DT9+CsfNDKZce&#10;2IPl8cx8M983s+PTdWfYSnnUYCs+HOScKSuh1nZR8TdXZ09OOMMgbC0MWFXxjUJ+Onn8aNy7UhXQ&#10;gqmVZwRisexdxdsQXJllKFvVCRyAU5acDfhOBDL9Iqu96Am9M1mR58+yHnztPEiFSK+zrZPvEP1D&#10;AKFptFQzkMtO2bBF9cqIQJSw1Q75JHXbNEqG102DKjBTcWIa0klF6D6PZzYZi3LhhWu13LUgHtLC&#10;PU6d0JaKHqBmIgi29PofqE5LDwhNGEjosi2RpAixGOb3tLlshVOJC0mN7iA6/j9Y+Wp14ZmuaROK&#10;YV4c58XREWdWdDT525uPt9dffr3//PPD1x/X775/+jZMgvUOS8qb2gsfKcu1vXTnIN8iszBthV2o&#10;1PjVxhHIMEqc/ZUSDXRUdt6/hJpixDJAUm/d+C5Cki5snYa0OQxJrQOT9Dg6eZqPjml+cu/LRLlP&#10;dB7DCwUdi5eKG22jfqIUq3MMsRFR7kPis4UzbUzaAWNZX/Hno2KUEhCMrqMzhqFfzKfGs5WIW5S+&#10;xIo8d8M8LG29LWLsjnTkGZcRyznUmwu/F4PGmbrZrV7cl7t2yv7zu01+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H0ui5jWAAAADAEAAA8AAAAAAAAAAQAgAAAAIgAAAGRycy9kb3ducmV2LnhtbFBL&#10;AQIUABQAAAAIAIdO4kBKvcs2+AEAALYDAAAOAAAAAAAAAAEAIAAAACUBAABkcnMvZTJvRG9jLnht&#10;bFBLBQYAAAAABgAGAFkBAACPBQAAAAA=&#10;">
                <v:fill on="f" focussize="0,0"/>
                <v:stroke color="#000000" joinstyle="round"/>
                <v:imagedata o:title=""/>
                <o:lock v:ext="edit" aspectratio="f"/>
              </v:line>
            </w:pict>
          </mc:Fallback>
        </mc:AlternateContent>
      </w:r>
      <w:r>
        <w:rPr>
          <w:rFonts w:ascii="Times New Roman"/>
        </w:rPr>
        <mc:AlternateContent>
          <mc:Choice Requires="wps">
            <w:drawing>
              <wp:anchor distT="0" distB="0" distL="114300" distR="114300" simplePos="0" relativeHeight="251666432" behindDoc="0" locked="0" layoutInCell="1" allowOverlap="1">
                <wp:simplePos x="0" y="0"/>
                <wp:positionH relativeFrom="column">
                  <wp:posOffset>0</wp:posOffset>
                </wp:positionH>
                <wp:positionV relativeFrom="paragraph">
                  <wp:posOffset>1263015</wp:posOffset>
                </wp:positionV>
                <wp:extent cx="6120765" cy="2671445"/>
                <wp:effectExtent l="4445" t="0" r="0" b="0"/>
                <wp:wrapNone/>
                <wp:docPr id="1094507024" name="首页自画框图7"/>
                <wp:cNvGraphicFramePr/>
                <a:graphic xmlns:a="http://schemas.openxmlformats.org/drawingml/2006/main">
                  <a:graphicData uri="http://schemas.microsoft.com/office/word/2010/wordprocessingShape">
                    <wps:wsp>
                      <wps:cNvSpPr txBox="1">
                        <a:spLocks noChangeArrowheads="1"/>
                      </wps:cNvSpPr>
                      <wps:spPr bwMode="auto">
                        <a:xfrm>
                          <a:off x="0" y="0"/>
                          <a:ext cx="6120765" cy="2671445"/>
                        </a:xfrm>
                        <a:prstGeom prst="rect">
                          <a:avLst/>
                        </a:prstGeom>
                        <a:solidFill>
                          <a:srgbClr val="FFFFFF"/>
                        </a:solidFill>
                        <a:ln>
                          <a:noFill/>
                        </a:ln>
                      </wps:spPr>
                      <wps:txbx>
                        <w:txbxContent>
                          <w:p w14:paraId="6981E550">
                            <w:pPr>
                              <w:ind w:firstLine="1044"/>
                              <w:jc w:val="center"/>
                              <w:rPr>
                                <w:rFonts w:hint="eastAsia" w:ascii="黑体" w:eastAsia="黑体"/>
                                <w:b/>
                                <w:sz w:val="52"/>
                              </w:rPr>
                            </w:pPr>
                          </w:p>
                          <w:p w14:paraId="0335C2A5">
                            <w:pPr>
                              <w:pStyle w:val="29"/>
                              <w:spacing w:line="240" w:lineRule="auto"/>
                            </w:pPr>
                            <w:r>
                              <w:rPr>
                                <w:rFonts w:hint="eastAsia"/>
                              </w:rPr>
                              <w:t>通感一体化低压电力线宽带载波通信规约第6部分：检验规范（试行）</w:t>
                            </w:r>
                          </w:p>
                          <w:p w14:paraId="52810E23">
                            <w:pPr>
                              <w:pStyle w:val="29"/>
                              <w:spacing w:line="240" w:lineRule="auto"/>
                              <w:jc w:val="both"/>
                            </w:pPr>
                          </w:p>
                          <w:p w14:paraId="35B5A4CD">
                            <w:pPr>
                              <w:pStyle w:val="29"/>
                            </w:pPr>
                          </w:p>
                          <w:p w14:paraId="67D77E96">
                            <w:pPr>
                              <w:pStyle w:val="29"/>
                              <w:jc w:val="both"/>
                            </w:pPr>
                          </w:p>
                          <w:p w14:paraId="393E23DF">
                            <w:pPr>
                              <w:pStyle w:val="29"/>
                              <w:jc w:val="both"/>
                            </w:pPr>
                          </w:p>
                          <w:p w14:paraId="49235BE9">
                            <w:pPr>
                              <w:spacing w:line="360" w:lineRule="auto"/>
                              <w:jc w:val="center"/>
                              <w:rPr>
                                <w:rFonts w:hint="eastAsia" w:ascii="黑体" w:eastAsia="黑体"/>
                                <w:sz w:val="52"/>
                              </w:rPr>
                            </w:pPr>
                          </w:p>
                        </w:txbxContent>
                      </wps:txbx>
                      <wps:bodyPr rot="0" vert="horz" wrap="square" lIns="0" tIns="0" rIns="91440" bIns="45720" anchor="t" anchorCtr="0" upright="1">
                        <a:noAutofit/>
                      </wps:bodyPr>
                    </wps:wsp>
                  </a:graphicData>
                </a:graphic>
              </wp:anchor>
            </w:drawing>
          </mc:Choice>
          <mc:Fallback>
            <w:pict>
              <v:shape id="首页自画框图7" o:spid="_x0000_s1026" o:spt="202" type="#_x0000_t202" style="position:absolute;left:0pt;margin-left:0pt;margin-top:99.45pt;height:210.35pt;width:481.95pt;z-index:251666432;mso-width-relative:page;mso-height-relative:page;" fillcolor="#FFFFFF" filled="t" stroked="f" coordsize="21600,21600" o:gfxdata="UEsDBAoAAAAAAIdO4kAAAAAAAAAAAAAAAAAEAAAAZHJzL1BLAwQUAAAACACHTuJA/WaKyNgAAAAI&#10;AQAADwAAAGRycy9kb3ducmV2LnhtbE2PwU7DMBBE70j8g7VI3KiTgKwmxOmhohwQQtDwAW68JCnx&#10;OordtOXrWU70trszmn1Trk5uEDNOofekIV0kIJAab3tqNXzWm7sliBANWTN4Qg1nDLCqrq9KU1h/&#10;pA+ct7EVHEKhMBq6GMdCytB06ExY+BGJtS8/ORN5nVppJ3PkcDfILEmUdKYn/tCZEdcdNt/bg9Pw&#10;9L7eb+rsuc3Orw/12xzU/qd50fr2Jk0eQUQ8xX8z/OEzOlTMtPMHskEMGrhI5Gu+zEGwnKt7HnYa&#10;VJorkFUpLwtUv1BLAwQUAAAACACHTuJAhnidbEUCAABIBAAADgAAAGRycy9lMm9Eb2MueG1srVTN&#10;btQwEL4j8Q6W7zTZ1f7QaLNV2aoIqfxIhQfwOs7GIvGYsXeT8gDwAhUXTr1w4M4Jibfhp2/B2Nld&#10;Srn0QA7RjO35Zr7PXzI76pqabRQ6DSbng4OUM2UkFNqscv7q5emDh5w5L0whajAq5xfK8aP5/Xuz&#10;1mZqCBXUhUJGIMZlrc155b3NksTJSjXCHYBVhjZLwEZ4SnGVFChaQm/qZJimk6QFLCyCVM7R6km/&#10;ybeIeBdAKEst1QnIdaOM71FR1cITJVdp6/g8TluWSvrnZemUZ3XOiamPb2pC8TK8k/lMZCsUttJy&#10;O4K4ywi3ODVCG2q6hzoRXrA16n+gGi0RHJT+QEKT9ESiIsRikN7S5rwSVkUuJLWze9Hd/4OVzzYv&#10;kOmCnJAejsbpNB2OODOioZu//vTh+urLr/eff15+/XH17vvHb9OgV2tdRmXnlgp99wg6qo3cnT0D&#10;+doxA4tKmJU6RoS2UqKgeQehMrlR2uO4ALJsn0JB/cTaQwTqSmyCmCQPI3S6q4v9XanOM0mLk8Ew&#10;nU7GnEnaG06mg9FoHHuIbFdu0fnHChoWgpwjmSHCi82Z82Ecke2OhG4Oal2c6rqOCa6WixrZRpBx&#10;TuOzRf/rWG3CYQOhrEcMK5FnoNaT9N2y2+q2hOKCGCP0RqTPkIIK8C1nLZkw5+7NWqDirH5iSLXg&#10;2F2AMTgknsG7MRmNp0NKhJEEkXO/Cxe+d/jaol5V1KG/HwPHpHCpI/dwFf0023nJYFGS7ccQHHwz&#10;j6f+/ADmv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9ZorI2AAAAAgBAAAPAAAAAAAAAAEAIAAA&#10;ACIAAABkcnMvZG93bnJldi54bWxQSwECFAAUAAAACACHTuJAhnidbEUCAABIBAAADgAAAAAAAAAB&#10;ACAAAAAnAQAAZHJzL2Uyb0RvYy54bWxQSwUGAAAAAAYABgBZAQAA3gUAAAAA&#10;">
                <v:fill on="t" focussize="0,0"/>
                <v:stroke on="f"/>
                <v:imagedata o:title=""/>
                <o:lock v:ext="edit" aspectratio="f"/>
                <v:textbox inset="0mm,0mm,2.54mm,1.27mm">
                  <w:txbxContent>
                    <w:p w14:paraId="6981E550">
                      <w:pPr>
                        <w:ind w:firstLine="1044"/>
                        <w:jc w:val="center"/>
                        <w:rPr>
                          <w:rFonts w:hint="eastAsia" w:ascii="黑体" w:eastAsia="黑体"/>
                          <w:b/>
                          <w:sz w:val="52"/>
                        </w:rPr>
                      </w:pPr>
                    </w:p>
                    <w:p w14:paraId="0335C2A5">
                      <w:pPr>
                        <w:pStyle w:val="29"/>
                        <w:spacing w:line="240" w:lineRule="auto"/>
                      </w:pPr>
                      <w:r>
                        <w:rPr>
                          <w:rFonts w:hint="eastAsia"/>
                        </w:rPr>
                        <w:t>通感一体化低压电力线宽带载波通信规约第6部分：检验规范（试行）</w:t>
                      </w:r>
                    </w:p>
                    <w:p w14:paraId="52810E23">
                      <w:pPr>
                        <w:pStyle w:val="29"/>
                        <w:spacing w:line="240" w:lineRule="auto"/>
                        <w:jc w:val="both"/>
                      </w:pPr>
                    </w:p>
                    <w:p w14:paraId="35B5A4CD">
                      <w:pPr>
                        <w:pStyle w:val="29"/>
                      </w:pPr>
                    </w:p>
                    <w:p w14:paraId="67D77E96">
                      <w:pPr>
                        <w:pStyle w:val="29"/>
                        <w:jc w:val="both"/>
                      </w:pPr>
                    </w:p>
                    <w:p w14:paraId="393E23DF">
                      <w:pPr>
                        <w:pStyle w:val="29"/>
                        <w:jc w:val="both"/>
                      </w:pPr>
                    </w:p>
                    <w:p w14:paraId="49235BE9">
                      <w:pPr>
                        <w:spacing w:line="360" w:lineRule="auto"/>
                        <w:jc w:val="center"/>
                        <w:rPr>
                          <w:rFonts w:hint="eastAsia" w:ascii="黑体" w:eastAsia="黑体"/>
                          <w:sz w:val="52"/>
                        </w:rPr>
                      </w:pPr>
                    </w:p>
                  </w:txbxContent>
                </v:textbox>
              </v:shape>
            </w:pict>
          </mc:Fallback>
        </mc:AlternateContent>
      </w:r>
      <w:r>
        <w:rPr>
          <w:rFonts w:ascii="Times New Roman"/>
        </w:rPr>
        <mc:AlternateContent>
          <mc:Choice Requires="wps">
            <w:drawing>
              <wp:anchor distT="0" distB="0" distL="114300" distR="114300" simplePos="0" relativeHeight="251670528" behindDoc="0" locked="0" layoutInCell="1" allowOverlap="1">
                <wp:simplePos x="0" y="0"/>
                <wp:positionH relativeFrom="column">
                  <wp:posOffset>-74930</wp:posOffset>
                </wp:positionH>
                <wp:positionV relativeFrom="paragraph">
                  <wp:posOffset>7089775</wp:posOffset>
                </wp:positionV>
                <wp:extent cx="6120765" cy="360045"/>
                <wp:effectExtent l="0" t="4445" r="0" b="0"/>
                <wp:wrapNone/>
                <wp:docPr id="1420432393" name="首页自画框图11"/>
                <wp:cNvGraphicFramePr/>
                <a:graphic xmlns:a="http://schemas.openxmlformats.org/drawingml/2006/main">
                  <a:graphicData uri="http://schemas.microsoft.com/office/word/2010/wordprocessingShape">
                    <wps:wsp>
                      <wps:cNvSpPr txBox="1">
                        <a:spLocks noChangeArrowheads="1"/>
                      </wps:cNvSpPr>
                      <wps:spPr bwMode="auto">
                        <a:xfrm>
                          <a:off x="0" y="0"/>
                          <a:ext cx="6120765" cy="360045"/>
                        </a:xfrm>
                        <a:prstGeom prst="rect">
                          <a:avLst/>
                        </a:prstGeom>
                        <a:solidFill>
                          <a:srgbClr val="FFFFFF"/>
                        </a:solidFill>
                        <a:ln>
                          <a:noFill/>
                        </a:ln>
                      </wps:spPr>
                      <wps:txbx>
                        <w:txbxContent>
                          <w:p w14:paraId="2733395A">
                            <w:pPr>
                              <w:tabs>
                                <w:tab w:val="left" w:pos="1008"/>
                                <w:tab w:val="left" w:pos="8222"/>
                                <w:tab w:val="left" w:pos="8505"/>
                              </w:tabs>
                              <w:ind w:firstLine="940"/>
                              <w:jc w:val="center"/>
                              <w:rPr>
                                <w:rFonts w:ascii="黑体" w:eastAsia="黑体"/>
                                <w:spacing w:val="20"/>
                                <w:w w:val="135"/>
                                <w:sz w:val="28"/>
                                <w:szCs w:val="28"/>
                                <w:rPrChange w:id="0" w:author="zhangbs" w:date="2026-02-21T16:35:51Z">
                                  <w:rPr>
                                    <w:rFonts w:ascii="黑体" w:eastAsia="黑体"/>
                                    <w:spacing w:val="20"/>
                                    <w:w w:val="135"/>
                                    <w:sz w:val="28"/>
                                  </w:rPr>
                                </w:rPrChange>
                              </w:rPr>
                            </w:pPr>
                            <w:r>
                              <w:rPr>
                                <w:rFonts w:hint="eastAsia" w:ascii="黑体" w:eastAsia="黑体"/>
                                <w:spacing w:val="20"/>
                                <w:w w:val="135"/>
                                <w:sz w:val="28"/>
                                <w:szCs w:val="28"/>
                                <w:rPrChange w:id="1" w:author="zhangbs" w:date="2026-02-21T16:35:51Z">
                                  <w:rPr>
                                    <w:rFonts w:hint="eastAsia" w:ascii="黑体" w:eastAsia="黑体"/>
                                    <w:spacing w:val="20"/>
                                    <w:w w:val="135"/>
                                    <w:sz w:val="32"/>
                                  </w:rPr>
                                </w:rPrChange>
                              </w:rPr>
                              <w:t>中国南方电网有限责任公司</w:t>
                            </w:r>
                            <w:r>
                              <w:rPr>
                                <w:rFonts w:hint="eastAsia" w:ascii="黑体" w:eastAsia="黑体"/>
                                <w:spacing w:val="20"/>
                                <w:w w:val="135"/>
                                <w:sz w:val="28"/>
                                <w:szCs w:val="28"/>
                                <w:rPrChange w:id="2" w:author="zhangbs" w:date="2026-02-21T16:35:51Z">
                                  <w:rPr>
                                    <w:rFonts w:hint="eastAsia" w:ascii="黑体" w:eastAsia="黑体"/>
                                    <w:spacing w:val="20"/>
                                    <w:w w:val="135"/>
                                    <w:sz w:val="28"/>
                                  </w:rPr>
                                </w:rPrChange>
                              </w:rPr>
                              <w:t xml:space="preserve">  </w:t>
                            </w:r>
                            <w:r>
                              <w:rPr>
                                <w:rFonts w:hint="eastAsia" w:ascii="黑体" w:eastAsia="黑体"/>
                                <w:sz w:val="28"/>
                                <w:szCs w:val="28"/>
                                <w:rPrChange w:id="3" w:author="zhangbs" w:date="2026-02-21T16:35:51Z">
                                  <w:rPr>
                                    <w:rFonts w:hint="eastAsia" w:ascii="黑体" w:eastAsia="黑体"/>
                                    <w:sz w:val="28"/>
                                  </w:rPr>
                                </w:rPrChange>
                              </w:rPr>
                              <w:t>发</w:t>
                            </w:r>
                            <w:r>
                              <w:rPr>
                                <w:rFonts w:hint="eastAsia" w:ascii="黑体" w:eastAsia="黑体"/>
                                <w:sz w:val="28"/>
                                <w:szCs w:val="28"/>
                                <w:rPrChange w:id="4" w:author="zhangbs" w:date="2026-02-21T16:35:51Z">
                                  <w:rPr>
                                    <w:rFonts w:hint="eastAsia" w:ascii="黑体" w:eastAsia="黑体"/>
                                    <w:sz w:val="10"/>
                                  </w:rPr>
                                </w:rPrChange>
                              </w:rPr>
                              <w:t xml:space="preserve"> </w:t>
                            </w:r>
                            <w:r>
                              <w:rPr>
                                <w:rFonts w:hint="eastAsia" w:ascii="黑体" w:eastAsia="黑体"/>
                                <w:sz w:val="28"/>
                                <w:szCs w:val="28"/>
                                <w:rPrChange w:id="5" w:author="zhangbs" w:date="2026-02-21T16:35:51Z">
                                  <w:rPr>
                                    <w:rFonts w:hint="eastAsia" w:ascii="黑体" w:eastAsia="黑体"/>
                                    <w:sz w:val="28"/>
                                  </w:rPr>
                                </w:rPrChange>
                              </w:rPr>
                              <w:t>布</w:t>
                            </w:r>
                          </w:p>
                        </w:txbxContent>
                      </wps:txbx>
                      <wps:bodyPr rot="0" vert="horz" wrap="square" lIns="0" tIns="0" rIns="91440" bIns="45720" anchor="t" anchorCtr="0" upright="1">
                        <a:noAutofit/>
                      </wps:bodyPr>
                    </wps:wsp>
                  </a:graphicData>
                </a:graphic>
              </wp:anchor>
            </w:drawing>
          </mc:Choice>
          <mc:Fallback>
            <w:pict>
              <v:shape id="首页自画框图11" o:spid="_x0000_s1026" o:spt="202" type="#_x0000_t202" style="position:absolute;left:0pt;margin-left:-5.9pt;margin-top:558.25pt;height:28.35pt;width:481.95pt;z-index:251670528;mso-width-relative:page;mso-height-relative:page;" fillcolor="#FFFFFF" filled="t" stroked="f" coordsize="21600,21600" o:gfxdata="UEsDBAoAAAAAAIdO4kAAAAAAAAAAAAAAAAAEAAAAZHJzL1BLAwQUAAAACACHTuJAz55xHdsAAAAN&#10;AQAADwAAAGRycy9kb3ducmV2LnhtbE2PwU7DMBBE70j8g7VI3FrHhgYIcXqoKAeEEDR8gJssSUq8&#10;jmI3bfl6tic4zs5o5m2+PLpeTDiGzpMBNU9AIFW+7qgx8FmuZ/cgQrRU294TGjhhgGVxeZHbrPYH&#10;+sBpExvBJRQya6CNccikDFWLzoa5H5DY+/Kjs5Hl2Mh6tAcud73USZJKZzvihdYOuGqx+t7snYGn&#10;99VuXernRp9eb8u3KaS7n+rFmOsrlTyCiHiMf2E44zM6FMy09Xuqg+gNzJRi9MiGUukCBEceFlqB&#10;2J5PdzcaZJHL/18Uv1BLAwQUAAAACACHTuJAMmJ/4EUCAABIBAAADgAAAGRycy9lMm9Eb2MueG1s&#10;rVTNbtNAEL4j8Q6rvRM7P01pFKcqqYKQyo9UeIDNeh2vsHeW2U3s8gD0BRAXTr1w4M4Jibfhp2/B&#10;7DoJpVx6wAdrZnfmm/m+GXt63NYV2yh0GkzG+72UM2Uk5NqsMv7q5eLBQ86cFyYXFRiV8Qvl+PHs&#10;/r1pYydqACVUuUJGIMZNGpvx0ns7SRInS1UL1wOrDF0WgLXw5OIqyVE0hF5XySBNx0kDmFsEqZyj&#10;09Pukm8R8S6AUBRaqlOQ61oZ36GiqoQnSq7U1vFZ7LYolPTPi8Ipz6qME1Mf31SE7GV4J7OpmKxQ&#10;2FLLbQviLi3c4lQLbajoHupUeMHWqP+BqrVEcFD4noQ66YhERYhFP72lzXkprIpcSGpn96K7/wcr&#10;n21eINM5bcJokI6Gg+HRkDMjapr89acP11dffl1+/vn+64+rd98/fuv3g2CNdRPKO7eU6dtH0FJy&#10;JO/sGcjXjhmYl8Ks1AkiNKUSOTUcM5MbqR2OCyDL5inkVFCsPUSgtsA6qEn6MEKnYV3sh6VazyQd&#10;jvuD9HB8wJmku+E4TUcHoblETHbZFp1/rKBmwcg40jJEdLE5c74L3YWEYg4qnS90VUUHV8t5hWwj&#10;aHEW8dmi/xVWmRBsIKR1iOEk0gzMOo6+XbZb2ZaQXxBhhG4R6TMkowR8y1lDS5hx92YtUHFWPTEk&#10;WtjYnYHROOqPRmF3ozM6OByQI4wkiIz7nTn33YavLepVSRW68Rg4IYELHbmHSXTdbPulBYvqbT+G&#10;sME3/Rj15wcw+w1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DPnnEd2wAAAA0BAAAPAAAAAAAAAAEA&#10;IAAAACIAAABkcnMvZG93bnJldi54bWxQSwECFAAUAAAACACHTuJAMmJ/4EUCAABIBAAADgAAAAAA&#10;AAABACAAAAAqAQAAZHJzL2Uyb0RvYy54bWxQSwUGAAAAAAYABgBZAQAA4QUAAAAA&#10;">
                <v:fill on="t" focussize="0,0"/>
                <v:stroke on="f"/>
                <v:imagedata o:title=""/>
                <o:lock v:ext="edit" aspectratio="f"/>
                <v:textbox inset="0mm,0mm,2.54mm,1.27mm">
                  <w:txbxContent>
                    <w:p w14:paraId="2733395A">
                      <w:pPr>
                        <w:tabs>
                          <w:tab w:val="left" w:pos="1008"/>
                          <w:tab w:val="left" w:pos="8222"/>
                          <w:tab w:val="left" w:pos="8505"/>
                        </w:tabs>
                        <w:ind w:firstLine="940"/>
                        <w:jc w:val="center"/>
                        <w:rPr>
                          <w:rFonts w:ascii="黑体" w:eastAsia="黑体"/>
                          <w:spacing w:val="20"/>
                          <w:w w:val="135"/>
                          <w:sz w:val="28"/>
                          <w:szCs w:val="28"/>
                          <w:rPrChange w:id="6" w:author="zhangbs" w:date="2026-02-21T16:35:51Z">
                            <w:rPr>
                              <w:rFonts w:ascii="黑体" w:eastAsia="黑体"/>
                              <w:spacing w:val="20"/>
                              <w:w w:val="135"/>
                              <w:sz w:val="28"/>
                            </w:rPr>
                          </w:rPrChange>
                        </w:rPr>
                      </w:pPr>
                      <w:r>
                        <w:rPr>
                          <w:rFonts w:hint="eastAsia" w:ascii="黑体" w:eastAsia="黑体"/>
                          <w:spacing w:val="20"/>
                          <w:w w:val="135"/>
                          <w:sz w:val="28"/>
                          <w:szCs w:val="28"/>
                          <w:rPrChange w:id="7" w:author="zhangbs" w:date="2026-02-21T16:35:51Z">
                            <w:rPr>
                              <w:rFonts w:hint="eastAsia" w:ascii="黑体" w:eastAsia="黑体"/>
                              <w:spacing w:val="20"/>
                              <w:w w:val="135"/>
                              <w:sz w:val="32"/>
                            </w:rPr>
                          </w:rPrChange>
                        </w:rPr>
                        <w:t>中国南方电网有限责任公司</w:t>
                      </w:r>
                      <w:r>
                        <w:rPr>
                          <w:rFonts w:hint="eastAsia" w:ascii="黑体" w:eastAsia="黑体"/>
                          <w:spacing w:val="20"/>
                          <w:w w:val="135"/>
                          <w:sz w:val="28"/>
                          <w:szCs w:val="28"/>
                          <w:rPrChange w:id="8" w:author="zhangbs" w:date="2026-02-21T16:35:51Z">
                            <w:rPr>
                              <w:rFonts w:hint="eastAsia" w:ascii="黑体" w:eastAsia="黑体"/>
                              <w:spacing w:val="20"/>
                              <w:w w:val="135"/>
                              <w:sz w:val="28"/>
                            </w:rPr>
                          </w:rPrChange>
                        </w:rPr>
                        <w:t xml:space="preserve">  </w:t>
                      </w:r>
                      <w:r>
                        <w:rPr>
                          <w:rFonts w:hint="eastAsia" w:ascii="黑体" w:eastAsia="黑体"/>
                          <w:sz w:val="28"/>
                          <w:szCs w:val="28"/>
                          <w:rPrChange w:id="9" w:author="zhangbs" w:date="2026-02-21T16:35:51Z">
                            <w:rPr>
                              <w:rFonts w:hint="eastAsia" w:ascii="黑体" w:eastAsia="黑体"/>
                              <w:sz w:val="28"/>
                            </w:rPr>
                          </w:rPrChange>
                        </w:rPr>
                        <w:t>发</w:t>
                      </w:r>
                      <w:r>
                        <w:rPr>
                          <w:rFonts w:hint="eastAsia" w:ascii="黑体" w:eastAsia="黑体"/>
                          <w:sz w:val="28"/>
                          <w:szCs w:val="28"/>
                          <w:rPrChange w:id="10" w:author="zhangbs" w:date="2026-02-21T16:35:51Z">
                            <w:rPr>
                              <w:rFonts w:hint="eastAsia" w:ascii="黑体" w:eastAsia="黑体"/>
                              <w:sz w:val="10"/>
                            </w:rPr>
                          </w:rPrChange>
                        </w:rPr>
                        <w:t xml:space="preserve"> </w:t>
                      </w:r>
                      <w:r>
                        <w:rPr>
                          <w:rFonts w:hint="eastAsia" w:ascii="黑体" w:eastAsia="黑体"/>
                          <w:sz w:val="28"/>
                          <w:szCs w:val="28"/>
                          <w:rPrChange w:id="11" w:author="zhangbs" w:date="2026-02-21T16:35:51Z">
                            <w:rPr>
                              <w:rFonts w:hint="eastAsia" w:ascii="黑体" w:eastAsia="黑体"/>
                              <w:sz w:val="28"/>
                            </w:rPr>
                          </w:rPrChange>
                        </w:rPr>
                        <w:t>布</w:t>
                      </w:r>
                    </w:p>
                  </w:txbxContent>
                </v:textbox>
              </v:shape>
            </w:pict>
          </mc:Fallback>
        </mc:AlternateContent>
      </w:r>
    </w:p>
    <w:p w14:paraId="6B2F9871">
      <w:pPr>
        <w:pStyle w:val="21"/>
        <w:tabs>
          <w:tab w:val="right" w:leader="dot" w:pos="9346"/>
        </w:tabs>
        <w:adjustRightInd w:val="0"/>
        <w:snapToGrid w:val="0"/>
        <w:spacing w:before="0" w:after="0"/>
        <w:jc w:val="center"/>
        <w:rPr>
          <w:rFonts w:ascii="黑体" w:hAnsi="黑体" w:eastAsia="黑体"/>
          <w:b w:val="0"/>
          <w:sz w:val="32"/>
          <w:szCs w:val="32"/>
        </w:rPr>
      </w:pPr>
      <w:bookmarkStart w:id="0" w:name="_Toc473021448"/>
      <w:bookmarkStart w:id="1" w:name="_Toc487042842"/>
      <w:bookmarkStart w:id="2" w:name="_Toc497913548"/>
      <w:r>
        <w:rPr>
          <w:rFonts w:ascii="黑体" w:hAnsi="黑体" w:eastAsia="黑体"/>
          <w:b w:val="0"/>
          <w:sz w:val="32"/>
          <w:szCs w:val="32"/>
        </w:rPr>
        <w:t>目  次</w:t>
      </w:r>
      <w:bookmarkEnd w:id="0"/>
      <w:bookmarkEnd w:id="1"/>
      <w:bookmarkEnd w:id="2"/>
    </w:p>
    <w:p w14:paraId="59785511">
      <w:pPr>
        <w:pStyle w:val="21"/>
        <w:tabs>
          <w:tab w:val="right" w:leader="dot" w:pos="9356"/>
        </w:tabs>
        <w:adjustRightInd w:val="0"/>
        <w:snapToGrid w:val="0"/>
        <w:spacing w:before="0" w:after="0"/>
        <w:rPr>
          <w:rFonts w:hint="eastAsia" w:ascii="宋体" w:hAnsi="宋体" w:cs="宋体"/>
          <w:b w:val="0"/>
          <w:sz w:val="21"/>
          <w:szCs w:val="21"/>
        </w:rPr>
      </w:pPr>
      <w:r>
        <w:rPr>
          <w:rFonts w:hint="eastAsia" w:ascii="宋体" w:hAnsi="宋体" w:cs="宋体"/>
          <w:b w:val="0"/>
          <w:bCs w:val="0"/>
          <w:caps w:val="0"/>
          <w:sz w:val="21"/>
          <w:szCs w:val="21"/>
        </w:rPr>
        <w:fldChar w:fldCharType="begin"/>
      </w:r>
      <w:r>
        <w:rPr>
          <w:rFonts w:hint="eastAsia" w:ascii="宋体" w:hAnsi="宋体" w:cs="宋体"/>
          <w:b w:val="0"/>
          <w:bCs w:val="0"/>
          <w:caps w:val="0"/>
          <w:sz w:val="21"/>
          <w:szCs w:val="21"/>
        </w:rPr>
        <w:instrText xml:space="preserve"> TOC \o "1-1" \h \z \u </w:instrText>
      </w:r>
      <w:r>
        <w:rPr>
          <w:rFonts w:hint="eastAsia" w:ascii="宋体" w:hAnsi="宋体" w:cs="宋体"/>
          <w:b w:val="0"/>
          <w:bCs w:val="0"/>
          <w:caps w:val="0"/>
          <w:sz w:val="21"/>
          <w:szCs w:val="21"/>
        </w:rPr>
        <w:fldChar w:fldCharType="separate"/>
      </w:r>
      <w:r>
        <w:fldChar w:fldCharType="begin"/>
      </w:r>
      <w:r>
        <w:instrText xml:space="preserve"> HYPERLINK \l "_Toc7608" </w:instrText>
      </w:r>
      <w:r>
        <w:fldChar w:fldCharType="separate"/>
      </w:r>
      <w:r>
        <w:rPr>
          <w:rFonts w:hint="eastAsia" w:ascii="宋体" w:hAnsi="宋体" w:cs="宋体"/>
          <w:b w:val="0"/>
          <w:sz w:val="21"/>
          <w:szCs w:val="21"/>
        </w:rPr>
        <w:t>1 范围</w:t>
      </w:r>
      <w:r>
        <w:rPr>
          <w:rFonts w:hint="eastAsia" w:ascii="宋体" w:hAnsi="宋体" w:cs="宋体"/>
          <w:b w:val="0"/>
          <w:sz w:val="21"/>
          <w:szCs w:val="21"/>
        </w:rPr>
        <w:tab/>
      </w:r>
      <w:r>
        <w:rPr>
          <w:rFonts w:hint="eastAsia" w:ascii="宋体" w:hAnsi="宋体" w:cs="宋体"/>
          <w:b w:val="0"/>
          <w:sz w:val="21"/>
          <w:szCs w:val="21"/>
        </w:rPr>
        <w:fldChar w:fldCharType="begin"/>
      </w:r>
      <w:r>
        <w:rPr>
          <w:rFonts w:hint="eastAsia" w:ascii="宋体" w:hAnsi="宋体" w:cs="宋体"/>
          <w:b w:val="0"/>
          <w:sz w:val="21"/>
          <w:szCs w:val="21"/>
        </w:rPr>
        <w:instrText xml:space="preserve"> PAGEREF _Toc7608 </w:instrText>
      </w:r>
      <w:r>
        <w:rPr>
          <w:rFonts w:hint="eastAsia" w:ascii="宋体" w:hAnsi="宋体" w:cs="宋体"/>
          <w:b w:val="0"/>
          <w:sz w:val="21"/>
          <w:szCs w:val="21"/>
        </w:rPr>
        <w:fldChar w:fldCharType="separate"/>
      </w:r>
      <w:r>
        <w:rPr>
          <w:rFonts w:hint="eastAsia" w:ascii="宋体" w:hAnsi="宋体" w:cs="宋体"/>
          <w:b w:val="0"/>
          <w:sz w:val="21"/>
          <w:szCs w:val="21"/>
        </w:rPr>
        <w:t>1</w:t>
      </w:r>
      <w:r>
        <w:rPr>
          <w:rFonts w:hint="eastAsia" w:ascii="宋体" w:hAnsi="宋体" w:cs="宋体"/>
          <w:b w:val="0"/>
          <w:sz w:val="21"/>
          <w:szCs w:val="21"/>
        </w:rPr>
        <w:fldChar w:fldCharType="end"/>
      </w:r>
      <w:r>
        <w:rPr>
          <w:rFonts w:hint="eastAsia" w:ascii="宋体" w:hAnsi="宋体" w:cs="宋体"/>
          <w:b w:val="0"/>
          <w:sz w:val="21"/>
          <w:szCs w:val="21"/>
        </w:rPr>
        <w:fldChar w:fldCharType="end"/>
      </w:r>
    </w:p>
    <w:p w14:paraId="72D1877E">
      <w:pPr>
        <w:pStyle w:val="21"/>
        <w:tabs>
          <w:tab w:val="right" w:leader="dot" w:pos="9356"/>
        </w:tabs>
        <w:adjustRightInd w:val="0"/>
        <w:snapToGrid w:val="0"/>
        <w:spacing w:before="0" w:after="0"/>
        <w:rPr>
          <w:rFonts w:hint="eastAsia" w:ascii="宋体" w:hAnsi="宋体" w:cs="宋体"/>
          <w:b w:val="0"/>
          <w:sz w:val="21"/>
          <w:szCs w:val="21"/>
        </w:rPr>
      </w:pPr>
      <w:r>
        <w:fldChar w:fldCharType="begin"/>
      </w:r>
      <w:r>
        <w:instrText xml:space="preserve"> HYPERLINK \l "_Toc512" </w:instrText>
      </w:r>
      <w:r>
        <w:fldChar w:fldCharType="separate"/>
      </w:r>
      <w:r>
        <w:rPr>
          <w:rFonts w:hint="eastAsia" w:ascii="宋体" w:hAnsi="宋体" w:cs="宋体"/>
          <w:b w:val="0"/>
          <w:sz w:val="21"/>
          <w:szCs w:val="21"/>
        </w:rPr>
        <w:t>2 规范性引用文件</w:t>
      </w:r>
      <w:r>
        <w:rPr>
          <w:rFonts w:hint="eastAsia" w:ascii="宋体" w:hAnsi="宋体" w:cs="宋体"/>
          <w:b w:val="0"/>
          <w:sz w:val="21"/>
          <w:szCs w:val="21"/>
        </w:rPr>
        <w:tab/>
      </w:r>
      <w:r>
        <w:rPr>
          <w:rFonts w:hint="eastAsia" w:ascii="宋体" w:hAnsi="宋体" w:cs="宋体"/>
          <w:b w:val="0"/>
          <w:sz w:val="21"/>
          <w:szCs w:val="21"/>
        </w:rPr>
        <w:fldChar w:fldCharType="begin"/>
      </w:r>
      <w:r>
        <w:rPr>
          <w:rFonts w:hint="eastAsia" w:ascii="宋体" w:hAnsi="宋体" w:cs="宋体"/>
          <w:b w:val="0"/>
          <w:sz w:val="21"/>
          <w:szCs w:val="21"/>
        </w:rPr>
        <w:instrText xml:space="preserve"> PAGEREF _Toc512 </w:instrText>
      </w:r>
      <w:r>
        <w:rPr>
          <w:rFonts w:hint="eastAsia" w:ascii="宋体" w:hAnsi="宋体" w:cs="宋体"/>
          <w:b w:val="0"/>
          <w:sz w:val="21"/>
          <w:szCs w:val="21"/>
        </w:rPr>
        <w:fldChar w:fldCharType="separate"/>
      </w:r>
      <w:r>
        <w:rPr>
          <w:rFonts w:hint="eastAsia" w:ascii="宋体" w:hAnsi="宋体" w:cs="宋体"/>
          <w:b w:val="0"/>
          <w:sz w:val="21"/>
          <w:szCs w:val="21"/>
        </w:rPr>
        <w:t>1</w:t>
      </w:r>
      <w:r>
        <w:rPr>
          <w:rFonts w:hint="eastAsia" w:ascii="宋体" w:hAnsi="宋体" w:cs="宋体"/>
          <w:b w:val="0"/>
          <w:sz w:val="21"/>
          <w:szCs w:val="21"/>
        </w:rPr>
        <w:fldChar w:fldCharType="end"/>
      </w:r>
      <w:r>
        <w:rPr>
          <w:rFonts w:hint="eastAsia" w:ascii="宋体" w:hAnsi="宋体" w:cs="宋体"/>
          <w:b w:val="0"/>
          <w:sz w:val="21"/>
          <w:szCs w:val="21"/>
        </w:rPr>
        <w:fldChar w:fldCharType="end"/>
      </w:r>
    </w:p>
    <w:p w14:paraId="24C43150">
      <w:pPr>
        <w:pStyle w:val="21"/>
        <w:tabs>
          <w:tab w:val="right" w:leader="dot" w:pos="9356"/>
        </w:tabs>
        <w:adjustRightInd w:val="0"/>
        <w:snapToGrid w:val="0"/>
        <w:spacing w:before="0" w:after="0"/>
        <w:rPr>
          <w:rFonts w:hint="eastAsia" w:ascii="宋体" w:hAnsi="宋体" w:cs="宋体"/>
          <w:b w:val="0"/>
          <w:sz w:val="21"/>
          <w:szCs w:val="21"/>
        </w:rPr>
      </w:pPr>
      <w:r>
        <w:fldChar w:fldCharType="begin"/>
      </w:r>
      <w:r>
        <w:instrText xml:space="preserve"> HYPERLINK \l "_Toc4015" </w:instrText>
      </w:r>
      <w:r>
        <w:fldChar w:fldCharType="separate"/>
      </w:r>
      <w:r>
        <w:rPr>
          <w:rFonts w:hint="eastAsia" w:ascii="宋体" w:hAnsi="宋体" w:cs="宋体"/>
          <w:b w:val="0"/>
          <w:sz w:val="21"/>
          <w:szCs w:val="21"/>
        </w:rPr>
        <w:t>3 术语和定义</w:t>
      </w:r>
      <w:r>
        <w:rPr>
          <w:rFonts w:hint="eastAsia" w:ascii="宋体" w:hAnsi="宋体" w:cs="宋体"/>
          <w:b w:val="0"/>
          <w:sz w:val="21"/>
          <w:szCs w:val="21"/>
        </w:rPr>
        <w:tab/>
      </w:r>
      <w:r>
        <w:rPr>
          <w:rFonts w:hint="eastAsia" w:ascii="宋体" w:hAnsi="宋体" w:cs="宋体"/>
          <w:b w:val="0"/>
          <w:sz w:val="21"/>
          <w:szCs w:val="21"/>
        </w:rPr>
        <w:fldChar w:fldCharType="begin"/>
      </w:r>
      <w:r>
        <w:rPr>
          <w:rFonts w:hint="eastAsia" w:ascii="宋体" w:hAnsi="宋体" w:cs="宋体"/>
          <w:b w:val="0"/>
          <w:sz w:val="21"/>
          <w:szCs w:val="21"/>
        </w:rPr>
        <w:instrText xml:space="preserve"> PAGEREF _Toc4015 </w:instrText>
      </w:r>
      <w:r>
        <w:rPr>
          <w:rFonts w:hint="eastAsia" w:ascii="宋体" w:hAnsi="宋体" w:cs="宋体"/>
          <w:b w:val="0"/>
          <w:sz w:val="21"/>
          <w:szCs w:val="21"/>
        </w:rPr>
        <w:fldChar w:fldCharType="separate"/>
      </w:r>
      <w:r>
        <w:rPr>
          <w:rFonts w:hint="eastAsia" w:ascii="宋体" w:hAnsi="宋体" w:cs="宋体"/>
          <w:b w:val="0"/>
          <w:sz w:val="21"/>
          <w:szCs w:val="21"/>
        </w:rPr>
        <w:t>1</w:t>
      </w:r>
      <w:r>
        <w:rPr>
          <w:rFonts w:hint="eastAsia" w:ascii="宋体" w:hAnsi="宋体" w:cs="宋体"/>
          <w:b w:val="0"/>
          <w:sz w:val="21"/>
          <w:szCs w:val="21"/>
        </w:rPr>
        <w:fldChar w:fldCharType="end"/>
      </w:r>
      <w:r>
        <w:rPr>
          <w:rFonts w:hint="eastAsia" w:ascii="宋体" w:hAnsi="宋体" w:cs="宋体"/>
          <w:b w:val="0"/>
          <w:sz w:val="21"/>
          <w:szCs w:val="21"/>
        </w:rPr>
        <w:fldChar w:fldCharType="end"/>
      </w:r>
    </w:p>
    <w:p w14:paraId="1E705628">
      <w:pPr>
        <w:pStyle w:val="21"/>
        <w:tabs>
          <w:tab w:val="right" w:leader="dot" w:pos="9356"/>
        </w:tabs>
        <w:adjustRightInd w:val="0"/>
        <w:snapToGrid w:val="0"/>
        <w:spacing w:before="0" w:after="0"/>
        <w:rPr>
          <w:rFonts w:hint="eastAsia" w:ascii="宋体" w:hAnsi="宋体" w:cs="宋体"/>
          <w:b w:val="0"/>
          <w:sz w:val="21"/>
          <w:szCs w:val="21"/>
        </w:rPr>
      </w:pPr>
      <w:r>
        <w:fldChar w:fldCharType="begin"/>
      </w:r>
      <w:r>
        <w:instrText xml:space="preserve"> HYPERLINK \l "_Toc189" </w:instrText>
      </w:r>
      <w:r>
        <w:fldChar w:fldCharType="separate"/>
      </w:r>
      <w:r>
        <w:rPr>
          <w:rFonts w:hint="eastAsia" w:ascii="宋体" w:hAnsi="宋体" w:cs="宋体"/>
          <w:b w:val="0"/>
          <w:sz w:val="21"/>
          <w:szCs w:val="21"/>
        </w:rPr>
        <w:t>4 检验规范</w:t>
      </w:r>
      <w:r>
        <w:rPr>
          <w:rFonts w:hint="eastAsia" w:ascii="宋体" w:hAnsi="宋体" w:cs="宋体"/>
          <w:b w:val="0"/>
          <w:sz w:val="21"/>
          <w:szCs w:val="21"/>
        </w:rPr>
        <w:tab/>
      </w:r>
      <w:r>
        <w:rPr>
          <w:rFonts w:hint="eastAsia" w:ascii="宋体" w:hAnsi="宋体" w:cs="宋体"/>
          <w:b w:val="0"/>
          <w:sz w:val="21"/>
          <w:szCs w:val="21"/>
        </w:rPr>
        <w:fldChar w:fldCharType="begin"/>
      </w:r>
      <w:r>
        <w:rPr>
          <w:rFonts w:hint="eastAsia" w:ascii="宋体" w:hAnsi="宋体" w:cs="宋体"/>
          <w:b w:val="0"/>
          <w:sz w:val="21"/>
          <w:szCs w:val="21"/>
        </w:rPr>
        <w:instrText xml:space="preserve"> PAGEREF _Toc189 </w:instrText>
      </w:r>
      <w:r>
        <w:rPr>
          <w:rFonts w:hint="eastAsia" w:ascii="宋体" w:hAnsi="宋体" w:cs="宋体"/>
          <w:b w:val="0"/>
          <w:sz w:val="21"/>
          <w:szCs w:val="21"/>
        </w:rPr>
        <w:fldChar w:fldCharType="separate"/>
      </w:r>
      <w:r>
        <w:rPr>
          <w:rFonts w:hint="eastAsia" w:ascii="宋体" w:hAnsi="宋体" w:cs="宋体"/>
          <w:b w:val="0"/>
          <w:sz w:val="21"/>
          <w:szCs w:val="21"/>
        </w:rPr>
        <w:t>1</w:t>
      </w:r>
      <w:r>
        <w:rPr>
          <w:rFonts w:hint="eastAsia" w:ascii="宋体" w:hAnsi="宋体" w:cs="宋体"/>
          <w:b w:val="0"/>
          <w:sz w:val="21"/>
          <w:szCs w:val="21"/>
        </w:rPr>
        <w:fldChar w:fldCharType="end"/>
      </w:r>
      <w:r>
        <w:rPr>
          <w:rFonts w:hint="eastAsia" w:ascii="宋体" w:hAnsi="宋体" w:cs="宋体"/>
          <w:b w:val="0"/>
          <w:sz w:val="21"/>
          <w:szCs w:val="21"/>
        </w:rPr>
        <w:fldChar w:fldCharType="end"/>
      </w:r>
    </w:p>
    <w:p w14:paraId="184075BB">
      <w:pPr>
        <w:pStyle w:val="21"/>
        <w:tabs>
          <w:tab w:val="right" w:leader="dot" w:pos="9356"/>
        </w:tabs>
        <w:adjustRightInd w:val="0"/>
        <w:snapToGrid w:val="0"/>
        <w:spacing w:before="0" w:after="0"/>
        <w:rPr>
          <w:rFonts w:hint="eastAsia" w:ascii="宋体" w:hAnsi="宋体" w:cs="宋体"/>
          <w:b w:val="0"/>
          <w:sz w:val="21"/>
          <w:szCs w:val="21"/>
        </w:rPr>
      </w:pPr>
      <w:r>
        <w:fldChar w:fldCharType="begin"/>
      </w:r>
      <w:r>
        <w:instrText xml:space="preserve"> HYPERLINK \l "_Toc16944" </w:instrText>
      </w:r>
      <w:r>
        <w:fldChar w:fldCharType="separate"/>
      </w:r>
      <w:r>
        <w:rPr>
          <w:rFonts w:hint="eastAsia" w:ascii="宋体" w:hAnsi="宋体" w:cs="宋体"/>
          <w:b w:val="0"/>
          <w:sz w:val="21"/>
          <w:szCs w:val="21"/>
        </w:rPr>
        <w:t>编制说明</w:t>
      </w:r>
      <w:r>
        <w:rPr>
          <w:rFonts w:hint="eastAsia" w:ascii="宋体" w:hAnsi="宋体" w:cs="宋体"/>
          <w:b w:val="0"/>
          <w:sz w:val="21"/>
          <w:szCs w:val="21"/>
        </w:rPr>
        <w:tab/>
      </w:r>
      <w:r>
        <w:rPr>
          <w:rFonts w:hint="eastAsia" w:ascii="宋体" w:hAnsi="宋体" w:cs="宋体"/>
          <w:b w:val="0"/>
          <w:sz w:val="21"/>
          <w:szCs w:val="21"/>
        </w:rPr>
        <w:fldChar w:fldCharType="begin"/>
      </w:r>
      <w:r>
        <w:rPr>
          <w:rFonts w:hint="eastAsia" w:ascii="宋体" w:hAnsi="宋体" w:cs="宋体"/>
          <w:b w:val="0"/>
          <w:sz w:val="21"/>
          <w:szCs w:val="21"/>
        </w:rPr>
        <w:instrText xml:space="preserve"> PAGEREF _Toc16944 </w:instrText>
      </w:r>
      <w:r>
        <w:rPr>
          <w:rFonts w:hint="eastAsia" w:ascii="宋体" w:hAnsi="宋体" w:cs="宋体"/>
          <w:b w:val="0"/>
          <w:sz w:val="21"/>
          <w:szCs w:val="21"/>
        </w:rPr>
        <w:fldChar w:fldCharType="separate"/>
      </w:r>
      <w:r>
        <w:rPr>
          <w:rFonts w:hint="eastAsia" w:ascii="宋体" w:hAnsi="宋体" w:cs="宋体"/>
          <w:b w:val="0"/>
          <w:sz w:val="21"/>
          <w:szCs w:val="21"/>
        </w:rPr>
        <w:t>26</w:t>
      </w:r>
      <w:r>
        <w:rPr>
          <w:rFonts w:hint="eastAsia" w:ascii="宋体" w:hAnsi="宋体" w:cs="宋体"/>
          <w:b w:val="0"/>
          <w:sz w:val="21"/>
          <w:szCs w:val="21"/>
        </w:rPr>
        <w:fldChar w:fldCharType="end"/>
      </w:r>
      <w:r>
        <w:rPr>
          <w:rFonts w:hint="eastAsia" w:ascii="宋体" w:hAnsi="宋体" w:cs="宋体"/>
          <w:b w:val="0"/>
          <w:sz w:val="21"/>
          <w:szCs w:val="21"/>
        </w:rPr>
        <w:fldChar w:fldCharType="end"/>
      </w:r>
    </w:p>
    <w:p w14:paraId="071A6256">
      <w:pPr>
        <w:pStyle w:val="21"/>
        <w:tabs>
          <w:tab w:val="left" w:pos="420"/>
          <w:tab w:val="right" w:leader="dot" w:pos="9346"/>
        </w:tabs>
        <w:adjustRightInd w:val="0"/>
        <w:snapToGrid w:val="0"/>
        <w:spacing w:before="0" w:after="0"/>
        <w:sectPr>
          <w:headerReference r:id="rId13" w:type="first"/>
          <w:footerReference r:id="rId16" w:type="first"/>
          <w:headerReference r:id="rId11" w:type="default"/>
          <w:footerReference r:id="rId14" w:type="default"/>
          <w:headerReference r:id="rId12" w:type="even"/>
          <w:footerReference r:id="rId15" w:type="even"/>
          <w:pgSz w:w="11907" w:h="16839"/>
          <w:pgMar w:top="1417" w:right="1134" w:bottom="1134" w:left="1417" w:header="1020" w:footer="1020" w:gutter="0"/>
          <w:pgNumType w:fmt="upperRoman" w:start="1"/>
          <w:cols w:space="720" w:num="1"/>
          <w:titlePg/>
          <w:docGrid w:linePitch="312" w:charSpace="0"/>
        </w:sectPr>
      </w:pPr>
      <w:r>
        <w:rPr>
          <w:rFonts w:hint="eastAsia" w:ascii="宋体" w:hAnsi="宋体" w:cs="宋体"/>
          <w:b w:val="0"/>
          <w:bCs w:val="0"/>
          <w:caps w:val="0"/>
          <w:sz w:val="21"/>
          <w:szCs w:val="21"/>
        </w:rPr>
        <w:fldChar w:fldCharType="end"/>
      </w:r>
    </w:p>
    <w:p w14:paraId="56268B54">
      <w:pPr>
        <w:pStyle w:val="2"/>
        <w:rPr>
          <w:rFonts w:hint="eastAsia" w:ascii="黑体" w:hAnsi="黑体" w:eastAsia="黑体" w:cs="黑体"/>
          <w:sz w:val="32"/>
          <w:szCs w:val="32"/>
        </w:rPr>
      </w:pPr>
      <w:bookmarkStart w:id="3" w:name="_Toc473018563"/>
      <w:bookmarkStart w:id="4" w:name="_Toc472955797"/>
      <w:bookmarkStart w:id="5" w:name="_Toc31451"/>
      <w:bookmarkStart w:id="6" w:name="_Toc472956023"/>
      <w:r>
        <w:rPr>
          <w:rFonts w:hint="eastAsia" w:ascii="黑体" w:hAnsi="黑体" w:eastAsia="黑体" w:cs="黑体"/>
          <w:sz w:val="32"/>
          <w:szCs w:val="32"/>
        </w:rPr>
        <w:t>前  言</w:t>
      </w:r>
      <w:bookmarkEnd w:id="3"/>
      <w:bookmarkEnd w:id="4"/>
      <w:bookmarkEnd w:id="5"/>
      <w:bookmarkEnd w:id="6"/>
    </w:p>
    <w:p w14:paraId="37389AF5">
      <w:pPr>
        <w:ind w:firstLine="420"/>
        <w:rPr>
          <w:rFonts w:ascii="宋体" w:hAnsi="宋体"/>
        </w:rPr>
      </w:pPr>
      <w:r>
        <w:rPr>
          <w:rFonts w:ascii="宋体" w:hAnsi="宋体"/>
        </w:rPr>
        <w:t>为全面规范南方电网公司</w:t>
      </w:r>
      <w:r>
        <w:rPr>
          <w:rFonts w:hint="eastAsia" w:ascii="宋体" w:hAnsi="宋体"/>
        </w:rPr>
        <w:t>380V/220V低压电力线宽带载波通信技术总体要求，包括技术要求、检验规范、物理层通信协议、数据链路层通信协议、应用层通信协议等，特制定本标准</w:t>
      </w:r>
      <w:r>
        <w:rPr>
          <w:rFonts w:ascii="宋体" w:hAnsi="宋体"/>
        </w:rPr>
        <w:t>。</w:t>
      </w:r>
      <w:r>
        <w:rPr>
          <w:rFonts w:hint="eastAsia" w:ascii="宋体" w:hAnsi="宋体"/>
        </w:rPr>
        <w:t>《通感一体化低压电力线宽带载波通信规约》标准分为6个部分：</w:t>
      </w:r>
    </w:p>
    <w:p w14:paraId="0EE10C12">
      <w:pPr>
        <w:ind w:firstLine="420"/>
        <w:rPr>
          <w:rFonts w:ascii="宋体" w:hAnsi="宋体"/>
        </w:rPr>
      </w:pPr>
      <w:r>
        <w:rPr>
          <w:rFonts w:hint="eastAsia" w:ascii="宋体" w:hAnsi="宋体"/>
        </w:rPr>
        <w:t>——第1部分：总则</w:t>
      </w:r>
    </w:p>
    <w:p w14:paraId="3EAEC202">
      <w:pPr>
        <w:ind w:firstLine="420"/>
        <w:rPr>
          <w:rFonts w:ascii="宋体" w:hAnsi="宋体"/>
        </w:rPr>
      </w:pPr>
      <w:r>
        <w:rPr>
          <w:rFonts w:hint="eastAsia" w:ascii="宋体" w:hAnsi="宋体"/>
        </w:rPr>
        <w:t>——第2部分：技术要求</w:t>
      </w:r>
    </w:p>
    <w:p w14:paraId="4E8620DE">
      <w:pPr>
        <w:ind w:firstLine="420"/>
        <w:rPr>
          <w:rFonts w:ascii="宋体" w:hAnsi="宋体"/>
        </w:rPr>
      </w:pPr>
      <w:r>
        <w:rPr>
          <w:rFonts w:hint="eastAsia" w:ascii="宋体" w:hAnsi="宋体"/>
        </w:rPr>
        <w:t>——第3部分：物理层通信协议</w:t>
      </w:r>
    </w:p>
    <w:p w14:paraId="4C976A74">
      <w:pPr>
        <w:ind w:firstLine="420"/>
        <w:rPr>
          <w:rFonts w:ascii="宋体" w:hAnsi="宋体"/>
        </w:rPr>
      </w:pPr>
      <w:r>
        <w:rPr>
          <w:rFonts w:hint="eastAsia" w:ascii="宋体" w:hAnsi="宋体"/>
        </w:rPr>
        <w:t>——第4部分：数据链路层通信协议</w:t>
      </w:r>
    </w:p>
    <w:p w14:paraId="4FB9BDF0">
      <w:pPr>
        <w:ind w:firstLine="420"/>
        <w:rPr>
          <w:rFonts w:hint="eastAsia" w:ascii="宋体" w:hAnsi="宋体"/>
        </w:rPr>
      </w:pPr>
      <w:r>
        <w:rPr>
          <w:rFonts w:hint="eastAsia" w:ascii="宋体" w:hAnsi="宋体"/>
        </w:rPr>
        <w:t>——第5部分：应用层通信协议</w:t>
      </w:r>
    </w:p>
    <w:p w14:paraId="2CAFC24F">
      <w:pPr>
        <w:ind w:firstLine="420"/>
        <w:rPr>
          <w:rFonts w:hint="eastAsia" w:ascii="宋体" w:hAnsi="宋体"/>
        </w:rPr>
      </w:pPr>
      <w:r>
        <w:rPr>
          <w:rFonts w:hint="eastAsia" w:ascii="宋体" w:hAnsi="宋体"/>
        </w:rPr>
        <w:t>——第6部分：检验规范</w:t>
      </w:r>
    </w:p>
    <w:p w14:paraId="27F94B21">
      <w:pPr>
        <w:ind w:firstLine="420"/>
        <w:rPr>
          <w:rFonts w:ascii="宋体" w:hAnsi="宋体"/>
          <w:szCs w:val="21"/>
        </w:rPr>
      </w:pPr>
      <w:r>
        <w:rPr>
          <w:rFonts w:hint="eastAsia" w:ascii="宋体" w:hAnsi="宋体"/>
          <w:szCs w:val="21"/>
        </w:rPr>
        <w:t>本标准是《通感一体化低压电力线宽带载波通信规约》第6部分检验规范，包括一般规定、结构试验、气候影响试验、绝缘性能试验、电源影响试验、功耗测试、电磁兼容性试验、辐射骚扰试验、互换性测试和互联互通测试。</w:t>
      </w:r>
    </w:p>
    <w:p w14:paraId="490B8424">
      <w:pPr>
        <w:ind w:firstLine="420"/>
        <w:rPr>
          <w:rFonts w:ascii="宋体" w:hAnsi="宋体"/>
          <w:szCs w:val="21"/>
        </w:rPr>
      </w:pPr>
      <w:r>
        <w:rPr>
          <w:rFonts w:ascii="宋体" w:hAnsi="宋体"/>
          <w:szCs w:val="21"/>
        </w:rPr>
        <w:t>本</w:t>
      </w:r>
      <w:r>
        <w:rPr>
          <w:rFonts w:hint="eastAsia" w:ascii="宋体" w:hAnsi="宋体"/>
          <w:szCs w:val="21"/>
        </w:rPr>
        <w:t>标准</w:t>
      </w:r>
      <w:r>
        <w:rPr>
          <w:rFonts w:ascii="宋体" w:hAnsi="宋体"/>
          <w:szCs w:val="21"/>
        </w:rPr>
        <w:t>由中国南方电网有限责任公司</w:t>
      </w:r>
      <w:r>
        <w:rPr>
          <w:rFonts w:hint="eastAsia" w:ascii="宋体" w:hAnsi="宋体"/>
          <w:szCs w:val="21"/>
        </w:rPr>
        <w:t>生产技术部</w:t>
      </w:r>
      <w:r>
        <w:rPr>
          <w:rFonts w:ascii="宋体" w:hAnsi="宋体"/>
          <w:szCs w:val="21"/>
        </w:rPr>
        <w:t>提出、归口管理并负责解释。</w:t>
      </w:r>
    </w:p>
    <w:p w14:paraId="6F6E5873">
      <w:pPr>
        <w:ind w:firstLine="420"/>
        <w:rPr>
          <w:rFonts w:ascii="宋体" w:hAnsi="宋体"/>
          <w:szCs w:val="21"/>
        </w:rPr>
      </w:pPr>
      <w:r>
        <w:rPr>
          <w:rFonts w:ascii="宋体" w:hAnsi="宋体"/>
          <w:szCs w:val="21"/>
        </w:rPr>
        <w:t>本标准主编单位：</w:t>
      </w:r>
      <w:r>
        <w:rPr>
          <w:rFonts w:hint="eastAsia" w:ascii="宋体" w:hAnsi="宋体"/>
          <w:szCs w:val="21"/>
        </w:rPr>
        <w:t>。</w:t>
      </w:r>
    </w:p>
    <w:p w14:paraId="5A58ECEB">
      <w:pPr>
        <w:ind w:firstLine="420"/>
        <w:rPr>
          <w:rFonts w:ascii="宋体" w:hAnsi="宋体"/>
          <w:szCs w:val="21"/>
        </w:rPr>
      </w:pPr>
      <w:r>
        <w:rPr>
          <w:rFonts w:ascii="宋体" w:hAnsi="宋体"/>
          <w:szCs w:val="21"/>
        </w:rPr>
        <w:t>本标准起草人：</w:t>
      </w:r>
      <w:r>
        <w:rPr>
          <w:rFonts w:hint="eastAsia" w:ascii="宋体" w:hAnsi="宋体"/>
          <w:szCs w:val="21"/>
        </w:rPr>
        <w:t>。</w:t>
      </w:r>
    </w:p>
    <w:p w14:paraId="00BE3726">
      <w:pPr>
        <w:ind w:firstLine="420"/>
        <w:rPr>
          <w:rFonts w:hint="eastAsia" w:ascii="宋体" w:hAnsi="宋体"/>
          <w:szCs w:val="21"/>
        </w:rPr>
      </w:pPr>
      <w:r>
        <w:rPr>
          <w:rFonts w:hint="eastAsia" w:ascii="宋体" w:hAnsi="宋体"/>
          <w:szCs w:val="21"/>
        </w:rPr>
        <w:t>本标准首次发布。</w:t>
      </w:r>
    </w:p>
    <w:p w14:paraId="1BB47433">
      <w:pPr>
        <w:ind w:firstLine="420"/>
        <w:rPr>
          <w:rFonts w:ascii="宋体" w:hAnsi="宋体"/>
          <w:szCs w:val="21"/>
        </w:rPr>
      </w:pPr>
      <w:r>
        <w:rPr>
          <w:rFonts w:ascii="宋体" w:hAnsi="宋体"/>
          <w:szCs w:val="21"/>
        </w:rPr>
        <w:t>本标准在执行过程中的意见或建议反馈至中国南方电网有限责任公司生产技术部。</w:t>
      </w:r>
    </w:p>
    <w:p w14:paraId="171D6137">
      <w:pPr>
        <w:pStyle w:val="2"/>
        <w:rPr>
          <w:rFonts w:hint="eastAsia" w:ascii="宋体" w:hAnsi="宋体"/>
          <w:szCs w:val="21"/>
        </w:rPr>
      </w:pPr>
    </w:p>
    <w:p w14:paraId="4DE7B558">
      <w:pPr>
        <w:pStyle w:val="3"/>
        <w:sectPr>
          <w:headerReference r:id="rId17" w:type="first"/>
          <w:footerReference r:id="rId20" w:type="first"/>
          <w:footerReference r:id="rId18" w:type="default"/>
          <w:footerReference r:id="rId19" w:type="even"/>
          <w:pgSz w:w="11906" w:h="16838"/>
          <w:pgMar w:top="1418" w:right="1134" w:bottom="1134" w:left="1418" w:header="1020" w:footer="1020" w:gutter="0"/>
          <w:pgNumType w:fmt="upperRoman"/>
          <w:cols w:space="720" w:num="1"/>
          <w:titlePg/>
          <w:docGrid w:type="lines" w:linePitch="312" w:charSpace="0"/>
        </w:sectPr>
      </w:pPr>
    </w:p>
    <w:p w14:paraId="6016A2BF">
      <w:pPr>
        <w:pStyle w:val="4"/>
        <w:numPr>
          <w:ilvl w:val="0"/>
          <w:numId w:val="0"/>
        </w:numPr>
        <w:adjustRightInd/>
        <w:snapToGrid/>
        <w:jc w:val="center"/>
        <w:rPr>
          <w:rFonts w:hint="eastAsia"/>
          <w:bCs/>
          <w:sz w:val="32"/>
          <w:szCs w:val="32"/>
        </w:rPr>
      </w:pPr>
      <w:bookmarkStart w:id="7" w:name="_Toc5786"/>
      <w:r>
        <w:rPr>
          <w:rFonts w:hint="eastAsia"/>
          <w:bCs/>
          <w:sz w:val="32"/>
          <w:szCs w:val="32"/>
        </w:rPr>
        <w:t>通感一体化低压电力线宽带载波通信规约 第6部分：</w:t>
      </w:r>
      <w:bookmarkEnd w:id="7"/>
      <w:r>
        <w:rPr>
          <w:rFonts w:hint="eastAsia"/>
          <w:bCs/>
          <w:sz w:val="32"/>
          <w:szCs w:val="32"/>
        </w:rPr>
        <w:t>检验规范</w:t>
      </w:r>
    </w:p>
    <w:p w14:paraId="6999E0DA">
      <w:pPr>
        <w:pStyle w:val="4"/>
        <w:tabs>
          <w:tab w:val="left" w:pos="260"/>
        </w:tabs>
      </w:pPr>
      <w:bookmarkStart w:id="8" w:name="_Toc16503"/>
      <w:bookmarkStart w:id="9" w:name="_Toc7608"/>
      <w:bookmarkStart w:id="10" w:name="_Toc402534916"/>
      <w:r>
        <w:rPr>
          <w:rFonts w:hint="eastAsia"/>
        </w:rPr>
        <w:t>范围</w:t>
      </w:r>
      <w:bookmarkEnd w:id="8"/>
      <w:bookmarkEnd w:id="9"/>
    </w:p>
    <w:p w14:paraId="6BD43CB5">
      <w:pPr>
        <w:ind w:firstLine="420"/>
        <w:rPr>
          <w:rFonts w:hint="eastAsia"/>
        </w:rPr>
      </w:pPr>
      <w:r>
        <w:rPr>
          <w:rFonts w:hint="eastAsia"/>
        </w:rPr>
        <w:t>本标准规定了</w:t>
      </w:r>
      <w:r>
        <w:rPr>
          <w:rFonts w:hint="eastAsia" w:ascii="宋体" w:hAnsi="宋体"/>
        </w:rPr>
        <w:t>380V/220V</w:t>
      </w:r>
      <w:r>
        <w:rPr>
          <w:rFonts w:hint="eastAsia"/>
        </w:rPr>
        <w:t>低压电力线宽带载波通信单元结构试验、气候影响试验、绝缘性能试验、电源影响试验、功耗测试、电磁兼容性试验、辐射骚扰试验、互换性测试、基本通信性能测试、互联互通测试条件和方法、网管接口测试等检验规范。</w:t>
      </w:r>
    </w:p>
    <w:p w14:paraId="0F2B2FE5">
      <w:pPr>
        <w:ind w:firstLine="420"/>
      </w:pPr>
      <w:r>
        <w:rPr>
          <w:rFonts w:hint="eastAsia"/>
        </w:rPr>
        <w:t>本标准适</w:t>
      </w:r>
      <w:r>
        <w:t>用于</w:t>
      </w:r>
      <w:r>
        <w:rPr>
          <w:rFonts w:hint="eastAsia"/>
        </w:rPr>
        <w:t>南方电网公司</w:t>
      </w:r>
      <w:r>
        <w:rPr>
          <w:rFonts w:hint="eastAsia" w:ascii="宋体" w:hAnsi="宋体"/>
        </w:rPr>
        <w:t>380V/220V</w:t>
      </w:r>
      <w:r>
        <w:rPr>
          <w:rFonts w:hint="eastAsia"/>
        </w:rPr>
        <w:t>低压电力线宽带载波通信模块制造</w:t>
      </w:r>
      <w:r>
        <w:t>、性能检测、</w:t>
      </w:r>
      <w:r>
        <w:rPr>
          <w:rFonts w:hint="eastAsia"/>
        </w:rPr>
        <w:t>数据交换、</w:t>
      </w:r>
      <w:r>
        <w:t>运行维护</w:t>
      </w:r>
      <w:r>
        <w:rPr>
          <w:rFonts w:hint="eastAsia"/>
        </w:rPr>
        <w:t>和验收</w:t>
      </w:r>
      <w:r>
        <w:t>。</w:t>
      </w:r>
    </w:p>
    <w:p w14:paraId="7B33F0B2">
      <w:pPr>
        <w:pStyle w:val="4"/>
        <w:tabs>
          <w:tab w:val="left" w:pos="260"/>
        </w:tabs>
        <w:rPr>
          <w:rFonts w:hint="eastAsia" w:ascii="Times New Roman" w:hAnsi="Times New Roman"/>
        </w:rPr>
      </w:pPr>
      <w:commentRangeStart w:id="0"/>
      <w:bookmarkStart w:id="11" w:name="_Toc512"/>
      <w:bookmarkStart w:id="12" w:name="_Toc24479"/>
      <w:r>
        <w:rPr>
          <w:rFonts w:hint="eastAsia" w:ascii="Times New Roman" w:hAnsi="Times New Roman"/>
        </w:rPr>
        <w:t>规范性引用文件</w:t>
      </w:r>
      <w:commentRangeEnd w:id="0"/>
      <w:r>
        <w:commentReference w:id="0"/>
      </w:r>
      <w:bookmarkEnd w:id="11"/>
      <w:bookmarkEnd w:id="12"/>
    </w:p>
    <w:p w14:paraId="7D29079B">
      <w:pPr>
        <w:ind w:firstLine="420"/>
      </w:pPr>
      <w:r>
        <w:rPr>
          <w:rFonts w:hint="eastAsia"/>
        </w:rPr>
        <w:t xml:space="preserve">下列文件对于本规定的应用是必不可少的。凡是注日期的引用文件，仅注明日期的版本适用于本规定；凡是不注日期的引用文件，其最新版本（包括所有的修改单）适用于本规定。 </w:t>
      </w:r>
    </w:p>
    <w:p w14:paraId="17AF03F1">
      <w:pPr>
        <w:adjustRightInd w:val="0"/>
        <w:snapToGrid w:val="0"/>
        <w:ind w:firstLine="420"/>
        <w:rPr>
          <w:rFonts w:hint="eastAsia" w:ascii="宋体" w:hAnsi="宋体" w:cs="宋体"/>
        </w:rPr>
      </w:pPr>
      <w:r>
        <w:rPr>
          <w:rFonts w:hint="eastAsia" w:ascii="宋体" w:hAnsi="宋体" w:cs="宋体"/>
        </w:rPr>
        <w:t>GB/T</w:t>
      </w:r>
      <w:ins w:id="12" w:author="zhangbs" w:date="2026-02-21T16:40:07Z">
        <w:r>
          <w:rPr>
            <w:rFonts w:hint="eastAsia" w:ascii="宋体" w:hAnsi="宋体" w:cs="宋体"/>
            <w:lang w:val="en-US" w:eastAsia="zh-CN"/>
          </w:rPr>
          <w:t xml:space="preserve"> </w:t>
        </w:r>
      </w:ins>
      <w:r>
        <w:rPr>
          <w:rFonts w:hint="eastAsia" w:ascii="宋体" w:hAnsi="宋体" w:cs="宋体"/>
        </w:rPr>
        <w:t xml:space="preserve">2423.1-2008   电工电子产品环境试验 第2部分：试验方法 试验A：低温 </w:t>
      </w:r>
    </w:p>
    <w:p w14:paraId="4260417C">
      <w:pPr>
        <w:adjustRightInd w:val="0"/>
        <w:snapToGrid w:val="0"/>
        <w:ind w:firstLine="420"/>
        <w:rPr>
          <w:rFonts w:hint="eastAsia" w:ascii="宋体" w:hAnsi="宋体" w:cs="宋体"/>
        </w:rPr>
      </w:pPr>
      <w:r>
        <w:rPr>
          <w:rFonts w:hint="eastAsia" w:ascii="宋体" w:hAnsi="宋体" w:cs="宋体"/>
        </w:rPr>
        <w:t>GB/T</w:t>
      </w:r>
      <w:ins w:id="13" w:author="zhangbs" w:date="2026-02-21T16:40:09Z">
        <w:r>
          <w:rPr>
            <w:rFonts w:hint="eastAsia" w:ascii="宋体" w:hAnsi="宋体" w:cs="宋体"/>
            <w:lang w:val="en-US" w:eastAsia="zh-CN"/>
          </w:rPr>
          <w:t xml:space="preserve"> </w:t>
        </w:r>
      </w:ins>
      <w:r>
        <w:rPr>
          <w:rFonts w:hint="eastAsia" w:ascii="宋体" w:hAnsi="宋体" w:cs="宋体"/>
        </w:rPr>
        <w:t>2423.2-2008   电工电子产品环境试验 第2部分：试验方法 试验B：高温</w:t>
      </w:r>
    </w:p>
    <w:p w14:paraId="2E5ED135">
      <w:pPr>
        <w:adjustRightInd w:val="0"/>
        <w:snapToGrid w:val="0"/>
        <w:ind w:firstLine="420"/>
        <w:rPr>
          <w:rFonts w:hint="eastAsia" w:ascii="宋体" w:hAnsi="宋体" w:cs="宋体"/>
        </w:rPr>
      </w:pPr>
      <w:r>
        <w:rPr>
          <w:rFonts w:hint="eastAsia" w:ascii="宋体" w:hAnsi="宋体" w:cs="宋体"/>
        </w:rPr>
        <w:t>GB/T</w:t>
      </w:r>
      <w:ins w:id="14" w:author="zhangbs" w:date="2026-02-21T16:40:10Z">
        <w:r>
          <w:rPr>
            <w:rFonts w:hint="eastAsia" w:ascii="宋体" w:hAnsi="宋体" w:cs="宋体"/>
            <w:lang w:val="en-US" w:eastAsia="zh-CN"/>
          </w:rPr>
          <w:t xml:space="preserve"> </w:t>
        </w:r>
      </w:ins>
      <w:r>
        <w:rPr>
          <w:rFonts w:hint="eastAsia" w:ascii="宋体" w:hAnsi="宋体" w:cs="宋体"/>
        </w:rPr>
        <w:t>2423.3-2008   电工电子产品环境试验 第2部分：试验方法 试验Cab：恒定湿热方法</w:t>
      </w:r>
    </w:p>
    <w:p w14:paraId="15788C95">
      <w:pPr>
        <w:adjustRightInd w:val="0"/>
        <w:snapToGrid w:val="0"/>
        <w:ind w:left="2310" w:leftChars="200" w:hanging="1890" w:hangingChars="900"/>
        <w:rPr>
          <w:rFonts w:hint="eastAsia" w:ascii="宋体" w:hAnsi="宋体" w:cs="宋体"/>
        </w:rPr>
      </w:pPr>
      <w:r>
        <w:rPr>
          <w:rFonts w:hint="eastAsia" w:ascii="宋体" w:hAnsi="宋体" w:cs="宋体"/>
        </w:rPr>
        <w:t>GB/T</w:t>
      </w:r>
      <w:ins w:id="15" w:author="zhangbs" w:date="2026-02-21T16:40:11Z">
        <w:r>
          <w:rPr>
            <w:rFonts w:hint="eastAsia" w:ascii="宋体" w:hAnsi="宋体" w:cs="宋体"/>
            <w:lang w:val="en-US" w:eastAsia="zh-CN"/>
          </w:rPr>
          <w:t xml:space="preserve"> </w:t>
        </w:r>
      </w:ins>
      <w:r>
        <w:rPr>
          <w:rFonts w:hint="eastAsia" w:ascii="宋体" w:hAnsi="宋体" w:cs="宋体"/>
        </w:rPr>
        <w:t>5169.11-2006  电工电子产品着火危险试验 第11部分：灼热丝/热丝基本试验方法 成品的灼热丝可燃性试验方法</w:t>
      </w:r>
    </w:p>
    <w:p w14:paraId="72956FDB">
      <w:pPr>
        <w:adjustRightInd w:val="0"/>
        <w:snapToGrid w:val="0"/>
        <w:ind w:left="2318" w:leftChars="200" w:hanging="1898"/>
        <w:rPr>
          <w:rFonts w:hint="eastAsia" w:ascii="宋体" w:hAnsi="宋体" w:cs="宋体"/>
        </w:rPr>
      </w:pPr>
      <w:r>
        <w:rPr>
          <w:rFonts w:hint="eastAsia" w:ascii="宋体" w:hAnsi="宋体" w:cs="宋体"/>
        </w:rPr>
        <w:t>GB/T</w:t>
      </w:r>
      <w:ins w:id="16" w:author="zhangbs" w:date="2026-02-21T16:40:12Z">
        <w:r>
          <w:rPr>
            <w:rFonts w:hint="eastAsia" w:ascii="宋体" w:hAnsi="宋体" w:cs="宋体"/>
            <w:lang w:val="en-US" w:eastAsia="zh-CN"/>
          </w:rPr>
          <w:t xml:space="preserve"> </w:t>
        </w:r>
      </w:ins>
      <w:r>
        <w:rPr>
          <w:rFonts w:hint="eastAsia" w:ascii="宋体" w:hAnsi="宋体" w:cs="宋体"/>
        </w:rPr>
        <w:t>6113.102-2008 无线电骚扰和抗扰度测量设备和测量方法规范 第1-2部分：无线电骚扰和抗扰度测量设备 辅助设备 传导骚扰</w:t>
      </w:r>
    </w:p>
    <w:p w14:paraId="6CD83CF3">
      <w:pPr>
        <w:adjustRightInd w:val="0"/>
        <w:snapToGrid w:val="0"/>
        <w:ind w:firstLine="420"/>
        <w:rPr>
          <w:rFonts w:hint="eastAsia" w:ascii="宋体" w:hAnsi="宋体" w:cs="宋体"/>
        </w:rPr>
      </w:pPr>
      <w:r>
        <w:rPr>
          <w:rFonts w:hint="eastAsia" w:ascii="宋体" w:hAnsi="宋体" w:cs="宋体"/>
        </w:rPr>
        <w:t>GB/T</w:t>
      </w:r>
      <w:ins w:id="17" w:author="zhangbs" w:date="2026-02-21T16:40:12Z">
        <w:r>
          <w:rPr>
            <w:rFonts w:hint="eastAsia" w:ascii="宋体" w:hAnsi="宋体" w:cs="宋体"/>
            <w:lang w:val="en-US" w:eastAsia="zh-CN"/>
          </w:rPr>
          <w:t xml:space="preserve"> </w:t>
        </w:r>
      </w:ins>
      <w:r>
        <w:rPr>
          <w:rFonts w:hint="eastAsia" w:ascii="宋体" w:hAnsi="宋体" w:cs="宋体"/>
        </w:rPr>
        <w:t xml:space="preserve">16935.1-2008  低压系统内设备的绝缘配合 第1部分：原理、要求和试验 </w:t>
      </w:r>
    </w:p>
    <w:p w14:paraId="38EB73D5">
      <w:pPr>
        <w:adjustRightInd w:val="0"/>
        <w:snapToGrid w:val="0"/>
        <w:ind w:firstLine="420"/>
        <w:rPr>
          <w:rFonts w:hint="eastAsia" w:ascii="宋体" w:hAnsi="宋体" w:cs="宋体"/>
        </w:rPr>
      </w:pPr>
      <w:r>
        <w:rPr>
          <w:rFonts w:hint="eastAsia" w:ascii="宋体" w:hAnsi="宋体" w:cs="宋体"/>
        </w:rPr>
        <w:t>GB/T</w:t>
      </w:r>
      <w:ins w:id="18" w:author="zhangbs" w:date="2026-02-21T16:40:13Z">
        <w:r>
          <w:rPr>
            <w:rFonts w:hint="eastAsia" w:ascii="宋体" w:hAnsi="宋体" w:cs="宋体"/>
            <w:lang w:val="en-US" w:eastAsia="zh-CN"/>
          </w:rPr>
          <w:t xml:space="preserve"> </w:t>
        </w:r>
      </w:ins>
      <w:r>
        <w:rPr>
          <w:rFonts w:hint="eastAsia" w:ascii="宋体" w:hAnsi="宋体" w:cs="宋体"/>
        </w:rPr>
        <w:t>17618-1998    信息技术设备抗扰度限值和测量方法</w:t>
      </w:r>
    </w:p>
    <w:p w14:paraId="45B24C99">
      <w:pPr>
        <w:adjustRightInd w:val="0"/>
        <w:snapToGrid w:val="0"/>
        <w:ind w:firstLine="420"/>
        <w:rPr>
          <w:rFonts w:hint="eastAsia" w:ascii="宋体" w:hAnsi="宋体" w:cs="宋体"/>
        </w:rPr>
      </w:pPr>
      <w:r>
        <w:rPr>
          <w:rFonts w:hint="eastAsia" w:ascii="宋体" w:hAnsi="宋体" w:cs="宋体"/>
        </w:rPr>
        <w:t>GB/T</w:t>
      </w:r>
      <w:ins w:id="19" w:author="zhangbs" w:date="2026-02-21T16:40:14Z">
        <w:r>
          <w:rPr>
            <w:rFonts w:hint="eastAsia" w:ascii="宋体" w:hAnsi="宋体" w:cs="宋体"/>
            <w:lang w:val="en-US" w:eastAsia="zh-CN"/>
          </w:rPr>
          <w:t xml:space="preserve"> </w:t>
        </w:r>
      </w:ins>
      <w:r>
        <w:rPr>
          <w:rFonts w:hint="eastAsia" w:ascii="宋体" w:hAnsi="宋体" w:cs="宋体"/>
        </w:rPr>
        <w:t>17626.2-2006  电磁兼容 试验和测量技术 静电放电抗扰度试验</w:t>
      </w:r>
      <w:bookmarkStart w:id="87" w:name="_GoBack"/>
      <w:bookmarkEnd w:id="87"/>
    </w:p>
    <w:p w14:paraId="325BB0A4">
      <w:pPr>
        <w:adjustRightInd w:val="0"/>
        <w:snapToGrid w:val="0"/>
        <w:ind w:firstLine="420"/>
        <w:rPr>
          <w:rFonts w:hint="eastAsia" w:ascii="宋体" w:hAnsi="宋体" w:cs="宋体"/>
        </w:rPr>
      </w:pPr>
      <w:r>
        <w:rPr>
          <w:rFonts w:hint="eastAsia" w:ascii="宋体" w:hAnsi="宋体" w:cs="宋体"/>
        </w:rPr>
        <w:t>GB/T</w:t>
      </w:r>
      <w:ins w:id="20" w:author="zhangbs" w:date="2026-02-21T16:40:15Z">
        <w:r>
          <w:rPr>
            <w:rFonts w:hint="eastAsia" w:ascii="宋体" w:hAnsi="宋体" w:cs="宋体"/>
            <w:lang w:val="en-US" w:eastAsia="zh-CN"/>
          </w:rPr>
          <w:t xml:space="preserve"> </w:t>
        </w:r>
      </w:ins>
      <w:r>
        <w:rPr>
          <w:rFonts w:hint="eastAsia" w:ascii="宋体" w:hAnsi="宋体" w:cs="宋体"/>
        </w:rPr>
        <w:t>17626.2-2006  电磁兼容 试验和测量技术 射频电磁场辐射抗扰度试验</w:t>
      </w:r>
    </w:p>
    <w:p w14:paraId="4DDA9230">
      <w:pPr>
        <w:adjustRightInd w:val="0"/>
        <w:snapToGrid w:val="0"/>
        <w:ind w:firstLine="420"/>
        <w:rPr>
          <w:rFonts w:hint="eastAsia" w:ascii="宋体" w:hAnsi="宋体" w:cs="宋体"/>
        </w:rPr>
      </w:pPr>
      <w:r>
        <w:rPr>
          <w:rFonts w:hint="eastAsia" w:ascii="宋体" w:hAnsi="宋体" w:cs="宋体"/>
        </w:rPr>
        <w:t>GB/T</w:t>
      </w:r>
      <w:ins w:id="21" w:author="zhangbs" w:date="2026-02-21T16:40:16Z">
        <w:r>
          <w:rPr>
            <w:rFonts w:hint="eastAsia" w:ascii="宋体" w:hAnsi="宋体" w:cs="宋体"/>
            <w:lang w:val="en-US" w:eastAsia="zh-CN"/>
          </w:rPr>
          <w:t xml:space="preserve"> </w:t>
        </w:r>
      </w:ins>
      <w:r>
        <w:rPr>
          <w:rFonts w:hint="eastAsia" w:ascii="宋体" w:hAnsi="宋体" w:cs="宋体"/>
        </w:rPr>
        <w:t xml:space="preserve">17626.2-2006  电磁兼容 试验和测量技术 电快速瞬变脉冲群抗扰度试验 </w:t>
      </w:r>
    </w:p>
    <w:p w14:paraId="4BCB72FC">
      <w:pPr>
        <w:adjustRightInd w:val="0"/>
        <w:snapToGrid w:val="0"/>
        <w:ind w:firstLine="420"/>
        <w:rPr>
          <w:rFonts w:hint="eastAsia" w:ascii="宋体" w:hAnsi="宋体" w:cs="宋体"/>
        </w:rPr>
      </w:pPr>
      <w:r>
        <w:rPr>
          <w:rFonts w:hint="eastAsia" w:ascii="宋体" w:hAnsi="宋体" w:cs="宋体"/>
        </w:rPr>
        <w:t>GB/T</w:t>
      </w:r>
      <w:ins w:id="22" w:author="zhangbs" w:date="2026-02-21T16:40:17Z">
        <w:r>
          <w:rPr>
            <w:rFonts w:hint="eastAsia" w:ascii="宋体" w:hAnsi="宋体" w:cs="宋体"/>
            <w:lang w:val="en-US" w:eastAsia="zh-CN"/>
          </w:rPr>
          <w:t xml:space="preserve"> </w:t>
        </w:r>
      </w:ins>
      <w:r>
        <w:rPr>
          <w:rFonts w:hint="eastAsia" w:ascii="宋体" w:hAnsi="宋体" w:cs="宋体"/>
        </w:rPr>
        <w:t>17626.2-2006  电磁兼容 试验和测量技术 浪涌 (冲击)抗扰度试验</w:t>
      </w:r>
    </w:p>
    <w:p w14:paraId="29556B39">
      <w:pPr>
        <w:adjustRightInd w:val="0"/>
        <w:snapToGrid w:val="0"/>
        <w:ind w:firstLine="420"/>
        <w:rPr>
          <w:rFonts w:hint="eastAsia" w:ascii="宋体" w:hAnsi="宋体" w:cs="宋体"/>
        </w:rPr>
      </w:pPr>
      <w:r>
        <w:rPr>
          <w:rFonts w:hint="eastAsia" w:ascii="宋体" w:hAnsi="宋体" w:cs="宋体"/>
        </w:rPr>
        <w:t>GB/T</w:t>
      </w:r>
      <w:ins w:id="23" w:author="zhangbs" w:date="2026-02-21T16:40:19Z">
        <w:r>
          <w:rPr>
            <w:rFonts w:hint="eastAsia" w:ascii="宋体" w:hAnsi="宋体" w:cs="宋体"/>
            <w:lang w:val="en-US" w:eastAsia="zh-CN"/>
          </w:rPr>
          <w:t xml:space="preserve"> </w:t>
        </w:r>
      </w:ins>
      <w:r>
        <w:rPr>
          <w:rFonts w:hint="eastAsia" w:ascii="宋体" w:hAnsi="宋体" w:cs="宋体"/>
        </w:rPr>
        <w:t xml:space="preserve">17626.2-2006  电磁兼容 试验和测量技术 射频场感应的传导骚扰抗扰度 </w:t>
      </w:r>
    </w:p>
    <w:p w14:paraId="345183CE">
      <w:pPr>
        <w:adjustRightInd w:val="0"/>
        <w:snapToGrid w:val="0"/>
        <w:ind w:firstLine="420"/>
        <w:rPr>
          <w:rFonts w:hint="eastAsia" w:ascii="宋体" w:hAnsi="宋体" w:cs="宋体"/>
        </w:rPr>
      </w:pPr>
      <w:r>
        <w:rPr>
          <w:rFonts w:hint="eastAsia" w:ascii="宋体" w:hAnsi="宋体" w:cs="宋体"/>
        </w:rPr>
        <w:t>GB/T</w:t>
      </w:r>
      <w:ins w:id="24" w:author="zhangbs" w:date="2026-02-21T16:40:20Z">
        <w:r>
          <w:rPr>
            <w:rFonts w:hint="eastAsia" w:ascii="宋体" w:hAnsi="宋体" w:cs="宋体"/>
            <w:lang w:val="en-US" w:eastAsia="zh-CN"/>
          </w:rPr>
          <w:t xml:space="preserve"> </w:t>
        </w:r>
      </w:ins>
      <w:r>
        <w:rPr>
          <w:rFonts w:hint="eastAsia" w:ascii="宋体" w:hAnsi="宋体" w:cs="宋体"/>
        </w:rPr>
        <w:t>17626.2-2006  电磁兼容 试验和测量技术 电压暂降、短时中断和电压变化的抗扰度试验</w:t>
      </w:r>
    </w:p>
    <w:p w14:paraId="0391F009">
      <w:pPr>
        <w:adjustRightInd w:val="0"/>
        <w:snapToGrid w:val="0"/>
        <w:ind w:firstLine="420"/>
        <w:rPr>
          <w:rFonts w:hint="eastAsia" w:ascii="宋体" w:hAnsi="宋体" w:cs="宋体"/>
        </w:rPr>
      </w:pPr>
      <w:r>
        <w:rPr>
          <w:rFonts w:hint="eastAsia" w:ascii="宋体" w:hAnsi="宋体" w:cs="宋体"/>
        </w:rPr>
        <w:t>GB/T</w:t>
      </w:r>
      <w:ins w:id="25" w:author="zhangbs" w:date="2026-02-21T16:40:20Z">
        <w:r>
          <w:rPr>
            <w:rFonts w:hint="eastAsia" w:ascii="宋体" w:hAnsi="宋体" w:cs="宋体"/>
            <w:lang w:val="en-US" w:eastAsia="zh-CN"/>
          </w:rPr>
          <w:t xml:space="preserve"> </w:t>
        </w:r>
      </w:ins>
      <w:r>
        <w:rPr>
          <w:rFonts w:hint="eastAsia" w:ascii="宋体" w:hAnsi="宋体" w:cs="宋体"/>
        </w:rPr>
        <w:t xml:space="preserve">17626.2-2006  电磁兼容 试验和测量技术 振荡波抗扰度试验 </w:t>
      </w:r>
    </w:p>
    <w:p w14:paraId="4E58006D">
      <w:pPr>
        <w:ind w:firstLine="420"/>
        <w:rPr>
          <w:ins w:id="26" w:author="zhangbs" w:date="2026-02-21T16:47:31Z"/>
          <w:rFonts w:hint="eastAsia"/>
        </w:rPr>
      </w:pPr>
      <w:r>
        <w:rPr>
          <w:rFonts w:hint="eastAsia"/>
        </w:rPr>
        <w:t>DL/T 645           多功能电能表通信协议</w:t>
      </w:r>
    </w:p>
    <w:p w14:paraId="674DC671">
      <w:pPr>
        <w:ind w:firstLine="420"/>
      </w:pPr>
      <w:ins w:id="27" w:author="zhangbs" w:date="2026-02-21T16:47:32Z">
        <w:r>
          <w:rPr>
            <w:rFonts w:hint="eastAsia" w:ascii="宋体" w:hAnsi="宋体"/>
          </w:rPr>
          <w:t>Q/CSG</w:t>
        </w:r>
      </w:ins>
      <w:ins w:id="28" w:author="zhangbs" w:date="2026-02-21T16:47:37Z">
        <w:r>
          <w:rPr>
            <w:rFonts w:hint="eastAsia" w:ascii="宋体" w:hAnsi="宋体"/>
            <w:lang w:val="en-US" w:eastAsia="zh-CN"/>
          </w:rPr>
          <w:t xml:space="preserve"> </w:t>
        </w:r>
      </w:ins>
      <w:ins w:id="29" w:author="zhangbs" w:date="2026-02-21T16:47:32Z">
        <w:r>
          <w:rPr>
            <w:rFonts w:hint="eastAsia" w:ascii="宋体" w:hAnsi="宋体"/>
          </w:rPr>
          <w:t>1204111.6-2022</w:t>
        </w:r>
      </w:ins>
      <w:ins w:id="30" w:author="zhangbs" w:date="2026-02-21T16:47:35Z">
        <w:r>
          <w:rPr>
            <w:rFonts w:hint="eastAsia" w:ascii="宋体" w:hAnsi="宋体"/>
            <w:lang w:val="en-US" w:eastAsia="zh-CN"/>
          </w:rPr>
          <w:t xml:space="preserve"> </w:t>
        </w:r>
      </w:ins>
      <w:ins w:id="31" w:author="zhangbs" w:date="2026-02-21T16:47:32Z">
        <w:r>
          <w:rPr>
            <w:rFonts w:hint="eastAsia" w:ascii="宋体" w:hAnsi="宋体"/>
          </w:rPr>
          <w:t>低压电力线宽带载波通信规约 第6部分：检验规范</w:t>
        </w:r>
      </w:ins>
      <w:r>
        <w:rPr>
          <w:rFonts w:hint="eastAsia"/>
        </w:rPr>
        <w:t xml:space="preserve"> </w:t>
      </w:r>
    </w:p>
    <w:p w14:paraId="1DCE85E3">
      <w:pPr>
        <w:pStyle w:val="4"/>
        <w:tabs>
          <w:tab w:val="left" w:pos="260"/>
        </w:tabs>
        <w:rPr>
          <w:rFonts w:hint="eastAsia" w:ascii="Times New Roman" w:hAnsi="Times New Roman"/>
        </w:rPr>
      </w:pPr>
      <w:bookmarkStart w:id="13" w:name="_Toc57212300"/>
      <w:bookmarkEnd w:id="13"/>
      <w:bookmarkStart w:id="14" w:name="_Toc57212299"/>
      <w:bookmarkEnd w:id="14"/>
      <w:bookmarkStart w:id="15" w:name="_Toc2079"/>
      <w:bookmarkStart w:id="16" w:name="_Toc4015"/>
      <w:r>
        <w:rPr>
          <w:rFonts w:hint="eastAsia" w:ascii="Times New Roman" w:hAnsi="Times New Roman"/>
        </w:rPr>
        <w:t>术语和定义</w:t>
      </w:r>
      <w:bookmarkEnd w:id="15"/>
      <w:bookmarkEnd w:id="16"/>
    </w:p>
    <w:p w14:paraId="0F76D3C1">
      <w:pPr>
        <w:rPr>
          <w:rFonts w:hint="eastAsia" w:ascii="宋体" w:hAnsi="宋体" w:eastAsia="宋体"/>
          <w:b/>
          <w:bCs/>
          <w:lang w:eastAsia="zh-CN"/>
        </w:rPr>
      </w:pPr>
      <w:r>
        <w:rPr>
          <w:rFonts w:hint="eastAsia" w:ascii="宋体" w:hAnsi="宋体"/>
          <w:b/>
          <w:bCs/>
        </w:rPr>
        <w:t xml:space="preserve"> </w:t>
      </w:r>
      <w:r>
        <w:rPr>
          <w:rFonts w:hint="eastAsia"/>
        </w:rPr>
        <w:t xml:space="preserve">  下列术语和定义适用于本文件</w:t>
      </w:r>
      <w:ins w:id="32" w:author="zhangbs" w:date="2026-02-21T16:45:58Z">
        <w:r>
          <w:rPr>
            <w:rFonts w:hint="eastAsia"/>
            <w:lang w:eastAsia="zh-CN"/>
          </w:rPr>
          <w:t>：</w:t>
        </w:r>
      </w:ins>
    </w:p>
    <w:p w14:paraId="24BB433B">
      <w:pPr>
        <w:pStyle w:val="5"/>
      </w:pPr>
    </w:p>
    <w:p w14:paraId="1DC0639D">
      <w:pPr>
        <w:ind w:firstLine="420" w:firstLineChars="200"/>
        <w:rPr>
          <w:rFonts w:hint="eastAsia" w:ascii="黑体" w:hAnsi="黑体" w:eastAsia="黑体" w:cs="黑体"/>
        </w:rPr>
      </w:pPr>
      <w:r>
        <w:rPr>
          <w:rFonts w:hint="eastAsia" w:ascii="黑体" w:hAnsi="黑体" w:eastAsia="黑体" w:cs="黑体"/>
        </w:rPr>
        <w:t>耦合器 coupler</w:t>
      </w:r>
    </w:p>
    <w:p w14:paraId="3ECBA51E">
      <w:pPr>
        <w:ind w:firstLine="420"/>
      </w:pPr>
      <w:r>
        <w:rPr>
          <w:rFonts w:hint="eastAsia"/>
        </w:rPr>
        <w:t>用</w:t>
      </w:r>
      <w:r>
        <w:t>于将信号叠加至电力线或从电力线上耦合出信号的设备。</w:t>
      </w:r>
    </w:p>
    <w:p w14:paraId="6C46D2A2">
      <w:pPr>
        <w:pStyle w:val="5"/>
      </w:pPr>
    </w:p>
    <w:p w14:paraId="15CF07BD">
      <w:pPr>
        <w:ind w:firstLine="420" w:firstLineChars="200"/>
        <w:rPr>
          <w:rFonts w:hint="eastAsia" w:ascii="黑体" w:hAnsi="黑体" w:eastAsia="黑体" w:cs="黑体"/>
        </w:rPr>
      </w:pPr>
      <w:r>
        <w:rPr>
          <w:rFonts w:hint="eastAsia" w:ascii="黑体" w:hAnsi="黑体" w:eastAsia="黑体" w:cs="黑体"/>
        </w:rPr>
        <w:t>衰减器 attenuator</w:t>
      </w:r>
    </w:p>
    <w:p w14:paraId="01591459">
      <w:pPr>
        <w:ind w:firstLine="420"/>
      </w:pPr>
      <w:r>
        <w:t>用于引入预定衰减</w:t>
      </w:r>
      <w:del w:id="33" w:author="zhangbs" w:date="2026-02-21T16:46:18Z">
        <w:r>
          <w:rPr/>
          <w:delText xml:space="preserve"> ,</w:delText>
        </w:r>
      </w:del>
      <w:ins w:id="34" w:author="zhangbs" w:date="2026-02-21T16:46:18Z">
        <w:r>
          <w:rPr>
            <w:rFonts w:hint="eastAsia"/>
            <w:lang w:eastAsia="zh-CN"/>
          </w:rPr>
          <w:t>，</w:t>
        </w:r>
      </w:ins>
      <w:r>
        <w:rPr>
          <w:rFonts w:hint="eastAsia"/>
        </w:rPr>
        <w:t>进</w:t>
      </w:r>
      <w:r>
        <w:t>而降低宽带载波信号强度的设备。</w:t>
      </w:r>
    </w:p>
    <w:p w14:paraId="455DDB25">
      <w:pPr>
        <w:pStyle w:val="4"/>
        <w:tabs>
          <w:tab w:val="left" w:pos="260"/>
        </w:tabs>
      </w:pPr>
      <w:r>
        <w:rPr>
          <w:rFonts w:hint="eastAsia"/>
        </w:rPr>
        <w:t>检验规范</w:t>
      </w:r>
    </w:p>
    <w:p w14:paraId="3219BDE9">
      <w:pPr>
        <w:pStyle w:val="5"/>
        <w:ind w:left="0" w:firstLine="0"/>
        <w:rPr>
          <w:rFonts w:hint="eastAsia"/>
        </w:rPr>
      </w:pPr>
      <w:r>
        <w:t>一般规定</w:t>
      </w:r>
    </w:p>
    <w:p w14:paraId="3689C834">
      <w:pPr>
        <w:ind w:firstLine="407" w:firstLineChars="194"/>
        <w:rPr>
          <w:rFonts w:ascii="黑体" w:hAnsi="黑体" w:eastAsia="黑体" w:cs="黑体"/>
        </w:rPr>
      </w:pPr>
      <w:r>
        <w:rPr>
          <w:rFonts w:hint="eastAsia" w:ascii="宋体" w:hAnsi="宋体"/>
        </w:rPr>
        <w:t>参考</w:t>
      </w:r>
      <w:commentRangeStart w:id="1"/>
      <w:r>
        <w:rPr>
          <w:rFonts w:hint="eastAsia" w:ascii="宋体" w:hAnsi="宋体"/>
        </w:rPr>
        <w:t>Q/CSG</w:t>
      </w:r>
      <w:ins w:id="35" w:author="zhangbs" w:date="2026-02-21T16:51:05Z">
        <w:r>
          <w:rPr>
            <w:rFonts w:hint="eastAsia" w:ascii="宋体" w:hAnsi="宋体"/>
            <w:lang w:val="en-US" w:eastAsia="zh-CN"/>
          </w:rPr>
          <w:t xml:space="preserve"> </w:t>
        </w:r>
      </w:ins>
      <w:r>
        <w:rPr>
          <w:rFonts w:hint="eastAsia" w:ascii="宋体" w:hAnsi="宋体"/>
        </w:rPr>
        <w:t>1204111.6-2022《低压电力线宽带载波通信规约 第6部分：检验规范》</w:t>
      </w:r>
      <w:commentRangeEnd w:id="1"/>
      <w:r>
        <w:commentReference w:id="1"/>
      </w:r>
      <w:r>
        <w:rPr>
          <w:rFonts w:hint="eastAsia" w:ascii="宋体" w:hAnsi="宋体"/>
        </w:rPr>
        <w:t>4.</w:t>
      </w:r>
      <w:r>
        <w:rPr>
          <w:rFonts w:ascii="宋体" w:hAnsi="宋体"/>
        </w:rPr>
        <w:t>1</w:t>
      </w:r>
      <w:r>
        <w:rPr>
          <w:rFonts w:hint="eastAsia" w:ascii="宋体" w:hAnsi="宋体"/>
        </w:rPr>
        <w:t>一般规定</w:t>
      </w:r>
      <w:r>
        <w:rPr>
          <w:rFonts w:hint="eastAsia"/>
        </w:rPr>
        <w:t>。</w:t>
      </w:r>
    </w:p>
    <w:p w14:paraId="269F5F60">
      <w:pPr>
        <w:pStyle w:val="5"/>
      </w:pPr>
      <w:r>
        <w:t>检验项目与检验环节对应表</w:t>
      </w:r>
    </w:p>
    <w:p w14:paraId="7C9F79DF">
      <w:pPr>
        <w:ind w:firstLine="407" w:firstLineChars="194"/>
      </w:pPr>
      <w:r>
        <w:t>检验环节与检验项目对应如表1</w:t>
      </w:r>
      <w:r>
        <w:rPr>
          <w:rFonts w:hint="eastAsia"/>
        </w:rPr>
        <w:t>所示。</w:t>
      </w:r>
    </w:p>
    <w:p w14:paraId="421BB819">
      <w:pPr>
        <w:ind w:firstLine="420"/>
        <w:jc w:val="center"/>
        <w:rPr>
          <w:rFonts w:ascii="黑体" w:hAnsi="黑体" w:eastAsia="黑体" w:cs="黑体"/>
          <w:sz w:val="18"/>
          <w:szCs w:val="18"/>
          <w:rPrChange w:id="36" w:author="zhangbs" w:date="2026-02-21T16:48:37Z">
            <w:rPr>
              <w:rFonts w:ascii="黑体" w:hAnsi="黑体" w:eastAsia="黑体" w:cs="黑体"/>
            </w:rPr>
          </w:rPrChange>
        </w:rPr>
      </w:pPr>
      <w:r>
        <w:rPr>
          <w:rFonts w:hint="eastAsia" w:ascii="黑体" w:hAnsi="黑体" w:eastAsia="黑体" w:cs="黑体"/>
          <w:sz w:val="18"/>
          <w:szCs w:val="18"/>
          <w:rPrChange w:id="37" w:author="zhangbs" w:date="2026-02-21T16:48:37Z">
            <w:rPr>
              <w:rFonts w:hint="eastAsia" w:ascii="黑体" w:hAnsi="黑体" w:eastAsia="黑体" w:cs="黑体"/>
            </w:rPr>
          </w:rPrChange>
        </w:rPr>
        <w:t>表</w:t>
      </w:r>
      <w:r>
        <w:rPr>
          <w:rFonts w:ascii="黑体" w:hAnsi="黑体" w:eastAsia="黑体" w:cs="黑体"/>
          <w:sz w:val="18"/>
          <w:szCs w:val="18"/>
          <w:rPrChange w:id="38" w:author="zhangbs" w:date="2026-02-21T16:48:37Z">
            <w:rPr>
              <w:rFonts w:ascii="黑体" w:hAnsi="黑体" w:eastAsia="黑体" w:cs="黑体"/>
            </w:rPr>
          </w:rPrChange>
        </w:rPr>
        <w:t xml:space="preserve">1 </w:t>
      </w:r>
      <w:r>
        <w:rPr>
          <w:rFonts w:hint="eastAsia" w:ascii="黑体" w:hAnsi="黑体" w:eastAsia="黑体" w:cs="黑体"/>
          <w:sz w:val="18"/>
          <w:szCs w:val="18"/>
          <w:rPrChange w:id="39" w:author="zhangbs" w:date="2026-02-21T16:48:37Z">
            <w:rPr>
              <w:rFonts w:hint="eastAsia" w:ascii="黑体" w:hAnsi="黑体" w:eastAsia="黑体" w:cs="黑体"/>
            </w:rPr>
          </w:rPrChange>
        </w:rPr>
        <w:t>检验项目和建议顺序</w:t>
      </w:r>
    </w:p>
    <w:tbl>
      <w:tblPr>
        <w:tblStyle w:val="14"/>
        <w:tblW w:w="0" w:type="auto"/>
        <w:tblInd w:w="-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51"/>
        <w:gridCol w:w="2322"/>
        <w:gridCol w:w="1246"/>
        <w:gridCol w:w="1150"/>
        <w:gridCol w:w="1199"/>
        <w:gridCol w:w="992"/>
        <w:gridCol w:w="1204"/>
      </w:tblGrid>
      <w:tr w14:paraId="3B4A14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2" w:hRule="atLeast"/>
        </w:trPr>
        <w:tc>
          <w:tcPr>
            <w:tcW w:w="1251" w:type="dxa"/>
            <w:vAlign w:val="center"/>
          </w:tcPr>
          <w:p w14:paraId="41A9B3F3">
            <w:pPr>
              <w:pStyle w:val="33"/>
              <w:spacing w:before="0"/>
              <w:ind w:left="0"/>
              <w:rPr>
                <w:rFonts w:ascii="宋体" w:hAnsi="宋体" w:eastAsia="宋体"/>
                <w:sz w:val="18"/>
                <w:szCs w:val="18"/>
                <w:lang w:eastAsia="zh-CN"/>
              </w:rPr>
            </w:pPr>
            <w:r>
              <w:rPr>
                <w:rFonts w:hint="eastAsia" w:ascii="宋体" w:hAnsi="宋体" w:eastAsia="宋体"/>
                <w:sz w:val="18"/>
                <w:szCs w:val="18"/>
                <w:lang w:eastAsia="zh-CN"/>
              </w:rPr>
              <w:t>建议顺序</w:t>
            </w:r>
          </w:p>
        </w:tc>
        <w:tc>
          <w:tcPr>
            <w:tcW w:w="2322" w:type="dxa"/>
            <w:vAlign w:val="center"/>
          </w:tcPr>
          <w:p w14:paraId="3210DF87">
            <w:pPr>
              <w:pStyle w:val="33"/>
              <w:spacing w:before="0"/>
              <w:ind w:left="0"/>
              <w:rPr>
                <w:rFonts w:ascii="宋体" w:hAnsi="宋体" w:eastAsia="宋体"/>
                <w:sz w:val="18"/>
                <w:szCs w:val="18"/>
                <w:lang w:eastAsia="zh-CN"/>
              </w:rPr>
            </w:pPr>
            <w:r>
              <w:rPr>
                <w:rFonts w:hint="eastAsia" w:ascii="宋体" w:hAnsi="宋体" w:eastAsia="宋体"/>
                <w:sz w:val="18"/>
                <w:szCs w:val="18"/>
                <w:lang w:eastAsia="zh-CN"/>
              </w:rPr>
              <w:t>检验项目</w:t>
            </w:r>
          </w:p>
        </w:tc>
        <w:tc>
          <w:tcPr>
            <w:tcW w:w="1246" w:type="dxa"/>
            <w:vAlign w:val="center"/>
          </w:tcPr>
          <w:p w14:paraId="287BD022">
            <w:pPr>
              <w:pStyle w:val="33"/>
              <w:spacing w:before="0"/>
              <w:ind w:left="0"/>
              <w:rPr>
                <w:rFonts w:ascii="宋体" w:hAnsi="宋体" w:eastAsia="宋体"/>
                <w:sz w:val="18"/>
                <w:szCs w:val="18"/>
                <w:lang w:eastAsia="zh-CN"/>
              </w:rPr>
            </w:pPr>
            <w:r>
              <w:rPr>
                <w:rFonts w:hint="eastAsia" w:ascii="宋体" w:hAnsi="宋体" w:eastAsia="宋体"/>
                <w:sz w:val="18"/>
                <w:szCs w:val="18"/>
                <w:lang w:eastAsia="zh-CN"/>
              </w:rPr>
              <w:t>型式试验</w:t>
            </w:r>
          </w:p>
        </w:tc>
        <w:tc>
          <w:tcPr>
            <w:tcW w:w="1150" w:type="dxa"/>
            <w:vAlign w:val="center"/>
          </w:tcPr>
          <w:p w14:paraId="79C99641">
            <w:pPr>
              <w:pStyle w:val="33"/>
              <w:spacing w:before="0"/>
              <w:ind w:left="0"/>
              <w:rPr>
                <w:rFonts w:ascii="宋体" w:hAnsi="宋体" w:eastAsia="宋体"/>
                <w:sz w:val="18"/>
                <w:szCs w:val="18"/>
                <w:lang w:eastAsia="zh-CN"/>
              </w:rPr>
            </w:pPr>
            <w:r>
              <w:rPr>
                <w:rFonts w:hint="eastAsia" w:ascii="宋体" w:hAnsi="宋体" w:eastAsia="宋体"/>
                <w:sz w:val="18"/>
                <w:szCs w:val="18"/>
                <w:lang w:eastAsia="zh-CN"/>
              </w:rPr>
              <w:t>全性能试验</w:t>
            </w:r>
          </w:p>
        </w:tc>
        <w:tc>
          <w:tcPr>
            <w:tcW w:w="1199" w:type="dxa"/>
            <w:vAlign w:val="center"/>
          </w:tcPr>
          <w:p w14:paraId="76201B82">
            <w:pPr>
              <w:pStyle w:val="33"/>
              <w:spacing w:before="0"/>
              <w:ind w:left="0"/>
              <w:rPr>
                <w:rFonts w:ascii="宋体" w:hAnsi="宋体" w:eastAsia="宋体"/>
                <w:sz w:val="18"/>
                <w:szCs w:val="18"/>
                <w:lang w:eastAsia="zh-CN"/>
              </w:rPr>
            </w:pPr>
            <w:r>
              <w:rPr>
                <w:rFonts w:hint="eastAsia" w:ascii="宋体" w:hAnsi="宋体" w:eastAsia="宋体"/>
                <w:sz w:val="18"/>
                <w:szCs w:val="18"/>
                <w:lang w:eastAsia="zh-CN"/>
              </w:rPr>
              <w:t>验收检验</w:t>
            </w:r>
          </w:p>
        </w:tc>
        <w:tc>
          <w:tcPr>
            <w:tcW w:w="992" w:type="dxa"/>
            <w:vAlign w:val="center"/>
          </w:tcPr>
          <w:p w14:paraId="76D8B795">
            <w:pPr>
              <w:pStyle w:val="33"/>
              <w:spacing w:before="0"/>
              <w:ind w:left="0"/>
              <w:rPr>
                <w:rFonts w:ascii="宋体" w:hAnsi="宋体" w:eastAsia="宋体"/>
                <w:sz w:val="18"/>
                <w:szCs w:val="18"/>
                <w:lang w:eastAsia="zh-CN"/>
              </w:rPr>
            </w:pPr>
            <w:r>
              <w:rPr>
                <w:rFonts w:hint="eastAsia" w:ascii="宋体" w:hAnsi="宋体" w:eastAsia="宋体"/>
                <w:sz w:val="18"/>
                <w:szCs w:val="18"/>
                <w:lang w:eastAsia="zh-CN"/>
              </w:rPr>
              <w:t>出厂检验</w:t>
            </w:r>
          </w:p>
        </w:tc>
        <w:tc>
          <w:tcPr>
            <w:tcW w:w="1204" w:type="dxa"/>
            <w:vAlign w:val="center"/>
          </w:tcPr>
          <w:p w14:paraId="7B55379C">
            <w:pPr>
              <w:pStyle w:val="33"/>
              <w:spacing w:before="0"/>
              <w:ind w:left="0"/>
              <w:rPr>
                <w:rFonts w:ascii="宋体" w:hAnsi="宋体" w:eastAsia="宋体"/>
                <w:sz w:val="18"/>
                <w:szCs w:val="18"/>
                <w:lang w:eastAsia="zh-CN"/>
              </w:rPr>
            </w:pPr>
            <w:r>
              <w:rPr>
                <w:rFonts w:hint="eastAsia" w:ascii="宋体" w:hAnsi="宋体" w:eastAsia="宋体"/>
                <w:sz w:val="18"/>
                <w:szCs w:val="18"/>
                <w:lang w:eastAsia="zh-CN"/>
              </w:rPr>
              <w:t>不合格类别</w:t>
            </w:r>
          </w:p>
        </w:tc>
      </w:tr>
      <w:tr w14:paraId="39DC37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251" w:type="dxa"/>
            <w:vAlign w:val="center"/>
          </w:tcPr>
          <w:p w14:paraId="1F9D47C6">
            <w:pPr>
              <w:pStyle w:val="33"/>
              <w:spacing w:before="0"/>
              <w:ind w:left="0"/>
              <w:rPr>
                <w:rFonts w:ascii="宋体" w:hAnsi="宋体" w:eastAsia="宋体"/>
                <w:sz w:val="18"/>
                <w:szCs w:val="18"/>
              </w:rPr>
            </w:pPr>
            <w:r>
              <w:rPr>
                <w:rFonts w:ascii="宋体" w:hAnsi="宋体" w:eastAsia="宋体"/>
                <w:sz w:val="18"/>
                <w:szCs w:val="18"/>
              </w:rPr>
              <w:t>1</w:t>
            </w:r>
          </w:p>
        </w:tc>
        <w:tc>
          <w:tcPr>
            <w:tcW w:w="2322" w:type="dxa"/>
            <w:vAlign w:val="center"/>
          </w:tcPr>
          <w:p w14:paraId="7AF2C55E">
            <w:pPr>
              <w:pStyle w:val="33"/>
              <w:spacing w:before="0"/>
              <w:ind w:left="0"/>
              <w:rPr>
                <w:rFonts w:ascii="宋体" w:hAnsi="宋体" w:eastAsia="宋体"/>
                <w:sz w:val="18"/>
                <w:szCs w:val="18"/>
              </w:rPr>
            </w:pPr>
            <w:r>
              <w:rPr>
                <w:rFonts w:hint="eastAsia" w:ascii="宋体" w:hAnsi="宋体" w:eastAsia="宋体"/>
                <w:sz w:val="18"/>
                <w:szCs w:val="18"/>
              </w:rPr>
              <w:t>结构</w:t>
            </w:r>
          </w:p>
        </w:tc>
        <w:tc>
          <w:tcPr>
            <w:tcW w:w="1246" w:type="dxa"/>
            <w:vAlign w:val="center"/>
          </w:tcPr>
          <w:p w14:paraId="15F5A955">
            <w:pPr>
              <w:pStyle w:val="33"/>
              <w:spacing w:before="0"/>
              <w:ind w:left="0"/>
              <w:rPr>
                <w:rFonts w:ascii="宋体" w:hAnsi="宋体" w:eastAsia="宋体"/>
                <w:b/>
                <w:w w:val="82"/>
                <w:sz w:val="18"/>
                <w:szCs w:val="18"/>
              </w:rPr>
            </w:pPr>
            <w:r>
              <w:rPr>
                <w:rFonts w:ascii="宋体" w:hAnsi="宋体" w:eastAsia="宋体"/>
                <w:b/>
                <w:w w:val="82"/>
                <w:sz w:val="18"/>
                <w:szCs w:val="18"/>
              </w:rPr>
              <w:t>√</w:t>
            </w:r>
          </w:p>
        </w:tc>
        <w:tc>
          <w:tcPr>
            <w:tcW w:w="1150" w:type="dxa"/>
            <w:vAlign w:val="center"/>
          </w:tcPr>
          <w:p w14:paraId="51B34D02">
            <w:pPr>
              <w:pStyle w:val="33"/>
              <w:spacing w:before="0"/>
              <w:ind w:left="0"/>
              <w:rPr>
                <w:rFonts w:ascii="宋体" w:hAnsi="宋体" w:eastAsia="宋体"/>
                <w:b/>
                <w:w w:val="82"/>
                <w:sz w:val="18"/>
                <w:szCs w:val="18"/>
              </w:rPr>
            </w:pPr>
            <w:r>
              <w:rPr>
                <w:rFonts w:ascii="宋体" w:hAnsi="宋体" w:eastAsia="宋体"/>
                <w:b/>
                <w:w w:val="82"/>
                <w:sz w:val="18"/>
                <w:szCs w:val="18"/>
              </w:rPr>
              <w:t>√</w:t>
            </w:r>
          </w:p>
        </w:tc>
        <w:tc>
          <w:tcPr>
            <w:tcW w:w="1199" w:type="dxa"/>
            <w:vAlign w:val="center"/>
          </w:tcPr>
          <w:p w14:paraId="4F33D2BD">
            <w:pPr>
              <w:pStyle w:val="33"/>
              <w:spacing w:before="0"/>
              <w:ind w:left="0"/>
              <w:rPr>
                <w:rFonts w:ascii="宋体" w:hAnsi="宋体" w:eastAsia="宋体"/>
                <w:b/>
                <w:w w:val="82"/>
                <w:sz w:val="18"/>
                <w:szCs w:val="18"/>
              </w:rPr>
            </w:pPr>
            <w:r>
              <w:rPr>
                <w:rFonts w:ascii="宋体" w:hAnsi="宋体" w:eastAsia="宋体"/>
                <w:b/>
                <w:w w:val="82"/>
                <w:sz w:val="18"/>
                <w:szCs w:val="18"/>
              </w:rPr>
              <w:t>√</w:t>
            </w:r>
          </w:p>
        </w:tc>
        <w:tc>
          <w:tcPr>
            <w:tcW w:w="992" w:type="dxa"/>
            <w:vAlign w:val="center"/>
          </w:tcPr>
          <w:p w14:paraId="328F6E26">
            <w:pPr>
              <w:pStyle w:val="33"/>
              <w:spacing w:before="0"/>
              <w:ind w:left="0"/>
              <w:rPr>
                <w:rFonts w:ascii="宋体" w:hAnsi="宋体" w:eastAsia="宋体"/>
                <w:b/>
                <w:w w:val="82"/>
                <w:sz w:val="18"/>
                <w:szCs w:val="18"/>
              </w:rPr>
            </w:pPr>
            <w:r>
              <w:rPr>
                <w:rFonts w:ascii="宋体" w:hAnsi="宋体" w:eastAsia="宋体"/>
                <w:b/>
                <w:w w:val="82"/>
                <w:sz w:val="18"/>
                <w:szCs w:val="18"/>
              </w:rPr>
              <w:t>√</w:t>
            </w:r>
          </w:p>
        </w:tc>
        <w:tc>
          <w:tcPr>
            <w:tcW w:w="1204" w:type="dxa"/>
            <w:vAlign w:val="center"/>
          </w:tcPr>
          <w:p w14:paraId="1980308F">
            <w:pPr>
              <w:pStyle w:val="33"/>
              <w:spacing w:before="0"/>
              <w:ind w:left="0"/>
              <w:rPr>
                <w:rFonts w:ascii="宋体" w:hAnsi="宋体" w:eastAsia="宋体"/>
                <w:w w:val="82"/>
                <w:sz w:val="18"/>
                <w:szCs w:val="18"/>
              </w:rPr>
            </w:pPr>
            <w:r>
              <w:rPr>
                <w:rFonts w:ascii="宋体" w:hAnsi="宋体" w:eastAsia="宋体"/>
                <w:w w:val="82"/>
                <w:sz w:val="18"/>
                <w:szCs w:val="18"/>
              </w:rPr>
              <w:t>A</w:t>
            </w:r>
          </w:p>
        </w:tc>
      </w:tr>
      <w:tr w14:paraId="0F471C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251" w:type="dxa"/>
            <w:vAlign w:val="center"/>
          </w:tcPr>
          <w:p w14:paraId="774FB7EF">
            <w:pPr>
              <w:pStyle w:val="33"/>
              <w:spacing w:before="0"/>
              <w:ind w:left="0"/>
              <w:rPr>
                <w:rFonts w:ascii="宋体" w:hAnsi="宋体" w:eastAsia="宋体"/>
                <w:sz w:val="18"/>
                <w:szCs w:val="18"/>
              </w:rPr>
            </w:pPr>
            <w:r>
              <w:rPr>
                <w:rFonts w:hint="eastAsia" w:ascii="宋体" w:hAnsi="宋体" w:eastAsia="宋体"/>
                <w:sz w:val="18"/>
                <w:szCs w:val="18"/>
              </w:rPr>
              <w:t>2</w:t>
            </w:r>
          </w:p>
        </w:tc>
        <w:tc>
          <w:tcPr>
            <w:tcW w:w="2322" w:type="dxa"/>
            <w:vAlign w:val="center"/>
          </w:tcPr>
          <w:p w14:paraId="7037C18C">
            <w:pPr>
              <w:pStyle w:val="33"/>
              <w:spacing w:before="0"/>
              <w:ind w:left="0"/>
              <w:rPr>
                <w:rFonts w:ascii="宋体" w:hAnsi="宋体" w:eastAsia="宋体"/>
                <w:sz w:val="18"/>
                <w:szCs w:val="18"/>
              </w:rPr>
            </w:pPr>
            <w:r>
              <w:rPr>
                <w:rFonts w:hint="eastAsia" w:ascii="宋体" w:hAnsi="宋体" w:eastAsia="宋体"/>
                <w:sz w:val="18"/>
                <w:szCs w:val="18"/>
              </w:rPr>
              <w:t>基本通信性能</w:t>
            </w:r>
          </w:p>
        </w:tc>
        <w:tc>
          <w:tcPr>
            <w:tcW w:w="1246" w:type="dxa"/>
            <w:vAlign w:val="center"/>
          </w:tcPr>
          <w:p w14:paraId="39ADA4C4">
            <w:pPr>
              <w:pStyle w:val="33"/>
              <w:spacing w:before="0"/>
              <w:ind w:left="0"/>
              <w:rPr>
                <w:rFonts w:ascii="宋体" w:hAnsi="宋体" w:eastAsia="宋体"/>
                <w:b/>
                <w:w w:val="82"/>
                <w:sz w:val="18"/>
                <w:szCs w:val="18"/>
              </w:rPr>
            </w:pPr>
            <w:r>
              <w:rPr>
                <w:rFonts w:ascii="宋体" w:hAnsi="宋体" w:eastAsia="宋体"/>
                <w:b/>
                <w:w w:val="82"/>
                <w:sz w:val="18"/>
                <w:szCs w:val="18"/>
              </w:rPr>
              <w:t>√</w:t>
            </w:r>
          </w:p>
        </w:tc>
        <w:tc>
          <w:tcPr>
            <w:tcW w:w="1150" w:type="dxa"/>
            <w:vAlign w:val="center"/>
          </w:tcPr>
          <w:p w14:paraId="572C55D9">
            <w:pPr>
              <w:pStyle w:val="33"/>
              <w:spacing w:before="0"/>
              <w:ind w:left="0"/>
              <w:rPr>
                <w:rFonts w:ascii="宋体" w:hAnsi="宋体" w:eastAsia="宋体"/>
                <w:b/>
                <w:w w:val="82"/>
                <w:sz w:val="18"/>
                <w:szCs w:val="18"/>
              </w:rPr>
            </w:pPr>
            <w:r>
              <w:rPr>
                <w:rFonts w:ascii="宋体" w:hAnsi="宋体" w:eastAsia="宋体"/>
                <w:b/>
                <w:w w:val="82"/>
                <w:sz w:val="18"/>
                <w:szCs w:val="18"/>
              </w:rPr>
              <w:t>√</w:t>
            </w:r>
          </w:p>
        </w:tc>
        <w:tc>
          <w:tcPr>
            <w:tcW w:w="1199" w:type="dxa"/>
            <w:vAlign w:val="center"/>
          </w:tcPr>
          <w:p w14:paraId="1217529E">
            <w:pPr>
              <w:pStyle w:val="33"/>
              <w:spacing w:before="0"/>
              <w:ind w:left="0"/>
              <w:rPr>
                <w:rFonts w:ascii="宋体" w:hAnsi="宋体" w:eastAsia="宋体"/>
                <w:b/>
                <w:w w:val="82"/>
                <w:sz w:val="18"/>
                <w:szCs w:val="18"/>
              </w:rPr>
            </w:pPr>
            <w:r>
              <w:rPr>
                <w:rFonts w:ascii="宋体" w:hAnsi="宋体" w:eastAsia="宋体"/>
                <w:b/>
                <w:w w:val="82"/>
                <w:sz w:val="18"/>
                <w:szCs w:val="18"/>
              </w:rPr>
              <w:t>√*</w:t>
            </w:r>
          </w:p>
        </w:tc>
        <w:tc>
          <w:tcPr>
            <w:tcW w:w="992" w:type="dxa"/>
            <w:vAlign w:val="center"/>
          </w:tcPr>
          <w:p w14:paraId="42D6C10C">
            <w:pPr>
              <w:pStyle w:val="33"/>
              <w:spacing w:before="0"/>
              <w:ind w:left="0"/>
              <w:rPr>
                <w:rFonts w:ascii="宋体" w:hAnsi="宋体" w:eastAsia="宋体"/>
                <w:b/>
                <w:w w:val="82"/>
                <w:sz w:val="18"/>
                <w:szCs w:val="18"/>
              </w:rPr>
            </w:pPr>
          </w:p>
        </w:tc>
        <w:tc>
          <w:tcPr>
            <w:tcW w:w="1204" w:type="dxa"/>
            <w:vAlign w:val="center"/>
          </w:tcPr>
          <w:p w14:paraId="016195A1">
            <w:pPr>
              <w:pStyle w:val="33"/>
              <w:spacing w:before="0"/>
              <w:ind w:left="0"/>
              <w:rPr>
                <w:rFonts w:ascii="宋体" w:hAnsi="宋体" w:eastAsia="宋体"/>
                <w:w w:val="82"/>
                <w:sz w:val="18"/>
                <w:szCs w:val="18"/>
              </w:rPr>
            </w:pPr>
            <w:r>
              <w:rPr>
                <w:rFonts w:hint="eastAsia" w:ascii="宋体" w:hAnsi="宋体" w:eastAsia="宋体"/>
                <w:w w:val="82"/>
                <w:sz w:val="18"/>
                <w:szCs w:val="18"/>
              </w:rPr>
              <w:t>A</w:t>
            </w:r>
          </w:p>
        </w:tc>
      </w:tr>
      <w:tr w14:paraId="632966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1251" w:type="dxa"/>
            <w:vAlign w:val="center"/>
          </w:tcPr>
          <w:p w14:paraId="5A445F5C">
            <w:pPr>
              <w:pStyle w:val="33"/>
              <w:spacing w:before="0"/>
              <w:ind w:left="0"/>
              <w:rPr>
                <w:rFonts w:ascii="宋体" w:hAnsi="宋体" w:eastAsia="宋体"/>
                <w:sz w:val="18"/>
                <w:szCs w:val="18"/>
              </w:rPr>
            </w:pPr>
            <w:r>
              <w:rPr>
                <w:rFonts w:hint="eastAsia" w:ascii="宋体" w:hAnsi="宋体" w:eastAsia="宋体"/>
                <w:sz w:val="18"/>
                <w:szCs w:val="18"/>
              </w:rPr>
              <w:t>3</w:t>
            </w:r>
          </w:p>
        </w:tc>
        <w:tc>
          <w:tcPr>
            <w:tcW w:w="2322" w:type="dxa"/>
            <w:vAlign w:val="center"/>
          </w:tcPr>
          <w:p w14:paraId="0F68FB56">
            <w:pPr>
              <w:pStyle w:val="33"/>
              <w:spacing w:before="0"/>
              <w:ind w:left="0"/>
              <w:rPr>
                <w:rFonts w:ascii="宋体" w:hAnsi="宋体" w:eastAsia="宋体"/>
                <w:sz w:val="18"/>
                <w:szCs w:val="18"/>
              </w:rPr>
            </w:pPr>
            <w:r>
              <w:rPr>
                <w:rFonts w:hint="eastAsia" w:ascii="宋体" w:hAnsi="宋体" w:eastAsia="宋体"/>
                <w:sz w:val="18"/>
                <w:szCs w:val="18"/>
              </w:rPr>
              <w:t>互换性</w:t>
            </w:r>
          </w:p>
        </w:tc>
        <w:tc>
          <w:tcPr>
            <w:tcW w:w="1246" w:type="dxa"/>
            <w:vAlign w:val="center"/>
          </w:tcPr>
          <w:p w14:paraId="089C855E">
            <w:pPr>
              <w:pStyle w:val="33"/>
              <w:spacing w:before="0"/>
              <w:ind w:left="0"/>
              <w:rPr>
                <w:rFonts w:ascii="宋体" w:hAnsi="宋体" w:eastAsia="宋体"/>
                <w:b/>
                <w:w w:val="82"/>
                <w:sz w:val="18"/>
                <w:szCs w:val="18"/>
              </w:rPr>
            </w:pPr>
            <w:r>
              <w:rPr>
                <w:rFonts w:ascii="宋体" w:hAnsi="宋体" w:eastAsia="宋体"/>
                <w:b/>
                <w:w w:val="82"/>
                <w:sz w:val="18"/>
                <w:szCs w:val="18"/>
              </w:rPr>
              <w:t>√</w:t>
            </w:r>
          </w:p>
        </w:tc>
        <w:tc>
          <w:tcPr>
            <w:tcW w:w="1150" w:type="dxa"/>
            <w:vAlign w:val="center"/>
          </w:tcPr>
          <w:p w14:paraId="685DE8A6">
            <w:pPr>
              <w:pStyle w:val="33"/>
              <w:spacing w:before="0"/>
              <w:ind w:left="0"/>
              <w:rPr>
                <w:rFonts w:ascii="宋体" w:hAnsi="宋体" w:eastAsia="宋体"/>
                <w:b/>
                <w:w w:val="82"/>
                <w:sz w:val="18"/>
                <w:szCs w:val="18"/>
              </w:rPr>
            </w:pPr>
            <w:r>
              <w:rPr>
                <w:rFonts w:ascii="宋体" w:hAnsi="宋体" w:eastAsia="宋体"/>
                <w:b/>
                <w:w w:val="82"/>
                <w:sz w:val="18"/>
                <w:szCs w:val="18"/>
              </w:rPr>
              <w:t>√</w:t>
            </w:r>
          </w:p>
        </w:tc>
        <w:tc>
          <w:tcPr>
            <w:tcW w:w="1199" w:type="dxa"/>
            <w:vAlign w:val="center"/>
          </w:tcPr>
          <w:p w14:paraId="615A34C9">
            <w:pPr>
              <w:pStyle w:val="33"/>
              <w:spacing w:before="0"/>
              <w:ind w:left="0"/>
              <w:rPr>
                <w:rFonts w:ascii="宋体" w:hAnsi="宋体" w:eastAsia="宋体"/>
                <w:b/>
                <w:w w:val="82"/>
                <w:sz w:val="18"/>
                <w:szCs w:val="18"/>
              </w:rPr>
            </w:pPr>
            <w:r>
              <w:rPr>
                <w:rFonts w:ascii="宋体" w:hAnsi="宋体" w:eastAsia="宋体"/>
                <w:b/>
                <w:w w:val="82"/>
                <w:sz w:val="18"/>
                <w:szCs w:val="18"/>
              </w:rPr>
              <w:t>√</w:t>
            </w:r>
          </w:p>
        </w:tc>
        <w:tc>
          <w:tcPr>
            <w:tcW w:w="992" w:type="dxa"/>
            <w:vAlign w:val="center"/>
          </w:tcPr>
          <w:p w14:paraId="6FE0FB8B">
            <w:pPr>
              <w:pStyle w:val="33"/>
              <w:spacing w:before="0"/>
              <w:ind w:left="0"/>
              <w:rPr>
                <w:rFonts w:ascii="宋体" w:hAnsi="宋体" w:eastAsia="宋体"/>
                <w:b/>
                <w:w w:val="82"/>
                <w:sz w:val="18"/>
                <w:szCs w:val="18"/>
              </w:rPr>
            </w:pPr>
          </w:p>
        </w:tc>
        <w:tc>
          <w:tcPr>
            <w:tcW w:w="1204" w:type="dxa"/>
            <w:vAlign w:val="center"/>
          </w:tcPr>
          <w:p w14:paraId="0544B442">
            <w:pPr>
              <w:pStyle w:val="33"/>
              <w:spacing w:before="0"/>
              <w:ind w:left="0"/>
              <w:rPr>
                <w:rFonts w:ascii="宋体" w:hAnsi="宋体" w:eastAsia="宋体"/>
                <w:w w:val="82"/>
                <w:sz w:val="18"/>
                <w:szCs w:val="18"/>
              </w:rPr>
            </w:pPr>
            <w:r>
              <w:rPr>
                <w:rFonts w:ascii="宋体" w:hAnsi="宋体" w:eastAsia="宋体"/>
                <w:w w:val="82"/>
                <w:sz w:val="18"/>
                <w:szCs w:val="18"/>
              </w:rPr>
              <w:t>A</w:t>
            </w:r>
          </w:p>
        </w:tc>
      </w:tr>
      <w:tr w14:paraId="2EBE6F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251" w:type="dxa"/>
            <w:vAlign w:val="center"/>
          </w:tcPr>
          <w:p w14:paraId="17BA3637">
            <w:pPr>
              <w:pStyle w:val="33"/>
              <w:spacing w:before="0"/>
              <w:ind w:left="0"/>
              <w:rPr>
                <w:rFonts w:ascii="宋体" w:hAnsi="宋体" w:eastAsia="宋体"/>
                <w:sz w:val="18"/>
                <w:szCs w:val="18"/>
              </w:rPr>
            </w:pPr>
            <w:r>
              <w:rPr>
                <w:rFonts w:hint="eastAsia" w:ascii="宋体" w:hAnsi="宋体" w:eastAsia="宋体"/>
                <w:sz w:val="18"/>
                <w:szCs w:val="18"/>
              </w:rPr>
              <w:t>4</w:t>
            </w:r>
          </w:p>
        </w:tc>
        <w:tc>
          <w:tcPr>
            <w:tcW w:w="2322" w:type="dxa"/>
            <w:vAlign w:val="center"/>
          </w:tcPr>
          <w:p w14:paraId="7DFCE32B">
            <w:pPr>
              <w:pStyle w:val="33"/>
              <w:spacing w:before="0"/>
              <w:ind w:left="0"/>
              <w:rPr>
                <w:rFonts w:ascii="宋体" w:hAnsi="宋体" w:eastAsia="宋体"/>
                <w:sz w:val="18"/>
                <w:szCs w:val="18"/>
              </w:rPr>
            </w:pPr>
            <w:r>
              <w:rPr>
                <w:rFonts w:hint="eastAsia" w:ascii="宋体" w:hAnsi="宋体" w:eastAsia="宋体"/>
                <w:sz w:val="18"/>
                <w:szCs w:val="18"/>
              </w:rPr>
              <w:t>互联互通</w:t>
            </w:r>
          </w:p>
        </w:tc>
        <w:tc>
          <w:tcPr>
            <w:tcW w:w="1246" w:type="dxa"/>
            <w:vAlign w:val="center"/>
          </w:tcPr>
          <w:p w14:paraId="6D07203F">
            <w:pPr>
              <w:pStyle w:val="33"/>
              <w:spacing w:before="0"/>
              <w:ind w:left="0"/>
              <w:rPr>
                <w:rFonts w:ascii="宋体" w:hAnsi="宋体" w:eastAsia="宋体"/>
                <w:b/>
                <w:w w:val="82"/>
                <w:sz w:val="18"/>
                <w:szCs w:val="18"/>
              </w:rPr>
            </w:pPr>
            <w:r>
              <w:rPr>
                <w:rFonts w:ascii="宋体" w:hAnsi="宋体" w:eastAsia="宋体"/>
                <w:b/>
                <w:w w:val="82"/>
                <w:sz w:val="18"/>
                <w:szCs w:val="18"/>
              </w:rPr>
              <w:t>√**</w:t>
            </w:r>
          </w:p>
        </w:tc>
        <w:tc>
          <w:tcPr>
            <w:tcW w:w="1150" w:type="dxa"/>
            <w:vAlign w:val="center"/>
          </w:tcPr>
          <w:p w14:paraId="57FD29AD">
            <w:pPr>
              <w:pStyle w:val="33"/>
              <w:spacing w:before="0"/>
              <w:ind w:left="0"/>
              <w:rPr>
                <w:rFonts w:ascii="宋体" w:hAnsi="宋体" w:eastAsia="宋体"/>
                <w:b/>
                <w:w w:val="82"/>
                <w:sz w:val="18"/>
                <w:szCs w:val="18"/>
              </w:rPr>
            </w:pPr>
            <w:r>
              <w:rPr>
                <w:rFonts w:ascii="宋体" w:hAnsi="宋体" w:eastAsia="宋体"/>
                <w:b/>
                <w:w w:val="82"/>
                <w:sz w:val="18"/>
                <w:szCs w:val="18"/>
              </w:rPr>
              <w:t>√**</w:t>
            </w:r>
          </w:p>
        </w:tc>
        <w:tc>
          <w:tcPr>
            <w:tcW w:w="1199" w:type="dxa"/>
            <w:vAlign w:val="center"/>
          </w:tcPr>
          <w:p w14:paraId="1F92EC44">
            <w:pPr>
              <w:pStyle w:val="33"/>
              <w:spacing w:before="0"/>
              <w:ind w:left="0"/>
              <w:rPr>
                <w:rFonts w:ascii="宋体" w:hAnsi="宋体" w:eastAsia="宋体"/>
                <w:b/>
                <w:w w:val="82"/>
                <w:sz w:val="18"/>
                <w:szCs w:val="18"/>
              </w:rPr>
            </w:pPr>
            <w:r>
              <w:rPr>
                <w:rFonts w:ascii="宋体" w:hAnsi="宋体" w:eastAsia="宋体"/>
                <w:b/>
                <w:w w:val="82"/>
                <w:sz w:val="18"/>
                <w:szCs w:val="18"/>
              </w:rPr>
              <w:t>√**</w:t>
            </w:r>
          </w:p>
        </w:tc>
        <w:tc>
          <w:tcPr>
            <w:tcW w:w="992" w:type="dxa"/>
            <w:vAlign w:val="center"/>
          </w:tcPr>
          <w:p w14:paraId="75B03C5F">
            <w:pPr>
              <w:pStyle w:val="33"/>
              <w:spacing w:before="0"/>
              <w:ind w:left="0"/>
              <w:rPr>
                <w:rFonts w:ascii="宋体" w:hAnsi="宋体" w:eastAsia="宋体"/>
                <w:b/>
                <w:w w:val="82"/>
                <w:sz w:val="18"/>
                <w:szCs w:val="18"/>
              </w:rPr>
            </w:pPr>
          </w:p>
        </w:tc>
        <w:tc>
          <w:tcPr>
            <w:tcW w:w="1204" w:type="dxa"/>
            <w:vAlign w:val="center"/>
          </w:tcPr>
          <w:p w14:paraId="68B96EE4">
            <w:pPr>
              <w:pStyle w:val="33"/>
              <w:spacing w:before="0"/>
              <w:ind w:left="0"/>
              <w:rPr>
                <w:rFonts w:ascii="宋体" w:hAnsi="宋体" w:eastAsia="宋体"/>
                <w:w w:val="82"/>
                <w:sz w:val="18"/>
                <w:szCs w:val="18"/>
              </w:rPr>
            </w:pPr>
            <w:r>
              <w:rPr>
                <w:rFonts w:ascii="宋体" w:hAnsi="宋体" w:eastAsia="宋体"/>
                <w:w w:val="82"/>
                <w:sz w:val="18"/>
                <w:szCs w:val="18"/>
              </w:rPr>
              <w:t>A</w:t>
            </w:r>
          </w:p>
        </w:tc>
      </w:tr>
      <w:tr w14:paraId="7E8646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251" w:type="dxa"/>
            <w:vAlign w:val="center"/>
          </w:tcPr>
          <w:p w14:paraId="401393CC">
            <w:pPr>
              <w:pStyle w:val="33"/>
              <w:spacing w:before="0"/>
              <w:ind w:left="0"/>
              <w:rPr>
                <w:rFonts w:ascii="宋体" w:hAnsi="宋体" w:eastAsia="宋体"/>
                <w:sz w:val="18"/>
                <w:szCs w:val="18"/>
              </w:rPr>
            </w:pPr>
            <w:r>
              <w:rPr>
                <w:rFonts w:hint="eastAsia" w:ascii="宋体" w:hAnsi="宋体" w:eastAsia="宋体"/>
                <w:sz w:val="18"/>
                <w:szCs w:val="18"/>
              </w:rPr>
              <w:t>5</w:t>
            </w:r>
          </w:p>
        </w:tc>
        <w:tc>
          <w:tcPr>
            <w:tcW w:w="2322" w:type="dxa"/>
            <w:vAlign w:val="center"/>
          </w:tcPr>
          <w:p w14:paraId="24161081">
            <w:pPr>
              <w:pStyle w:val="33"/>
              <w:spacing w:before="0"/>
              <w:ind w:left="0"/>
              <w:rPr>
                <w:rFonts w:ascii="宋体" w:hAnsi="宋体" w:eastAsia="宋体"/>
                <w:sz w:val="18"/>
                <w:szCs w:val="18"/>
              </w:rPr>
            </w:pPr>
            <w:r>
              <w:rPr>
                <w:rFonts w:hint="eastAsia" w:ascii="宋体" w:hAnsi="宋体" w:eastAsia="宋体"/>
                <w:sz w:val="18"/>
                <w:szCs w:val="18"/>
              </w:rPr>
              <w:t>高温</w:t>
            </w:r>
          </w:p>
        </w:tc>
        <w:tc>
          <w:tcPr>
            <w:tcW w:w="1246" w:type="dxa"/>
            <w:vAlign w:val="center"/>
          </w:tcPr>
          <w:p w14:paraId="5A8D99BF">
            <w:pPr>
              <w:pStyle w:val="33"/>
              <w:spacing w:before="0"/>
              <w:ind w:left="0"/>
              <w:rPr>
                <w:rFonts w:ascii="宋体" w:hAnsi="宋体" w:eastAsia="宋体"/>
                <w:b/>
                <w:w w:val="82"/>
                <w:sz w:val="18"/>
                <w:szCs w:val="18"/>
              </w:rPr>
            </w:pPr>
            <w:r>
              <w:rPr>
                <w:rFonts w:ascii="宋体" w:hAnsi="宋体" w:eastAsia="宋体"/>
                <w:b/>
                <w:w w:val="82"/>
                <w:sz w:val="18"/>
                <w:szCs w:val="18"/>
              </w:rPr>
              <w:t>√</w:t>
            </w:r>
          </w:p>
        </w:tc>
        <w:tc>
          <w:tcPr>
            <w:tcW w:w="1150" w:type="dxa"/>
            <w:vAlign w:val="center"/>
          </w:tcPr>
          <w:p w14:paraId="5BDA4AB5">
            <w:pPr>
              <w:pStyle w:val="33"/>
              <w:spacing w:before="0"/>
              <w:ind w:left="0"/>
              <w:rPr>
                <w:rFonts w:ascii="宋体" w:hAnsi="宋体" w:eastAsia="宋体"/>
                <w:b/>
                <w:w w:val="82"/>
                <w:sz w:val="18"/>
                <w:szCs w:val="18"/>
              </w:rPr>
            </w:pPr>
            <w:r>
              <w:rPr>
                <w:rFonts w:ascii="宋体" w:hAnsi="宋体" w:eastAsia="宋体"/>
                <w:b/>
                <w:w w:val="82"/>
                <w:sz w:val="18"/>
                <w:szCs w:val="18"/>
              </w:rPr>
              <w:t>√</w:t>
            </w:r>
          </w:p>
        </w:tc>
        <w:tc>
          <w:tcPr>
            <w:tcW w:w="1199" w:type="dxa"/>
            <w:vAlign w:val="center"/>
          </w:tcPr>
          <w:p w14:paraId="212B0D3F">
            <w:pPr>
              <w:pStyle w:val="33"/>
              <w:spacing w:before="0"/>
              <w:ind w:left="0"/>
              <w:rPr>
                <w:rFonts w:ascii="宋体" w:hAnsi="宋体" w:eastAsia="宋体"/>
                <w:b/>
                <w:w w:val="82"/>
                <w:sz w:val="18"/>
                <w:szCs w:val="18"/>
              </w:rPr>
            </w:pPr>
            <w:r>
              <w:rPr>
                <w:rFonts w:ascii="宋体" w:hAnsi="宋体" w:eastAsia="宋体"/>
                <w:b/>
                <w:w w:val="82"/>
                <w:sz w:val="18"/>
                <w:szCs w:val="18"/>
              </w:rPr>
              <w:t>√*</w:t>
            </w:r>
          </w:p>
        </w:tc>
        <w:tc>
          <w:tcPr>
            <w:tcW w:w="992" w:type="dxa"/>
            <w:vAlign w:val="center"/>
          </w:tcPr>
          <w:p w14:paraId="6CD27692">
            <w:pPr>
              <w:pStyle w:val="33"/>
              <w:spacing w:before="0"/>
              <w:ind w:left="0"/>
              <w:rPr>
                <w:rFonts w:ascii="宋体" w:hAnsi="宋体" w:eastAsia="宋体"/>
                <w:b/>
                <w:w w:val="82"/>
                <w:sz w:val="18"/>
                <w:szCs w:val="18"/>
              </w:rPr>
            </w:pPr>
          </w:p>
        </w:tc>
        <w:tc>
          <w:tcPr>
            <w:tcW w:w="1204" w:type="dxa"/>
            <w:vAlign w:val="center"/>
          </w:tcPr>
          <w:p w14:paraId="3C2F43ED">
            <w:pPr>
              <w:pStyle w:val="33"/>
              <w:spacing w:before="0"/>
              <w:ind w:left="0"/>
              <w:rPr>
                <w:rFonts w:ascii="宋体" w:hAnsi="宋体" w:eastAsia="宋体"/>
                <w:w w:val="82"/>
                <w:sz w:val="18"/>
                <w:szCs w:val="18"/>
              </w:rPr>
            </w:pPr>
            <w:r>
              <w:rPr>
                <w:rFonts w:ascii="宋体" w:hAnsi="宋体" w:eastAsia="宋体"/>
                <w:w w:val="82"/>
                <w:sz w:val="18"/>
                <w:szCs w:val="18"/>
              </w:rPr>
              <w:t>A</w:t>
            </w:r>
          </w:p>
        </w:tc>
      </w:tr>
      <w:tr w14:paraId="4E09DC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251" w:type="dxa"/>
            <w:vAlign w:val="center"/>
          </w:tcPr>
          <w:p w14:paraId="7D045219">
            <w:pPr>
              <w:pStyle w:val="33"/>
              <w:spacing w:before="0"/>
              <w:ind w:left="0"/>
              <w:rPr>
                <w:rFonts w:ascii="宋体" w:hAnsi="宋体" w:eastAsia="宋体"/>
                <w:sz w:val="18"/>
                <w:szCs w:val="18"/>
              </w:rPr>
            </w:pPr>
            <w:r>
              <w:rPr>
                <w:rFonts w:hint="eastAsia" w:ascii="宋体" w:hAnsi="宋体" w:eastAsia="宋体"/>
                <w:sz w:val="18"/>
                <w:szCs w:val="18"/>
              </w:rPr>
              <w:t>6</w:t>
            </w:r>
          </w:p>
        </w:tc>
        <w:tc>
          <w:tcPr>
            <w:tcW w:w="2322" w:type="dxa"/>
            <w:vAlign w:val="center"/>
          </w:tcPr>
          <w:p w14:paraId="5177F696">
            <w:pPr>
              <w:pStyle w:val="33"/>
              <w:spacing w:before="0"/>
              <w:ind w:left="0"/>
              <w:rPr>
                <w:rFonts w:ascii="宋体" w:hAnsi="宋体" w:eastAsia="宋体"/>
                <w:sz w:val="18"/>
                <w:szCs w:val="18"/>
              </w:rPr>
            </w:pPr>
            <w:r>
              <w:rPr>
                <w:rFonts w:hint="eastAsia" w:ascii="宋体" w:hAnsi="宋体" w:eastAsia="宋体"/>
                <w:sz w:val="18"/>
                <w:szCs w:val="18"/>
              </w:rPr>
              <w:t>低温</w:t>
            </w:r>
          </w:p>
        </w:tc>
        <w:tc>
          <w:tcPr>
            <w:tcW w:w="1246" w:type="dxa"/>
            <w:vAlign w:val="center"/>
          </w:tcPr>
          <w:p w14:paraId="7438F56B">
            <w:pPr>
              <w:pStyle w:val="33"/>
              <w:spacing w:before="0"/>
              <w:ind w:left="0"/>
              <w:rPr>
                <w:rFonts w:ascii="宋体" w:hAnsi="宋体" w:eastAsia="宋体"/>
                <w:b/>
                <w:w w:val="82"/>
                <w:sz w:val="18"/>
                <w:szCs w:val="18"/>
              </w:rPr>
            </w:pPr>
            <w:r>
              <w:rPr>
                <w:rFonts w:ascii="宋体" w:hAnsi="宋体" w:eastAsia="宋体"/>
                <w:b/>
                <w:w w:val="82"/>
                <w:sz w:val="18"/>
                <w:szCs w:val="18"/>
              </w:rPr>
              <w:t>√</w:t>
            </w:r>
          </w:p>
        </w:tc>
        <w:tc>
          <w:tcPr>
            <w:tcW w:w="1150" w:type="dxa"/>
            <w:vAlign w:val="center"/>
          </w:tcPr>
          <w:p w14:paraId="7381A050">
            <w:pPr>
              <w:pStyle w:val="33"/>
              <w:spacing w:before="0"/>
              <w:ind w:left="0"/>
              <w:rPr>
                <w:rFonts w:ascii="宋体" w:hAnsi="宋体" w:eastAsia="宋体"/>
                <w:b/>
                <w:w w:val="82"/>
                <w:sz w:val="18"/>
                <w:szCs w:val="18"/>
              </w:rPr>
            </w:pPr>
            <w:r>
              <w:rPr>
                <w:rFonts w:ascii="宋体" w:hAnsi="宋体" w:eastAsia="宋体"/>
                <w:b/>
                <w:w w:val="82"/>
                <w:sz w:val="18"/>
                <w:szCs w:val="18"/>
              </w:rPr>
              <w:t>√</w:t>
            </w:r>
          </w:p>
        </w:tc>
        <w:tc>
          <w:tcPr>
            <w:tcW w:w="1199" w:type="dxa"/>
            <w:vAlign w:val="center"/>
          </w:tcPr>
          <w:p w14:paraId="59C08572">
            <w:pPr>
              <w:pStyle w:val="33"/>
              <w:spacing w:before="0"/>
              <w:ind w:left="0"/>
              <w:rPr>
                <w:rFonts w:ascii="宋体" w:hAnsi="宋体" w:eastAsia="宋体"/>
                <w:b/>
                <w:w w:val="82"/>
                <w:sz w:val="18"/>
                <w:szCs w:val="18"/>
              </w:rPr>
            </w:pPr>
            <w:r>
              <w:rPr>
                <w:rFonts w:ascii="宋体" w:hAnsi="宋体" w:eastAsia="宋体"/>
                <w:b/>
                <w:w w:val="82"/>
                <w:sz w:val="18"/>
                <w:szCs w:val="18"/>
              </w:rPr>
              <w:t>√*</w:t>
            </w:r>
          </w:p>
        </w:tc>
        <w:tc>
          <w:tcPr>
            <w:tcW w:w="992" w:type="dxa"/>
            <w:vAlign w:val="center"/>
          </w:tcPr>
          <w:p w14:paraId="5F9370FA">
            <w:pPr>
              <w:pStyle w:val="33"/>
              <w:spacing w:before="0"/>
              <w:ind w:left="0"/>
              <w:rPr>
                <w:rFonts w:ascii="宋体" w:hAnsi="宋体" w:eastAsia="宋体"/>
                <w:b/>
                <w:w w:val="82"/>
                <w:sz w:val="18"/>
                <w:szCs w:val="18"/>
              </w:rPr>
            </w:pPr>
          </w:p>
        </w:tc>
        <w:tc>
          <w:tcPr>
            <w:tcW w:w="1204" w:type="dxa"/>
            <w:vAlign w:val="center"/>
          </w:tcPr>
          <w:p w14:paraId="4E64B3AE">
            <w:pPr>
              <w:pStyle w:val="33"/>
              <w:spacing w:before="0"/>
              <w:ind w:left="0"/>
              <w:rPr>
                <w:rFonts w:ascii="宋体" w:hAnsi="宋体" w:eastAsia="宋体"/>
                <w:w w:val="82"/>
                <w:sz w:val="18"/>
                <w:szCs w:val="18"/>
              </w:rPr>
            </w:pPr>
            <w:r>
              <w:rPr>
                <w:rFonts w:ascii="宋体" w:hAnsi="宋体" w:eastAsia="宋体"/>
                <w:w w:val="82"/>
                <w:sz w:val="18"/>
                <w:szCs w:val="18"/>
              </w:rPr>
              <w:t>A</w:t>
            </w:r>
          </w:p>
        </w:tc>
      </w:tr>
      <w:tr w14:paraId="384BD5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251" w:type="dxa"/>
            <w:vAlign w:val="center"/>
          </w:tcPr>
          <w:p w14:paraId="594BC49C">
            <w:pPr>
              <w:pStyle w:val="33"/>
              <w:spacing w:before="0"/>
              <w:ind w:left="0"/>
              <w:rPr>
                <w:rFonts w:ascii="宋体" w:hAnsi="宋体" w:eastAsia="宋体"/>
                <w:sz w:val="18"/>
                <w:szCs w:val="18"/>
              </w:rPr>
            </w:pPr>
            <w:r>
              <w:rPr>
                <w:rFonts w:hint="eastAsia" w:ascii="宋体" w:hAnsi="宋体" w:eastAsia="宋体"/>
                <w:sz w:val="18"/>
                <w:szCs w:val="18"/>
              </w:rPr>
              <w:t>7</w:t>
            </w:r>
          </w:p>
        </w:tc>
        <w:tc>
          <w:tcPr>
            <w:tcW w:w="2322" w:type="dxa"/>
            <w:vAlign w:val="center"/>
          </w:tcPr>
          <w:p w14:paraId="685E1F41">
            <w:pPr>
              <w:pStyle w:val="33"/>
              <w:spacing w:before="0"/>
              <w:ind w:left="0"/>
              <w:rPr>
                <w:rFonts w:ascii="宋体" w:hAnsi="宋体" w:eastAsia="宋体"/>
                <w:sz w:val="18"/>
                <w:szCs w:val="18"/>
              </w:rPr>
            </w:pPr>
            <w:r>
              <w:rPr>
                <w:rFonts w:hint="eastAsia" w:ascii="宋体" w:hAnsi="宋体" w:eastAsia="宋体"/>
                <w:sz w:val="18"/>
                <w:szCs w:val="18"/>
              </w:rPr>
              <w:t>湿热</w:t>
            </w:r>
          </w:p>
        </w:tc>
        <w:tc>
          <w:tcPr>
            <w:tcW w:w="1246" w:type="dxa"/>
            <w:vAlign w:val="center"/>
          </w:tcPr>
          <w:p w14:paraId="4A34642F">
            <w:pPr>
              <w:pStyle w:val="33"/>
              <w:spacing w:before="0"/>
              <w:ind w:left="0"/>
              <w:rPr>
                <w:rFonts w:ascii="宋体" w:hAnsi="宋体" w:eastAsia="宋体"/>
                <w:b/>
                <w:w w:val="82"/>
                <w:sz w:val="18"/>
                <w:szCs w:val="18"/>
              </w:rPr>
            </w:pPr>
            <w:r>
              <w:rPr>
                <w:rFonts w:ascii="宋体" w:hAnsi="宋体" w:eastAsia="宋体"/>
                <w:b/>
                <w:w w:val="82"/>
                <w:sz w:val="18"/>
                <w:szCs w:val="18"/>
              </w:rPr>
              <w:t>√</w:t>
            </w:r>
          </w:p>
        </w:tc>
        <w:tc>
          <w:tcPr>
            <w:tcW w:w="1150" w:type="dxa"/>
            <w:vAlign w:val="center"/>
          </w:tcPr>
          <w:p w14:paraId="1D658D27">
            <w:pPr>
              <w:pStyle w:val="33"/>
              <w:spacing w:before="0"/>
              <w:ind w:left="0"/>
              <w:rPr>
                <w:rFonts w:ascii="宋体" w:hAnsi="宋体" w:eastAsia="宋体"/>
                <w:b/>
                <w:w w:val="82"/>
                <w:sz w:val="18"/>
                <w:szCs w:val="18"/>
              </w:rPr>
            </w:pPr>
            <w:r>
              <w:rPr>
                <w:rFonts w:ascii="宋体" w:hAnsi="宋体" w:eastAsia="宋体"/>
                <w:b/>
                <w:w w:val="82"/>
                <w:sz w:val="18"/>
                <w:szCs w:val="18"/>
              </w:rPr>
              <w:t>√</w:t>
            </w:r>
          </w:p>
        </w:tc>
        <w:tc>
          <w:tcPr>
            <w:tcW w:w="1199" w:type="dxa"/>
            <w:vAlign w:val="center"/>
          </w:tcPr>
          <w:p w14:paraId="07101930">
            <w:pPr>
              <w:pStyle w:val="33"/>
              <w:spacing w:before="0"/>
              <w:ind w:left="0"/>
              <w:rPr>
                <w:rFonts w:ascii="宋体" w:hAnsi="宋体" w:eastAsia="宋体"/>
                <w:b/>
                <w:w w:val="82"/>
                <w:sz w:val="18"/>
                <w:szCs w:val="18"/>
              </w:rPr>
            </w:pPr>
          </w:p>
        </w:tc>
        <w:tc>
          <w:tcPr>
            <w:tcW w:w="992" w:type="dxa"/>
            <w:vAlign w:val="center"/>
          </w:tcPr>
          <w:p w14:paraId="5A98815D">
            <w:pPr>
              <w:pStyle w:val="33"/>
              <w:spacing w:before="0"/>
              <w:ind w:left="0"/>
              <w:rPr>
                <w:rFonts w:ascii="宋体" w:hAnsi="宋体" w:eastAsia="宋体"/>
                <w:b/>
                <w:w w:val="82"/>
                <w:sz w:val="18"/>
                <w:szCs w:val="18"/>
              </w:rPr>
            </w:pPr>
          </w:p>
        </w:tc>
        <w:tc>
          <w:tcPr>
            <w:tcW w:w="1204" w:type="dxa"/>
            <w:vAlign w:val="center"/>
          </w:tcPr>
          <w:p w14:paraId="7C0BE893">
            <w:pPr>
              <w:pStyle w:val="33"/>
              <w:spacing w:before="0"/>
              <w:ind w:left="0"/>
              <w:rPr>
                <w:rFonts w:ascii="宋体" w:hAnsi="宋体" w:eastAsia="宋体"/>
                <w:w w:val="82"/>
                <w:sz w:val="18"/>
                <w:szCs w:val="18"/>
              </w:rPr>
            </w:pPr>
            <w:r>
              <w:rPr>
                <w:rFonts w:ascii="宋体" w:hAnsi="宋体" w:eastAsia="宋体"/>
                <w:w w:val="82"/>
                <w:sz w:val="18"/>
                <w:szCs w:val="18"/>
              </w:rPr>
              <w:t>A</w:t>
            </w:r>
          </w:p>
        </w:tc>
      </w:tr>
      <w:tr w14:paraId="3DDBD5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251" w:type="dxa"/>
            <w:vAlign w:val="center"/>
          </w:tcPr>
          <w:p w14:paraId="1C29D031">
            <w:pPr>
              <w:pStyle w:val="33"/>
              <w:spacing w:before="0"/>
              <w:ind w:left="0"/>
              <w:rPr>
                <w:rFonts w:ascii="宋体" w:hAnsi="宋体" w:eastAsia="宋体"/>
                <w:sz w:val="18"/>
                <w:szCs w:val="18"/>
              </w:rPr>
            </w:pPr>
            <w:r>
              <w:rPr>
                <w:rFonts w:hint="eastAsia" w:ascii="宋体" w:hAnsi="宋体" w:eastAsia="宋体"/>
                <w:sz w:val="18"/>
                <w:szCs w:val="18"/>
              </w:rPr>
              <w:t>8</w:t>
            </w:r>
          </w:p>
        </w:tc>
        <w:tc>
          <w:tcPr>
            <w:tcW w:w="2322" w:type="dxa"/>
            <w:vAlign w:val="center"/>
          </w:tcPr>
          <w:p w14:paraId="0F0C95AD">
            <w:pPr>
              <w:pStyle w:val="33"/>
              <w:spacing w:before="0"/>
              <w:ind w:left="0"/>
              <w:rPr>
                <w:rFonts w:ascii="宋体" w:hAnsi="宋体" w:eastAsia="宋体"/>
                <w:sz w:val="18"/>
                <w:szCs w:val="18"/>
              </w:rPr>
            </w:pPr>
            <w:r>
              <w:rPr>
                <w:rFonts w:hint="eastAsia" w:ascii="宋体" w:hAnsi="宋体" w:eastAsia="宋体"/>
                <w:sz w:val="18"/>
                <w:szCs w:val="18"/>
              </w:rPr>
              <w:t>绝缘电阻</w:t>
            </w:r>
          </w:p>
        </w:tc>
        <w:tc>
          <w:tcPr>
            <w:tcW w:w="1246" w:type="dxa"/>
            <w:vAlign w:val="center"/>
          </w:tcPr>
          <w:p w14:paraId="2C9D0AA8">
            <w:pPr>
              <w:pStyle w:val="33"/>
              <w:spacing w:before="0"/>
              <w:ind w:left="0"/>
              <w:rPr>
                <w:rFonts w:ascii="宋体" w:hAnsi="宋体" w:eastAsia="宋体"/>
                <w:b/>
                <w:w w:val="82"/>
                <w:sz w:val="18"/>
                <w:szCs w:val="18"/>
              </w:rPr>
            </w:pPr>
            <w:r>
              <w:rPr>
                <w:rFonts w:ascii="宋体" w:hAnsi="宋体" w:eastAsia="宋体"/>
                <w:b/>
                <w:w w:val="82"/>
                <w:sz w:val="18"/>
                <w:szCs w:val="18"/>
              </w:rPr>
              <w:t>√</w:t>
            </w:r>
          </w:p>
        </w:tc>
        <w:tc>
          <w:tcPr>
            <w:tcW w:w="1150" w:type="dxa"/>
            <w:vAlign w:val="center"/>
          </w:tcPr>
          <w:p w14:paraId="0DA0D81F">
            <w:pPr>
              <w:pStyle w:val="33"/>
              <w:spacing w:before="0"/>
              <w:ind w:left="0"/>
              <w:rPr>
                <w:rFonts w:ascii="宋体" w:hAnsi="宋体" w:eastAsia="宋体"/>
                <w:b/>
                <w:w w:val="82"/>
                <w:sz w:val="18"/>
                <w:szCs w:val="18"/>
              </w:rPr>
            </w:pPr>
            <w:r>
              <w:rPr>
                <w:rFonts w:ascii="宋体" w:hAnsi="宋体" w:eastAsia="宋体"/>
                <w:b/>
                <w:w w:val="82"/>
                <w:sz w:val="18"/>
                <w:szCs w:val="18"/>
              </w:rPr>
              <w:t>√</w:t>
            </w:r>
          </w:p>
        </w:tc>
        <w:tc>
          <w:tcPr>
            <w:tcW w:w="1199" w:type="dxa"/>
            <w:vAlign w:val="center"/>
          </w:tcPr>
          <w:p w14:paraId="1F459370">
            <w:pPr>
              <w:pStyle w:val="33"/>
              <w:spacing w:before="0"/>
              <w:ind w:left="0"/>
              <w:rPr>
                <w:rFonts w:ascii="宋体" w:hAnsi="宋体" w:eastAsia="宋体"/>
                <w:b/>
                <w:w w:val="82"/>
                <w:sz w:val="18"/>
                <w:szCs w:val="18"/>
              </w:rPr>
            </w:pPr>
            <w:r>
              <w:rPr>
                <w:rFonts w:ascii="宋体" w:hAnsi="宋体" w:eastAsia="宋体"/>
                <w:b/>
                <w:w w:val="82"/>
                <w:sz w:val="18"/>
                <w:szCs w:val="18"/>
              </w:rPr>
              <w:t>√*</w:t>
            </w:r>
          </w:p>
        </w:tc>
        <w:tc>
          <w:tcPr>
            <w:tcW w:w="992" w:type="dxa"/>
            <w:vAlign w:val="center"/>
          </w:tcPr>
          <w:p w14:paraId="28C95769">
            <w:pPr>
              <w:pStyle w:val="33"/>
              <w:spacing w:before="0"/>
              <w:ind w:left="0"/>
              <w:rPr>
                <w:rFonts w:ascii="宋体" w:hAnsi="宋体" w:eastAsia="宋体"/>
                <w:b/>
                <w:w w:val="82"/>
                <w:sz w:val="18"/>
                <w:szCs w:val="18"/>
              </w:rPr>
            </w:pPr>
          </w:p>
        </w:tc>
        <w:tc>
          <w:tcPr>
            <w:tcW w:w="1204" w:type="dxa"/>
            <w:vAlign w:val="center"/>
          </w:tcPr>
          <w:p w14:paraId="2538F282">
            <w:pPr>
              <w:pStyle w:val="33"/>
              <w:spacing w:before="0"/>
              <w:ind w:left="0"/>
              <w:rPr>
                <w:rFonts w:ascii="宋体" w:hAnsi="宋体" w:eastAsia="宋体"/>
                <w:w w:val="82"/>
                <w:sz w:val="18"/>
                <w:szCs w:val="18"/>
              </w:rPr>
            </w:pPr>
            <w:r>
              <w:rPr>
                <w:rFonts w:ascii="宋体" w:hAnsi="宋体" w:eastAsia="宋体"/>
                <w:w w:val="82"/>
                <w:sz w:val="18"/>
                <w:szCs w:val="18"/>
              </w:rPr>
              <w:t>A</w:t>
            </w:r>
          </w:p>
        </w:tc>
      </w:tr>
      <w:tr w14:paraId="111FF1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251" w:type="dxa"/>
            <w:vAlign w:val="center"/>
          </w:tcPr>
          <w:p w14:paraId="58FB8D8C">
            <w:pPr>
              <w:pStyle w:val="33"/>
              <w:spacing w:before="0"/>
              <w:ind w:left="0"/>
              <w:rPr>
                <w:rFonts w:ascii="宋体" w:hAnsi="宋体" w:eastAsia="宋体"/>
                <w:sz w:val="18"/>
                <w:szCs w:val="18"/>
              </w:rPr>
            </w:pPr>
            <w:r>
              <w:rPr>
                <w:rFonts w:hint="eastAsia" w:ascii="宋体" w:hAnsi="宋体" w:eastAsia="宋体"/>
                <w:sz w:val="18"/>
                <w:szCs w:val="18"/>
              </w:rPr>
              <w:t>9</w:t>
            </w:r>
          </w:p>
        </w:tc>
        <w:tc>
          <w:tcPr>
            <w:tcW w:w="2322" w:type="dxa"/>
            <w:vAlign w:val="center"/>
          </w:tcPr>
          <w:p w14:paraId="459F5E29">
            <w:pPr>
              <w:pStyle w:val="33"/>
              <w:spacing w:before="0"/>
              <w:ind w:left="0"/>
              <w:rPr>
                <w:rFonts w:ascii="宋体" w:hAnsi="宋体" w:eastAsia="宋体"/>
                <w:sz w:val="18"/>
                <w:szCs w:val="18"/>
              </w:rPr>
            </w:pPr>
            <w:r>
              <w:rPr>
                <w:rFonts w:hint="eastAsia" w:ascii="宋体" w:hAnsi="宋体" w:eastAsia="宋体"/>
                <w:sz w:val="18"/>
                <w:szCs w:val="18"/>
              </w:rPr>
              <w:t>绝缘强度</w:t>
            </w:r>
          </w:p>
        </w:tc>
        <w:tc>
          <w:tcPr>
            <w:tcW w:w="1246" w:type="dxa"/>
            <w:vAlign w:val="center"/>
          </w:tcPr>
          <w:p w14:paraId="14AD0982">
            <w:pPr>
              <w:pStyle w:val="33"/>
              <w:spacing w:before="0"/>
              <w:ind w:left="0"/>
              <w:rPr>
                <w:rFonts w:ascii="宋体" w:hAnsi="宋体" w:eastAsia="宋体"/>
                <w:b/>
                <w:w w:val="82"/>
                <w:sz w:val="18"/>
                <w:szCs w:val="18"/>
              </w:rPr>
            </w:pPr>
            <w:r>
              <w:rPr>
                <w:rFonts w:ascii="宋体" w:hAnsi="宋体" w:eastAsia="宋体"/>
                <w:b/>
                <w:w w:val="82"/>
                <w:sz w:val="18"/>
                <w:szCs w:val="18"/>
              </w:rPr>
              <w:t>√</w:t>
            </w:r>
          </w:p>
        </w:tc>
        <w:tc>
          <w:tcPr>
            <w:tcW w:w="1150" w:type="dxa"/>
            <w:vAlign w:val="center"/>
          </w:tcPr>
          <w:p w14:paraId="6783575D">
            <w:pPr>
              <w:pStyle w:val="33"/>
              <w:spacing w:before="0"/>
              <w:ind w:left="0"/>
              <w:rPr>
                <w:rFonts w:ascii="宋体" w:hAnsi="宋体" w:eastAsia="宋体"/>
                <w:b/>
                <w:w w:val="82"/>
                <w:sz w:val="18"/>
                <w:szCs w:val="18"/>
              </w:rPr>
            </w:pPr>
            <w:r>
              <w:rPr>
                <w:rFonts w:ascii="宋体" w:hAnsi="宋体" w:eastAsia="宋体"/>
                <w:b/>
                <w:w w:val="82"/>
                <w:sz w:val="18"/>
                <w:szCs w:val="18"/>
              </w:rPr>
              <w:t>√</w:t>
            </w:r>
          </w:p>
        </w:tc>
        <w:tc>
          <w:tcPr>
            <w:tcW w:w="1199" w:type="dxa"/>
            <w:vAlign w:val="center"/>
          </w:tcPr>
          <w:p w14:paraId="7878A418">
            <w:pPr>
              <w:pStyle w:val="33"/>
              <w:spacing w:before="0"/>
              <w:ind w:left="0"/>
              <w:rPr>
                <w:rFonts w:ascii="宋体" w:hAnsi="宋体" w:eastAsia="宋体"/>
                <w:b/>
                <w:w w:val="82"/>
                <w:sz w:val="18"/>
                <w:szCs w:val="18"/>
              </w:rPr>
            </w:pPr>
            <w:r>
              <w:rPr>
                <w:rFonts w:ascii="宋体" w:hAnsi="宋体" w:eastAsia="宋体"/>
                <w:b/>
                <w:w w:val="82"/>
                <w:sz w:val="18"/>
                <w:szCs w:val="18"/>
              </w:rPr>
              <w:t>√*</w:t>
            </w:r>
          </w:p>
        </w:tc>
        <w:tc>
          <w:tcPr>
            <w:tcW w:w="992" w:type="dxa"/>
            <w:vAlign w:val="center"/>
          </w:tcPr>
          <w:p w14:paraId="50AB1DF1">
            <w:pPr>
              <w:pStyle w:val="33"/>
              <w:spacing w:before="0"/>
              <w:ind w:left="0"/>
              <w:rPr>
                <w:rFonts w:ascii="宋体" w:hAnsi="宋体" w:eastAsia="宋体"/>
                <w:b/>
                <w:w w:val="82"/>
                <w:sz w:val="18"/>
                <w:szCs w:val="18"/>
              </w:rPr>
            </w:pPr>
          </w:p>
        </w:tc>
        <w:tc>
          <w:tcPr>
            <w:tcW w:w="1204" w:type="dxa"/>
            <w:vAlign w:val="center"/>
          </w:tcPr>
          <w:p w14:paraId="31C5098B">
            <w:pPr>
              <w:pStyle w:val="33"/>
              <w:spacing w:before="0"/>
              <w:ind w:left="0"/>
              <w:rPr>
                <w:rFonts w:ascii="宋体" w:hAnsi="宋体" w:eastAsia="宋体"/>
                <w:w w:val="82"/>
                <w:sz w:val="18"/>
                <w:szCs w:val="18"/>
              </w:rPr>
            </w:pPr>
            <w:r>
              <w:rPr>
                <w:rFonts w:ascii="宋体" w:hAnsi="宋体" w:eastAsia="宋体"/>
                <w:w w:val="82"/>
                <w:sz w:val="18"/>
                <w:szCs w:val="18"/>
              </w:rPr>
              <w:t>A</w:t>
            </w:r>
          </w:p>
        </w:tc>
      </w:tr>
      <w:tr w14:paraId="0157DC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251" w:type="dxa"/>
            <w:vAlign w:val="center"/>
          </w:tcPr>
          <w:p w14:paraId="5B0D68A5">
            <w:pPr>
              <w:pStyle w:val="33"/>
              <w:spacing w:before="0"/>
              <w:ind w:left="0"/>
              <w:rPr>
                <w:rFonts w:ascii="宋体" w:hAnsi="宋体" w:eastAsia="宋体"/>
                <w:sz w:val="18"/>
                <w:szCs w:val="18"/>
              </w:rPr>
            </w:pPr>
            <w:r>
              <w:rPr>
                <w:rFonts w:ascii="宋体" w:hAnsi="宋体" w:eastAsia="宋体"/>
                <w:sz w:val="18"/>
                <w:szCs w:val="18"/>
              </w:rPr>
              <w:t>1</w:t>
            </w:r>
            <w:r>
              <w:rPr>
                <w:rFonts w:hint="eastAsia" w:ascii="宋体" w:hAnsi="宋体" w:eastAsia="宋体"/>
                <w:sz w:val="18"/>
                <w:szCs w:val="18"/>
              </w:rPr>
              <w:t>0</w:t>
            </w:r>
          </w:p>
        </w:tc>
        <w:tc>
          <w:tcPr>
            <w:tcW w:w="2322" w:type="dxa"/>
            <w:vAlign w:val="center"/>
          </w:tcPr>
          <w:p w14:paraId="3956A04C">
            <w:pPr>
              <w:pStyle w:val="33"/>
              <w:spacing w:before="0"/>
              <w:ind w:left="0"/>
              <w:rPr>
                <w:rFonts w:ascii="宋体" w:hAnsi="宋体" w:eastAsia="宋体"/>
                <w:sz w:val="18"/>
                <w:szCs w:val="18"/>
              </w:rPr>
            </w:pPr>
            <w:r>
              <w:rPr>
                <w:rFonts w:hint="eastAsia" w:ascii="宋体" w:hAnsi="宋体" w:eastAsia="宋体"/>
                <w:sz w:val="18"/>
                <w:szCs w:val="18"/>
              </w:rPr>
              <w:t>冲击电压</w:t>
            </w:r>
          </w:p>
        </w:tc>
        <w:tc>
          <w:tcPr>
            <w:tcW w:w="1246" w:type="dxa"/>
            <w:vAlign w:val="center"/>
          </w:tcPr>
          <w:p w14:paraId="43DF1347">
            <w:pPr>
              <w:pStyle w:val="33"/>
              <w:spacing w:before="0"/>
              <w:ind w:left="0"/>
              <w:rPr>
                <w:rFonts w:ascii="宋体" w:hAnsi="宋体" w:eastAsia="宋体"/>
                <w:b/>
                <w:w w:val="82"/>
                <w:sz w:val="18"/>
                <w:szCs w:val="18"/>
              </w:rPr>
            </w:pPr>
            <w:r>
              <w:rPr>
                <w:rFonts w:ascii="宋体" w:hAnsi="宋体" w:eastAsia="宋体"/>
                <w:b/>
                <w:w w:val="82"/>
                <w:sz w:val="18"/>
                <w:szCs w:val="18"/>
              </w:rPr>
              <w:t>√</w:t>
            </w:r>
          </w:p>
        </w:tc>
        <w:tc>
          <w:tcPr>
            <w:tcW w:w="1150" w:type="dxa"/>
            <w:vAlign w:val="center"/>
          </w:tcPr>
          <w:p w14:paraId="1E2D67C4">
            <w:pPr>
              <w:pStyle w:val="33"/>
              <w:spacing w:before="0"/>
              <w:ind w:left="0"/>
              <w:rPr>
                <w:rFonts w:ascii="宋体" w:hAnsi="宋体" w:eastAsia="宋体"/>
                <w:b/>
                <w:w w:val="82"/>
                <w:sz w:val="18"/>
                <w:szCs w:val="18"/>
              </w:rPr>
            </w:pPr>
            <w:r>
              <w:rPr>
                <w:rFonts w:ascii="宋体" w:hAnsi="宋体" w:eastAsia="宋体"/>
                <w:b/>
                <w:w w:val="82"/>
                <w:sz w:val="18"/>
                <w:szCs w:val="18"/>
              </w:rPr>
              <w:t>√</w:t>
            </w:r>
          </w:p>
        </w:tc>
        <w:tc>
          <w:tcPr>
            <w:tcW w:w="1199" w:type="dxa"/>
            <w:vAlign w:val="center"/>
          </w:tcPr>
          <w:p w14:paraId="04E87035">
            <w:pPr>
              <w:pStyle w:val="33"/>
              <w:spacing w:before="0"/>
              <w:ind w:left="0"/>
              <w:rPr>
                <w:rFonts w:ascii="宋体" w:hAnsi="宋体" w:eastAsia="宋体"/>
                <w:b/>
                <w:w w:val="82"/>
                <w:sz w:val="18"/>
                <w:szCs w:val="18"/>
              </w:rPr>
            </w:pPr>
            <w:r>
              <w:rPr>
                <w:rFonts w:ascii="宋体" w:hAnsi="宋体" w:eastAsia="宋体"/>
                <w:b/>
                <w:w w:val="82"/>
                <w:sz w:val="18"/>
                <w:szCs w:val="18"/>
              </w:rPr>
              <w:t>√*</w:t>
            </w:r>
          </w:p>
        </w:tc>
        <w:tc>
          <w:tcPr>
            <w:tcW w:w="992" w:type="dxa"/>
            <w:vAlign w:val="center"/>
          </w:tcPr>
          <w:p w14:paraId="1BD9C51D">
            <w:pPr>
              <w:pStyle w:val="33"/>
              <w:spacing w:before="0"/>
              <w:ind w:left="0"/>
              <w:rPr>
                <w:rFonts w:ascii="宋体" w:hAnsi="宋体" w:eastAsia="宋体"/>
                <w:b/>
                <w:w w:val="82"/>
                <w:sz w:val="18"/>
                <w:szCs w:val="18"/>
              </w:rPr>
            </w:pPr>
          </w:p>
        </w:tc>
        <w:tc>
          <w:tcPr>
            <w:tcW w:w="1204" w:type="dxa"/>
            <w:vAlign w:val="center"/>
          </w:tcPr>
          <w:p w14:paraId="0FF6FC8A">
            <w:pPr>
              <w:pStyle w:val="33"/>
              <w:spacing w:before="0"/>
              <w:ind w:left="0"/>
              <w:rPr>
                <w:rFonts w:ascii="宋体" w:hAnsi="宋体" w:eastAsia="宋体"/>
                <w:w w:val="82"/>
                <w:sz w:val="18"/>
                <w:szCs w:val="18"/>
              </w:rPr>
            </w:pPr>
            <w:r>
              <w:rPr>
                <w:rFonts w:ascii="宋体" w:hAnsi="宋体" w:eastAsia="宋体"/>
                <w:w w:val="82"/>
                <w:sz w:val="18"/>
                <w:szCs w:val="18"/>
              </w:rPr>
              <w:t>A</w:t>
            </w:r>
          </w:p>
        </w:tc>
      </w:tr>
      <w:tr w14:paraId="2A618D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251" w:type="dxa"/>
            <w:vAlign w:val="center"/>
          </w:tcPr>
          <w:p w14:paraId="4A163AEC">
            <w:pPr>
              <w:pStyle w:val="33"/>
              <w:spacing w:before="0"/>
              <w:ind w:left="0"/>
              <w:rPr>
                <w:rFonts w:ascii="宋体" w:hAnsi="宋体" w:eastAsia="宋体"/>
                <w:sz w:val="18"/>
                <w:szCs w:val="18"/>
              </w:rPr>
            </w:pPr>
            <w:r>
              <w:rPr>
                <w:rFonts w:ascii="宋体" w:hAnsi="宋体" w:eastAsia="宋体"/>
                <w:sz w:val="18"/>
                <w:szCs w:val="18"/>
              </w:rPr>
              <w:t>1</w:t>
            </w:r>
            <w:r>
              <w:rPr>
                <w:rFonts w:hint="eastAsia" w:ascii="宋体" w:hAnsi="宋体" w:eastAsia="宋体"/>
                <w:sz w:val="18"/>
                <w:szCs w:val="18"/>
              </w:rPr>
              <w:t>1</w:t>
            </w:r>
          </w:p>
        </w:tc>
        <w:tc>
          <w:tcPr>
            <w:tcW w:w="2322" w:type="dxa"/>
            <w:vAlign w:val="center"/>
          </w:tcPr>
          <w:p w14:paraId="24C1E5EA">
            <w:pPr>
              <w:pStyle w:val="33"/>
              <w:spacing w:before="0"/>
              <w:ind w:left="0"/>
              <w:rPr>
                <w:rFonts w:ascii="宋体" w:hAnsi="宋体" w:eastAsia="宋体"/>
                <w:sz w:val="18"/>
                <w:szCs w:val="18"/>
                <w:lang w:eastAsia="zh-CN"/>
              </w:rPr>
            </w:pPr>
            <w:r>
              <w:rPr>
                <w:rFonts w:hint="eastAsia" w:ascii="宋体" w:hAnsi="宋体" w:eastAsia="宋体"/>
                <w:sz w:val="18"/>
                <w:szCs w:val="18"/>
                <w:lang w:eastAsia="zh-CN"/>
              </w:rPr>
              <w:t>电源影响（电源断相、电压变化）</w:t>
            </w:r>
          </w:p>
        </w:tc>
        <w:tc>
          <w:tcPr>
            <w:tcW w:w="1246" w:type="dxa"/>
            <w:vAlign w:val="center"/>
          </w:tcPr>
          <w:p w14:paraId="41741CD3">
            <w:pPr>
              <w:pStyle w:val="33"/>
              <w:spacing w:before="0"/>
              <w:ind w:left="0"/>
              <w:rPr>
                <w:rFonts w:ascii="宋体" w:hAnsi="宋体" w:eastAsia="宋体"/>
                <w:b/>
                <w:w w:val="82"/>
                <w:sz w:val="18"/>
                <w:szCs w:val="18"/>
              </w:rPr>
            </w:pPr>
            <w:r>
              <w:rPr>
                <w:rFonts w:ascii="宋体" w:hAnsi="宋体" w:eastAsia="宋体"/>
                <w:b/>
                <w:w w:val="82"/>
                <w:sz w:val="18"/>
                <w:szCs w:val="18"/>
              </w:rPr>
              <w:t>√</w:t>
            </w:r>
          </w:p>
        </w:tc>
        <w:tc>
          <w:tcPr>
            <w:tcW w:w="1150" w:type="dxa"/>
            <w:vAlign w:val="center"/>
          </w:tcPr>
          <w:p w14:paraId="02A8FF9E">
            <w:pPr>
              <w:pStyle w:val="33"/>
              <w:spacing w:before="0"/>
              <w:ind w:left="0"/>
              <w:rPr>
                <w:rFonts w:ascii="宋体" w:hAnsi="宋体" w:eastAsia="宋体"/>
                <w:b/>
                <w:w w:val="82"/>
                <w:sz w:val="18"/>
                <w:szCs w:val="18"/>
              </w:rPr>
            </w:pPr>
            <w:r>
              <w:rPr>
                <w:rFonts w:ascii="宋体" w:hAnsi="宋体" w:eastAsia="宋体"/>
                <w:b/>
                <w:w w:val="82"/>
                <w:sz w:val="18"/>
                <w:szCs w:val="18"/>
              </w:rPr>
              <w:t>√</w:t>
            </w:r>
          </w:p>
        </w:tc>
        <w:tc>
          <w:tcPr>
            <w:tcW w:w="1199" w:type="dxa"/>
            <w:vAlign w:val="center"/>
          </w:tcPr>
          <w:p w14:paraId="6511A54D">
            <w:pPr>
              <w:pStyle w:val="33"/>
              <w:spacing w:before="0"/>
              <w:ind w:left="0"/>
              <w:rPr>
                <w:rFonts w:ascii="宋体" w:hAnsi="宋体" w:eastAsia="宋体"/>
                <w:b/>
                <w:w w:val="82"/>
                <w:sz w:val="18"/>
                <w:szCs w:val="18"/>
              </w:rPr>
            </w:pPr>
            <w:r>
              <w:rPr>
                <w:rFonts w:ascii="宋体" w:hAnsi="宋体" w:eastAsia="宋体"/>
                <w:b/>
                <w:w w:val="82"/>
                <w:sz w:val="18"/>
                <w:szCs w:val="18"/>
              </w:rPr>
              <w:t>√*</w:t>
            </w:r>
          </w:p>
        </w:tc>
        <w:tc>
          <w:tcPr>
            <w:tcW w:w="992" w:type="dxa"/>
            <w:vAlign w:val="center"/>
          </w:tcPr>
          <w:p w14:paraId="64589D2B">
            <w:pPr>
              <w:pStyle w:val="33"/>
              <w:spacing w:before="0"/>
              <w:ind w:left="0"/>
              <w:rPr>
                <w:rFonts w:ascii="宋体" w:hAnsi="宋体" w:eastAsia="宋体"/>
                <w:b/>
                <w:w w:val="82"/>
                <w:sz w:val="18"/>
                <w:szCs w:val="18"/>
              </w:rPr>
            </w:pPr>
          </w:p>
        </w:tc>
        <w:tc>
          <w:tcPr>
            <w:tcW w:w="1204" w:type="dxa"/>
            <w:vAlign w:val="center"/>
          </w:tcPr>
          <w:p w14:paraId="6019446F">
            <w:pPr>
              <w:pStyle w:val="33"/>
              <w:spacing w:before="0"/>
              <w:ind w:left="0"/>
              <w:rPr>
                <w:rFonts w:ascii="宋体" w:hAnsi="宋体" w:eastAsia="宋体"/>
                <w:w w:val="82"/>
                <w:sz w:val="18"/>
                <w:szCs w:val="18"/>
              </w:rPr>
            </w:pPr>
            <w:r>
              <w:rPr>
                <w:rFonts w:ascii="宋体" w:hAnsi="宋体" w:eastAsia="宋体"/>
                <w:w w:val="82"/>
                <w:sz w:val="18"/>
                <w:szCs w:val="18"/>
              </w:rPr>
              <w:t>A</w:t>
            </w:r>
          </w:p>
        </w:tc>
      </w:tr>
      <w:tr w14:paraId="3714DE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251" w:type="dxa"/>
            <w:vAlign w:val="center"/>
          </w:tcPr>
          <w:p w14:paraId="35522249">
            <w:pPr>
              <w:pStyle w:val="33"/>
              <w:spacing w:before="0"/>
              <w:ind w:left="0"/>
              <w:rPr>
                <w:rFonts w:ascii="宋体" w:hAnsi="宋体" w:eastAsia="宋体"/>
                <w:sz w:val="18"/>
                <w:szCs w:val="18"/>
              </w:rPr>
            </w:pPr>
            <w:r>
              <w:rPr>
                <w:rFonts w:ascii="宋体" w:hAnsi="宋体" w:eastAsia="宋体"/>
                <w:sz w:val="18"/>
                <w:szCs w:val="18"/>
              </w:rPr>
              <w:t>1</w:t>
            </w:r>
            <w:r>
              <w:rPr>
                <w:rFonts w:hint="eastAsia" w:ascii="宋体" w:hAnsi="宋体" w:eastAsia="宋体"/>
                <w:sz w:val="18"/>
                <w:szCs w:val="18"/>
              </w:rPr>
              <w:t>2</w:t>
            </w:r>
          </w:p>
        </w:tc>
        <w:tc>
          <w:tcPr>
            <w:tcW w:w="2322" w:type="dxa"/>
            <w:vAlign w:val="center"/>
          </w:tcPr>
          <w:p w14:paraId="398CBF5F">
            <w:pPr>
              <w:pStyle w:val="33"/>
              <w:spacing w:before="0"/>
              <w:ind w:left="0"/>
              <w:rPr>
                <w:rFonts w:ascii="宋体" w:hAnsi="宋体" w:eastAsia="宋体"/>
                <w:sz w:val="18"/>
                <w:szCs w:val="18"/>
              </w:rPr>
            </w:pPr>
            <w:r>
              <w:rPr>
                <w:rFonts w:hint="eastAsia" w:ascii="宋体" w:hAnsi="宋体" w:eastAsia="宋体"/>
                <w:sz w:val="18"/>
                <w:szCs w:val="18"/>
              </w:rPr>
              <w:t>接地故障能力</w:t>
            </w:r>
          </w:p>
        </w:tc>
        <w:tc>
          <w:tcPr>
            <w:tcW w:w="1246" w:type="dxa"/>
            <w:vAlign w:val="center"/>
          </w:tcPr>
          <w:p w14:paraId="4FBC697F">
            <w:pPr>
              <w:pStyle w:val="33"/>
              <w:spacing w:before="0"/>
              <w:ind w:left="0"/>
              <w:rPr>
                <w:rFonts w:ascii="宋体" w:hAnsi="宋体" w:eastAsia="宋体"/>
                <w:b/>
                <w:w w:val="82"/>
                <w:sz w:val="18"/>
                <w:szCs w:val="18"/>
              </w:rPr>
            </w:pPr>
            <w:r>
              <w:rPr>
                <w:rFonts w:ascii="宋体" w:hAnsi="宋体" w:eastAsia="宋体"/>
                <w:b/>
                <w:w w:val="82"/>
                <w:sz w:val="18"/>
                <w:szCs w:val="18"/>
              </w:rPr>
              <w:t>√</w:t>
            </w:r>
          </w:p>
        </w:tc>
        <w:tc>
          <w:tcPr>
            <w:tcW w:w="1150" w:type="dxa"/>
            <w:vAlign w:val="center"/>
          </w:tcPr>
          <w:p w14:paraId="1474301B">
            <w:pPr>
              <w:pStyle w:val="33"/>
              <w:spacing w:before="0"/>
              <w:ind w:left="0"/>
              <w:rPr>
                <w:rFonts w:ascii="宋体" w:hAnsi="宋体" w:eastAsia="宋体"/>
                <w:b/>
                <w:w w:val="82"/>
                <w:sz w:val="18"/>
                <w:szCs w:val="18"/>
              </w:rPr>
            </w:pPr>
            <w:r>
              <w:rPr>
                <w:rFonts w:ascii="宋体" w:hAnsi="宋体" w:eastAsia="宋体"/>
                <w:b/>
                <w:w w:val="82"/>
                <w:sz w:val="18"/>
                <w:szCs w:val="18"/>
              </w:rPr>
              <w:t>√</w:t>
            </w:r>
          </w:p>
        </w:tc>
        <w:tc>
          <w:tcPr>
            <w:tcW w:w="1199" w:type="dxa"/>
            <w:vAlign w:val="center"/>
          </w:tcPr>
          <w:p w14:paraId="40029ED5">
            <w:pPr>
              <w:pStyle w:val="33"/>
              <w:spacing w:before="0"/>
              <w:ind w:left="0"/>
              <w:rPr>
                <w:rFonts w:ascii="宋体" w:hAnsi="宋体" w:eastAsia="宋体"/>
                <w:b/>
                <w:w w:val="82"/>
                <w:sz w:val="18"/>
                <w:szCs w:val="18"/>
              </w:rPr>
            </w:pPr>
          </w:p>
        </w:tc>
        <w:tc>
          <w:tcPr>
            <w:tcW w:w="992" w:type="dxa"/>
            <w:vAlign w:val="center"/>
          </w:tcPr>
          <w:p w14:paraId="1656F30D">
            <w:pPr>
              <w:pStyle w:val="33"/>
              <w:spacing w:before="0"/>
              <w:ind w:left="0"/>
              <w:rPr>
                <w:rFonts w:ascii="宋体" w:hAnsi="宋体" w:eastAsia="宋体"/>
                <w:b/>
                <w:w w:val="82"/>
                <w:sz w:val="18"/>
                <w:szCs w:val="18"/>
              </w:rPr>
            </w:pPr>
          </w:p>
        </w:tc>
        <w:tc>
          <w:tcPr>
            <w:tcW w:w="1204" w:type="dxa"/>
            <w:vAlign w:val="center"/>
          </w:tcPr>
          <w:p w14:paraId="27B01A27">
            <w:pPr>
              <w:pStyle w:val="33"/>
              <w:spacing w:before="0"/>
              <w:ind w:left="0"/>
              <w:rPr>
                <w:rFonts w:ascii="宋体" w:hAnsi="宋体" w:eastAsia="宋体"/>
                <w:w w:val="82"/>
                <w:sz w:val="18"/>
                <w:szCs w:val="18"/>
              </w:rPr>
            </w:pPr>
            <w:r>
              <w:rPr>
                <w:rFonts w:ascii="宋体" w:hAnsi="宋体" w:eastAsia="宋体"/>
                <w:w w:val="82"/>
                <w:sz w:val="18"/>
                <w:szCs w:val="18"/>
              </w:rPr>
              <w:t>A</w:t>
            </w:r>
          </w:p>
        </w:tc>
      </w:tr>
      <w:tr w14:paraId="5C63EB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251" w:type="dxa"/>
            <w:vAlign w:val="center"/>
          </w:tcPr>
          <w:p w14:paraId="599623E4">
            <w:pPr>
              <w:pStyle w:val="33"/>
              <w:spacing w:before="0"/>
              <w:ind w:left="0"/>
              <w:rPr>
                <w:rFonts w:ascii="宋体" w:hAnsi="宋体" w:eastAsia="宋体"/>
                <w:sz w:val="18"/>
                <w:szCs w:val="18"/>
              </w:rPr>
            </w:pPr>
            <w:r>
              <w:rPr>
                <w:rFonts w:ascii="宋体" w:hAnsi="宋体" w:eastAsia="宋体"/>
                <w:sz w:val="18"/>
                <w:szCs w:val="18"/>
              </w:rPr>
              <w:t>1</w:t>
            </w:r>
            <w:r>
              <w:rPr>
                <w:rFonts w:hint="eastAsia" w:ascii="宋体" w:hAnsi="宋体" w:eastAsia="宋体"/>
                <w:sz w:val="18"/>
                <w:szCs w:val="18"/>
              </w:rPr>
              <w:t>3</w:t>
            </w:r>
          </w:p>
        </w:tc>
        <w:tc>
          <w:tcPr>
            <w:tcW w:w="2322" w:type="dxa"/>
            <w:vAlign w:val="center"/>
          </w:tcPr>
          <w:p w14:paraId="28DA86A1">
            <w:pPr>
              <w:pStyle w:val="33"/>
              <w:spacing w:before="0"/>
              <w:ind w:left="0"/>
              <w:rPr>
                <w:rFonts w:ascii="宋体" w:hAnsi="宋体" w:eastAsia="宋体"/>
                <w:sz w:val="18"/>
                <w:szCs w:val="18"/>
              </w:rPr>
            </w:pPr>
            <w:r>
              <w:rPr>
                <w:rFonts w:hint="eastAsia" w:ascii="宋体" w:hAnsi="宋体" w:eastAsia="宋体"/>
                <w:sz w:val="18"/>
                <w:szCs w:val="18"/>
              </w:rPr>
              <w:t>功率消耗</w:t>
            </w:r>
          </w:p>
        </w:tc>
        <w:tc>
          <w:tcPr>
            <w:tcW w:w="1246" w:type="dxa"/>
            <w:vAlign w:val="center"/>
          </w:tcPr>
          <w:p w14:paraId="1F11625E">
            <w:pPr>
              <w:pStyle w:val="33"/>
              <w:spacing w:before="0"/>
              <w:ind w:left="0"/>
              <w:rPr>
                <w:rFonts w:ascii="宋体" w:hAnsi="宋体" w:eastAsia="宋体"/>
                <w:b/>
                <w:w w:val="82"/>
                <w:sz w:val="18"/>
                <w:szCs w:val="18"/>
              </w:rPr>
            </w:pPr>
            <w:r>
              <w:rPr>
                <w:rFonts w:ascii="宋体" w:hAnsi="宋体" w:eastAsia="宋体"/>
                <w:b/>
                <w:w w:val="82"/>
                <w:sz w:val="18"/>
                <w:szCs w:val="18"/>
              </w:rPr>
              <w:t>√</w:t>
            </w:r>
          </w:p>
        </w:tc>
        <w:tc>
          <w:tcPr>
            <w:tcW w:w="1150" w:type="dxa"/>
            <w:vAlign w:val="center"/>
          </w:tcPr>
          <w:p w14:paraId="6D166717">
            <w:pPr>
              <w:pStyle w:val="33"/>
              <w:spacing w:before="0"/>
              <w:ind w:left="0"/>
              <w:rPr>
                <w:rFonts w:ascii="宋体" w:hAnsi="宋体" w:eastAsia="宋体"/>
                <w:b/>
                <w:w w:val="82"/>
                <w:sz w:val="18"/>
                <w:szCs w:val="18"/>
              </w:rPr>
            </w:pPr>
            <w:r>
              <w:rPr>
                <w:rFonts w:ascii="宋体" w:hAnsi="宋体" w:eastAsia="宋体"/>
                <w:b/>
                <w:w w:val="82"/>
                <w:sz w:val="18"/>
                <w:szCs w:val="18"/>
              </w:rPr>
              <w:t>√</w:t>
            </w:r>
          </w:p>
        </w:tc>
        <w:tc>
          <w:tcPr>
            <w:tcW w:w="1199" w:type="dxa"/>
            <w:vAlign w:val="center"/>
          </w:tcPr>
          <w:p w14:paraId="17166FC3">
            <w:pPr>
              <w:pStyle w:val="33"/>
              <w:spacing w:before="0"/>
              <w:ind w:left="0"/>
              <w:rPr>
                <w:rFonts w:ascii="宋体" w:hAnsi="宋体" w:eastAsia="宋体"/>
                <w:b/>
                <w:w w:val="82"/>
                <w:sz w:val="18"/>
                <w:szCs w:val="18"/>
              </w:rPr>
            </w:pPr>
            <w:r>
              <w:rPr>
                <w:rFonts w:ascii="宋体" w:hAnsi="宋体" w:eastAsia="宋体"/>
                <w:b/>
                <w:w w:val="82"/>
                <w:sz w:val="18"/>
                <w:szCs w:val="18"/>
              </w:rPr>
              <w:t>√*</w:t>
            </w:r>
          </w:p>
        </w:tc>
        <w:tc>
          <w:tcPr>
            <w:tcW w:w="992" w:type="dxa"/>
            <w:vAlign w:val="center"/>
          </w:tcPr>
          <w:p w14:paraId="532840EF">
            <w:pPr>
              <w:pStyle w:val="33"/>
              <w:spacing w:before="0"/>
              <w:ind w:left="0"/>
              <w:rPr>
                <w:rFonts w:ascii="宋体" w:hAnsi="宋体" w:eastAsia="宋体"/>
                <w:b/>
                <w:w w:val="82"/>
                <w:sz w:val="18"/>
                <w:szCs w:val="18"/>
              </w:rPr>
            </w:pPr>
            <w:r>
              <w:rPr>
                <w:rFonts w:ascii="宋体" w:hAnsi="宋体" w:eastAsia="宋体"/>
                <w:b/>
                <w:w w:val="82"/>
                <w:sz w:val="18"/>
                <w:szCs w:val="18"/>
              </w:rPr>
              <w:t>√</w:t>
            </w:r>
          </w:p>
        </w:tc>
        <w:tc>
          <w:tcPr>
            <w:tcW w:w="1204" w:type="dxa"/>
            <w:vAlign w:val="center"/>
          </w:tcPr>
          <w:p w14:paraId="018569D6">
            <w:pPr>
              <w:pStyle w:val="33"/>
              <w:spacing w:before="0"/>
              <w:ind w:left="0"/>
              <w:rPr>
                <w:rFonts w:ascii="宋体" w:hAnsi="宋体" w:eastAsia="宋体"/>
                <w:w w:val="82"/>
                <w:sz w:val="18"/>
                <w:szCs w:val="18"/>
              </w:rPr>
            </w:pPr>
            <w:r>
              <w:rPr>
                <w:rFonts w:hint="eastAsia" w:ascii="宋体" w:hAnsi="宋体" w:eastAsia="宋体"/>
                <w:w w:val="82"/>
                <w:sz w:val="18"/>
                <w:szCs w:val="18"/>
              </w:rPr>
              <w:t>A</w:t>
            </w:r>
          </w:p>
        </w:tc>
      </w:tr>
      <w:tr w14:paraId="707EA9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251" w:type="dxa"/>
            <w:vAlign w:val="center"/>
          </w:tcPr>
          <w:p w14:paraId="66AB4BA2">
            <w:pPr>
              <w:pStyle w:val="33"/>
              <w:spacing w:before="0"/>
              <w:ind w:left="0"/>
              <w:rPr>
                <w:rFonts w:ascii="宋体" w:hAnsi="宋体" w:eastAsia="宋体"/>
                <w:sz w:val="18"/>
                <w:szCs w:val="18"/>
              </w:rPr>
            </w:pPr>
            <w:r>
              <w:rPr>
                <w:rFonts w:ascii="宋体" w:hAnsi="宋体" w:eastAsia="宋体"/>
                <w:sz w:val="18"/>
                <w:szCs w:val="18"/>
              </w:rPr>
              <w:t>1</w:t>
            </w:r>
            <w:r>
              <w:rPr>
                <w:rFonts w:hint="eastAsia" w:ascii="宋体" w:hAnsi="宋体" w:eastAsia="宋体"/>
                <w:sz w:val="18"/>
                <w:szCs w:val="18"/>
              </w:rPr>
              <w:t>4</w:t>
            </w:r>
          </w:p>
        </w:tc>
        <w:tc>
          <w:tcPr>
            <w:tcW w:w="2322" w:type="dxa"/>
            <w:vAlign w:val="center"/>
          </w:tcPr>
          <w:p w14:paraId="6C166EB8">
            <w:pPr>
              <w:pStyle w:val="33"/>
              <w:spacing w:before="0"/>
              <w:ind w:left="0"/>
              <w:rPr>
                <w:rFonts w:ascii="宋体" w:hAnsi="宋体" w:eastAsia="宋体"/>
                <w:sz w:val="18"/>
                <w:szCs w:val="18"/>
              </w:rPr>
            </w:pPr>
            <w:r>
              <w:rPr>
                <w:rFonts w:hint="eastAsia" w:ascii="宋体" w:hAnsi="宋体" w:eastAsia="宋体"/>
                <w:sz w:val="18"/>
                <w:szCs w:val="18"/>
              </w:rPr>
              <w:t>电压暂降和短时中断</w:t>
            </w:r>
          </w:p>
        </w:tc>
        <w:tc>
          <w:tcPr>
            <w:tcW w:w="1246" w:type="dxa"/>
            <w:vAlign w:val="center"/>
          </w:tcPr>
          <w:p w14:paraId="185D163D">
            <w:pPr>
              <w:pStyle w:val="33"/>
              <w:spacing w:before="0"/>
              <w:ind w:left="0"/>
              <w:rPr>
                <w:rFonts w:ascii="宋体" w:hAnsi="宋体" w:eastAsia="宋体"/>
                <w:b/>
                <w:w w:val="82"/>
                <w:sz w:val="18"/>
                <w:szCs w:val="18"/>
              </w:rPr>
            </w:pPr>
            <w:r>
              <w:rPr>
                <w:rFonts w:ascii="宋体" w:hAnsi="宋体" w:eastAsia="宋体"/>
                <w:b/>
                <w:w w:val="82"/>
                <w:sz w:val="18"/>
                <w:szCs w:val="18"/>
              </w:rPr>
              <w:t>√</w:t>
            </w:r>
          </w:p>
        </w:tc>
        <w:tc>
          <w:tcPr>
            <w:tcW w:w="1150" w:type="dxa"/>
            <w:vAlign w:val="center"/>
          </w:tcPr>
          <w:p w14:paraId="205554E9">
            <w:pPr>
              <w:pStyle w:val="33"/>
              <w:spacing w:before="0"/>
              <w:ind w:left="0"/>
              <w:rPr>
                <w:rFonts w:ascii="宋体" w:hAnsi="宋体" w:eastAsia="宋体"/>
                <w:b/>
                <w:w w:val="82"/>
                <w:sz w:val="18"/>
                <w:szCs w:val="18"/>
              </w:rPr>
            </w:pPr>
            <w:r>
              <w:rPr>
                <w:rFonts w:ascii="宋体" w:hAnsi="宋体" w:eastAsia="宋体"/>
                <w:b/>
                <w:w w:val="82"/>
                <w:sz w:val="18"/>
                <w:szCs w:val="18"/>
              </w:rPr>
              <w:t>√</w:t>
            </w:r>
          </w:p>
        </w:tc>
        <w:tc>
          <w:tcPr>
            <w:tcW w:w="1199" w:type="dxa"/>
            <w:vAlign w:val="center"/>
          </w:tcPr>
          <w:p w14:paraId="2569C58C">
            <w:pPr>
              <w:pStyle w:val="33"/>
              <w:spacing w:before="0"/>
              <w:ind w:left="0"/>
              <w:rPr>
                <w:rFonts w:ascii="宋体" w:hAnsi="宋体" w:eastAsia="宋体"/>
                <w:b/>
                <w:w w:val="82"/>
                <w:sz w:val="18"/>
                <w:szCs w:val="18"/>
              </w:rPr>
            </w:pPr>
          </w:p>
        </w:tc>
        <w:tc>
          <w:tcPr>
            <w:tcW w:w="992" w:type="dxa"/>
            <w:vAlign w:val="center"/>
          </w:tcPr>
          <w:p w14:paraId="5F50D11E">
            <w:pPr>
              <w:pStyle w:val="33"/>
              <w:spacing w:before="0"/>
              <w:ind w:left="0"/>
              <w:rPr>
                <w:rFonts w:ascii="宋体" w:hAnsi="宋体" w:eastAsia="宋体"/>
                <w:b/>
                <w:w w:val="82"/>
                <w:sz w:val="18"/>
                <w:szCs w:val="18"/>
              </w:rPr>
            </w:pPr>
          </w:p>
        </w:tc>
        <w:tc>
          <w:tcPr>
            <w:tcW w:w="1204" w:type="dxa"/>
            <w:vAlign w:val="center"/>
          </w:tcPr>
          <w:p w14:paraId="0A47E120">
            <w:pPr>
              <w:pStyle w:val="33"/>
              <w:spacing w:before="0"/>
              <w:ind w:left="0"/>
              <w:rPr>
                <w:rFonts w:ascii="宋体" w:hAnsi="宋体" w:eastAsia="宋体"/>
                <w:w w:val="82"/>
                <w:sz w:val="18"/>
                <w:szCs w:val="18"/>
              </w:rPr>
            </w:pPr>
            <w:r>
              <w:rPr>
                <w:rFonts w:ascii="宋体" w:hAnsi="宋体" w:eastAsia="宋体"/>
                <w:w w:val="82"/>
                <w:sz w:val="18"/>
                <w:szCs w:val="18"/>
              </w:rPr>
              <w:t>A</w:t>
            </w:r>
          </w:p>
        </w:tc>
      </w:tr>
      <w:tr w14:paraId="574126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251" w:type="dxa"/>
            <w:vAlign w:val="center"/>
          </w:tcPr>
          <w:p w14:paraId="56396B55">
            <w:pPr>
              <w:pStyle w:val="33"/>
              <w:spacing w:before="0"/>
              <w:ind w:left="0"/>
              <w:rPr>
                <w:rFonts w:ascii="宋体" w:hAnsi="宋体" w:eastAsia="宋体"/>
                <w:sz w:val="18"/>
                <w:szCs w:val="18"/>
              </w:rPr>
            </w:pPr>
            <w:r>
              <w:rPr>
                <w:rFonts w:ascii="宋体" w:hAnsi="宋体" w:eastAsia="宋体"/>
                <w:sz w:val="18"/>
                <w:szCs w:val="18"/>
              </w:rPr>
              <w:t>1</w:t>
            </w:r>
            <w:r>
              <w:rPr>
                <w:rFonts w:hint="eastAsia" w:ascii="宋体" w:hAnsi="宋体" w:eastAsia="宋体"/>
                <w:sz w:val="18"/>
                <w:szCs w:val="18"/>
              </w:rPr>
              <w:t>5</w:t>
            </w:r>
          </w:p>
        </w:tc>
        <w:tc>
          <w:tcPr>
            <w:tcW w:w="2322" w:type="dxa"/>
            <w:vAlign w:val="center"/>
          </w:tcPr>
          <w:p w14:paraId="49817FF8">
            <w:pPr>
              <w:pStyle w:val="33"/>
              <w:spacing w:before="0"/>
              <w:ind w:left="0"/>
              <w:rPr>
                <w:rFonts w:ascii="宋体" w:hAnsi="宋体" w:eastAsia="宋体"/>
                <w:sz w:val="18"/>
                <w:szCs w:val="18"/>
              </w:rPr>
            </w:pPr>
            <w:r>
              <w:rPr>
                <w:rFonts w:hint="eastAsia" w:ascii="宋体" w:hAnsi="宋体" w:eastAsia="宋体"/>
                <w:sz w:val="18"/>
                <w:szCs w:val="18"/>
              </w:rPr>
              <w:t>工频磁场抗扰度</w:t>
            </w:r>
          </w:p>
        </w:tc>
        <w:tc>
          <w:tcPr>
            <w:tcW w:w="1246" w:type="dxa"/>
            <w:vAlign w:val="center"/>
          </w:tcPr>
          <w:p w14:paraId="6DC41314">
            <w:pPr>
              <w:pStyle w:val="33"/>
              <w:spacing w:before="0"/>
              <w:ind w:left="0"/>
              <w:rPr>
                <w:rFonts w:ascii="宋体" w:hAnsi="宋体" w:eastAsia="宋体"/>
                <w:b/>
                <w:w w:val="82"/>
                <w:sz w:val="18"/>
                <w:szCs w:val="18"/>
              </w:rPr>
            </w:pPr>
            <w:r>
              <w:rPr>
                <w:rFonts w:ascii="宋体" w:hAnsi="宋体" w:eastAsia="宋体"/>
                <w:b/>
                <w:w w:val="82"/>
                <w:sz w:val="18"/>
                <w:szCs w:val="18"/>
              </w:rPr>
              <w:t>√</w:t>
            </w:r>
          </w:p>
        </w:tc>
        <w:tc>
          <w:tcPr>
            <w:tcW w:w="1150" w:type="dxa"/>
            <w:vAlign w:val="center"/>
          </w:tcPr>
          <w:p w14:paraId="2F2359FD">
            <w:pPr>
              <w:pStyle w:val="33"/>
              <w:spacing w:before="0"/>
              <w:ind w:left="0"/>
              <w:rPr>
                <w:rFonts w:ascii="宋体" w:hAnsi="宋体" w:eastAsia="宋体"/>
                <w:b/>
                <w:w w:val="82"/>
                <w:sz w:val="18"/>
                <w:szCs w:val="18"/>
              </w:rPr>
            </w:pPr>
            <w:r>
              <w:rPr>
                <w:rFonts w:ascii="宋体" w:hAnsi="宋体" w:eastAsia="宋体"/>
                <w:b/>
                <w:w w:val="82"/>
                <w:sz w:val="18"/>
                <w:szCs w:val="18"/>
              </w:rPr>
              <w:t>√</w:t>
            </w:r>
          </w:p>
        </w:tc>
        <w:tc>
          <w:tcPr>
            <w:tcW w:w="1199" w:type="dxa"/>
            <w:vAlign w:val="center"/>
          </w:tcPr>
          <w:p w14:paraId="017B946A">
            <w:pPr>
              <w:pStyle w:val="33"/>
              <w:spacing w:before="0"/>
              <w:ind w:left="0"/>
              <w:rPr>
                <w:rFonts w:ascii="宋体" w:hAnsi="宋体" w:eastAsia="宋体"/>
                <w:b/>
                <w:w w:val="82"/>
                <w:sz w:val="18"/>
                <w:szCs w:val="18"/>
              </w:rPr>
            </w:pPr>
          </w:p>
        </w:tc>
        <w:tc>
          <w:tcPr>
            <w:tcW w:w="992" w:type="dxa"/>
            <w:vAlign w:val="center"/>
          </w:tcPr>
          <w:p w14:paraId="06C1E7F9">
            <w:pPr>
              <w:pStyle w:val="33"/>
              <w:spacing w:before="0"/>
              <w:ind w:left="0"/>
              <w:rPr>
                <w:rFonts w:ascii="宋体" w:hAnsi="宋体" w:eastAsia="宋体"/>
                <w:b/>
                <w:w w:val="82"/>
                <w:sz w:val="18"/>
                <w:szCs w:val="18"/>
              </w:rPr>
            </w:pPr>
          </w:p>
        </w:tc>
        <w:tc>
          <w:tcPr>
            <w:tcW w:w="1204" w:type="dxa"/>
            <w:vAlign w:val="center"/>
          </w:tcPr>
          <w:p w14:paraId="7374D428">
            <w:pPr>
              <w:pStyle w:val="33"/>
              <w:spacing w:before="0"/>
              <w:ind w:left="0"/>
              <w:rPr>
                <w:rFonts w:ascii="宋体" w:hAnsi="宋体" w:eastAsia="宋体"/>
                <w:w w:val="82"/>
                <w:sz w:val="18"/>
                <w:szCs w:val="18"/>
              </w:rPr>
            </w:pPr>
            <w:r>
              <w:rPr>
                <w:rFonts w:ascii="宋体" w:hAnsi="宋体" w:eastAsia="宋体"/>
                <w:w w:val="82"/>
                <w:sz w:val="18"/>
                <w:szCs w:val="18"/>
              </w:rPr>
              <w:t>A</w:t>
            </w:r>
          </w:p>
        </w:tc>
      </w:tr>
      <w:tr w14:paraId="0F3D5E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251" w:type="dxa"/>
            <w:vAlign w:val="center"/>
          </w:tcPr>
          <w:p w14:paraId="797CD2BB">
            <w:pPr>
              <w:pStyle w:val="33"/>
              <w:spacing w:before="0"/>
              <w:ind w:left="0"/>
              <w:rPr>
                <w:rFonts w:ascii="宋体" w:hAnsi="宋体" w:eastAsia="宋体"/>
                <w:sz w:val="18"/>
                <w:szCs w:val="18"/>
              </w:rPr>
            </w:pPr>
            <w:r>
              <w:rPr>
                <w:rFonts w:ascii="宋体" w:hAnsi="宋体" w:eastAsia="宋体"/>
                <w:sz w:val="18"/>
                <w:szCs w:val="18"/>
              </w:rPr>
              <w:t>1</w:t>
            </w:r>
            <w:r>
              <w:rPr>
                <w:rFonts w:hint="eastAsia" w:ascii="宋体" w:hAnsi="宋体" w:eastAsia="宋体"/>
                <w:sz w:val="18"/>
                <w:szCs w:val="18"/>
              </w:rPr>
              <w:t>6</w:t>
            </w:r>
          </w:p>
        </w:tc>
        <w:tc>
          <w:tcPr>
            <w:tcW w:w="2322" w:type="dxa"/>
            <w:vAlign w:val="center"/>
          </w:tcPr>
          <w:p w14:paraId="00E0FE4B">
            <w:pPr>
              <w:pStyle w:val="33"/>
              <w:spacing w:before="0"/>
              <w:ind w:left="0"/>
              <w:rPr>
                <w:rFonts w:ascii="宋体" w:hAnsi="宋体" w:eastAsia="宋体"/>
                <w:sz w:val="18"/>
                <w:szCs w:val="18"/>
                <w:lang w:eastAsia="zh-CN"/>
              </w:rPr>
            </w:pPr>
            <w:r>
              <w:rPr>
                <w:rFonts w:hint="eastAsia" w:ascii="宋体" w:hAnsi="宋体" w:eastAsia="宋体"/>
                <w:sz w:val="18"/>
                <w:szCs w:val="18"/>
                <w:lang w:eastAsia="zh-CN"/>
              </w:rPr>
              <w:t>射频电磁场辐射抗扰度</w:t>
            </w:r>
          </w:p>
        </w:tc>
        <w:tc>
          <w:tcPr>
            <w:tcW w:w="1246" w:type="dxa"/>
            <w:vAlign w:val="center"/>
          </w:tcPr>
          <w:p w14:paraId="7BF4D176">
            <w:pPr>
              <w:pStyle w:val="33"/>
              <w:spacing w:before="0"/>
              <w:ind w:left="0"/>
              <w:rPr>
                <w:rFonts w:ascii="宋体" w:hAnsi="宋体" w:eastAsia="宋体"/>
                <w:b/>
                <w:w w:val="82"/>
                <w:sz w:val="18"/>
                <w:szCs w:val="18"/>
              </w:rPr>
            </w:pPr>
            <w:r>
              <w:rPr>
                <w:rFonts w:ascii="宋体" w:hAnsi="宋体" w:eastAsia="宋体"/>
                <w:b/>
                <w:w w:val="82"/>
                <w:sz w:val="18"/>
                <w:szCs w:val="18"/>
              </w:rPr>
              <w:t>√</w:t>
            </w:r>
          </w:p>
        </w:tc>
        <w:tc>
          <w:tcPr>
            <w:tcW w:w="1150" w:type="dxa"/>
            <w:vAlign w:val="center"/>
          </w:tcPr>
          <w:p w14:paraId="21778D37">
            <w:pPr>
              <w:pStyle w:val="33"/>
              <w:spacing w:before="0"/>
              <w:ind w:left="0"/>
              <w:rPr>
                <w:rFonts w:ascii="宋体" w:hAnsi="宋体" w:eastAsia="宋体"/>
                <w:b/>
                <w:w w:val="82"/>
                <w:sz w:val="18"/>
                <w:szCs w:val="18"/>
              </w:rPr>
            </w:pPr>
            <w:r>
              <w:rPr>
                <w:rFonts w:ascii="宋体" w:hAnsi="宋体" w:eastAsia="宋体"/>
                <w:b/>
                <w:w w:val="82"/>
                <w:sz w:val="18"/>
                <w:szCs w:val="18"/>
              </w:rPr>
              <w:t>√</w:t>
            </w:r>
          </w:p>
        </w:tc>
        <w:tc>
          <w:tcPr>
            <w:tcW w:w="1199" w:type="dxa"/>
            <w:vAlign w:val="center"/>
          </w:tcPr>
          <w:p w14:paraId="4780DF34">
            <w:pPr>
              <w:pStyle w:val="33"/>
              <w:spacing w:before="0"/>
              <w:ind w:left="0"/>
              <w:rPr>
                <w:rFonts w:ascii="宋体" w:hAnsi="宋体" w:eastAsia="宋体"/>
                <w:b/>
                <w:w w:val="82"/>
                <w:sz w:val="18"/>
                <w:szCs w:val="18"/>
              </w:rPr>
            </w:pPr>
          </w:p>
        </w:tc>
        <w:tc>
          <w:tcPr>
            <w:tcW w:w="992" w:type="dxa"/>
            <w:vAlign w:val="center"/>
          </w:tcPr>
          <w:p w14:paraId="1553D197">
            <w:pPr>
              <w:pStyle w:val="33"/>
              <w:spacing w:before="0"/>
              <w:ind w:left="0"/>
              <w:rPr>
                <w:rFonts w:ascii="宋体" w:hAnsi="宋体" w:eastAsia="宋体"/>
                <w:b/>
                <w:w w:val="82"/>
                <w:sz w:val="18"/>
                <w:szCs w:val="18"/>
              </w:rPr>
            </w:pPr>
          </w:p>
        </w:tc>
        <w:tc>
          <w:tcPr>
            <w:tcW w:w="1204" w:type="dxa"/>
            <w:vAlign w:val="center"/>
          </w:tcPr>
          <w:p w14:paraId="594EE98B">
            <w:pPr>
              <w:pStyle w:val="33"/>
              <w:spacing w:before="0"/>
              <w:ind w:left="0"/>
              <w:rPr>
                <w:rFonts w:ascii="宋体" w:hAnsi="宋体" w:eastAsia="宋体"/>
                <w:w w:val="82"/>
                <w:sz w:val="18"/>
                <w:szCs w:val="18"/>
              </w:rPr>
            </w:pPr>
            <w:r>
              <w:rPr>
                <w:rFonts w:ascii="宋体" w:hAnsi="宋体" w:eastAsia="宋体"/>
                <w:w w:val="82"/>
                <w:sz w:val="18"/>
                <w:szCs w:val="18"/>
              </w:rPr>
              <w:t>A</w:t>
            </w:r>
          </w:p>
        </w:tc>
      </w:tr>
      <w:tr w14:paraId="737087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251" w:type="dxa"/>
            <w:vAlign w:val="center"/>
          </w:tcPr>
          <w:p w14:paraId="0AE44CB0">
            <w:pPr>
              <w:pStyle w:val="33"/>
              <w:spacing w:before="0"/>
              <w:ind w:left="0"/>
              <w:rPr>
                <w:rFonts w:ascii="宋体" w:hAnsi="宋体" w:eastAsia="宋体"/>
                <w:sz w:val="18"/>
                <w:szCs w:val="18"/>
              </w:rPr>
            </w:pPr>
            <w:r>
              <w:rPr>
                <w:rFonts w:ascii="宋体" w:hAnsi="宋体" w:eastAsia="宋体"/>
                <w:sz w:val="18"/>
                <w:szCs w:val="18"/>
              </w:rPr>
              <w:t>1</w:t>
            </w:r>
            <w:r>
              <w:rPr>
                <w:rFonts w:hint="eastAsia" w:ascii="宋体" w:hAnsi="宋体" w:eastAsia="宋体"/>
                <w:sz w:val="18"/>
                <w:szCs w:val="18"/>
              </w:rPr>
              <w:t>7</w:t>
            </w:r>
          </w:p>
        </w:tc>
        <w:tc>
          <w:tcPr>
            <w:tcW w:w="2322" w:type="dxa"/>
            <w:vAlign w:val="center"/>
          </w:tcPr>
          <w:p w14:paraId="20700BD8">
            <w:pPr>
              <w:pStyle w:val="33"/>
              <w:spacing w:before="0"/>
              <w:ind w:left="0"/>
              <w:rPr>
                <w:rFonts w:ascii="宋体" w:hAnsi="宋体" w:eastAsia="宋体"/>
                <w:sz w:val="18"/>
                <w:szCs w:val="18"/>
                <w:lang w:eastAsia="zh-CN"/>
              </w:rPr>
            </w:pPr>
            <w:r>
              <w:rPr>
                <w:rFonts w:hint="eastAsia" w:ascii="宋体" w:hAnsi="宋体" w:eastAsia="宋体"/>
                <w:sz w:val="18"/>
                <w:szCs w:val="18"/>
                <w:lang w:eastAsia="zh-CN"/>
              </w:rPr>
              <w:t>射频场感应的传导骚扰扰度试验</w:t>
            </w:r>
          </w:p>
        </w:tc>
        <w:tc>
          <w:tcPr>
            <w:tcW w:w="1246" w:type="dxa"/>
            <w:vAlign w:val="center"/>
          </w:tcPr>
          <w:p w14:paraId="54925945">
            <w:pPr>
              <w:pStyle w:val="33"/>
              <w:spacing w:before="0"/>
              <w:ind w:left="0"/>
              <w:rPr>
                <w:rFonts w:ascii="宋体" w:hAnsi="宋体" w:eastAsia="宋体"/>
                <w:b/>
                <w:w w:val="82"/>
                <w:sz w:val="18"/>
                <w:szCs w:val="18"/>
              </w:rPr>
            </w:pPr>
            <w:r>
              <w:rPr>
                <w:rFonts w:ascii="宋体" w:hAnsi="宋体" w:eastAsia="宋体"/>
                <w:b/>
                <w:w w:val="82"/>
                <w:sz w:val="18"/>
                <w:szCs w:val="18"/>
              </w:rPr>
              <w:t>√</w:t>
            </w:r>
          </w:p>
        </w:tc>
        <w:tc>
          <w:tcPr>
            <w:tcW w:w="1150" w:type="dxa"/>
            <w:vAlign w:val="center"/>
          </w:tcPr>
          <w:p w14:paraId="287BF15E">
            <w:pPr>
              <w:pStyle w:val="33"/>
              <w:spacing w:before="0"/>
              <w:ind w:left="0"/>
              <w:rPr>
                <w:rFonts w:ascii="宋体" w:hAnsi="宋体" w:eastAsia="宋体"/>
                <w:b/>
                <w:w w:val="82"/>
                <w:sz w:val="18"/>
                <w:szCs w:val="18"/>
              </w:rPr>
            </w:pPr>
            <w:r>
              <w:rPr>
                <w:rFonts w:ascii="宋体" w:hAnsi="宋体" w:eastAsia="宋体"/>
                <w:b/>
                <w:w w:val="82"/>
                <w:sz w:val="18"/>
                <w:szCs w:val="18"/>
              </w:rPr>
              <w:t>√</w:t>
            </w:r>
          </w:p>
        </w:tc>
        <w:tc>
          <w:tcPr>
            <w:tcW w:w="1199" w:type="dxa"/>
            <w:vAlign w:val="center"/>
          </w:tcPr>
          <w:p w14:paraId="359BE322">
            <w:pPr>
              <w:pStyle w:val="33"/>
              <w:spacing w:before="0"/>
              <w:ind w:left="0"/>
              <w:rPr>
                <w:rFonts w:ascii="宋体" w:hAnsi="宋体" w:eastAsia="宋体"/>
                <w:b/>
                <w:w w:val="82"/>
                <w:sz w:val="18"/>
                <w:szCs w:val="18"/>
              </w:rPr>
            </w:pPr>
          </w:p>
        </w:tc>
        <w:tc>
          <w:tcPr>
            <w:tcW w:w="992" w:type="dxa"/>
            <w:vAlign w:val="center"/>
          </w:tcPr>
          <w:p w14:paraId="7317E06C">
            <w:pPr>
              <w:pStyle w:val="33"/>
              <w:spacing w:before="0"/>
              <w:ind w:left="0"/>
              <w:rPr>
                <w:rFonts w:ascii="宋体" w:hAnsi="宋体" w:eastAsia="宋体"/>
                <w:b/>
                <w:w w:val="82"/>
                <w:sz w:val="18"/>
                <w:szCs w:val="18"/>
              </w:rPr>
            </w:pPr>
          </w:p>
        </w:tc>
        <w:tc>
          <w:tcPr>
            <w:tcW w:w="1204" w:type="dxa"/>
            <w:vAlign w:val="center"/>
          </w:tcPr>
          <w:p w14:paraId="6CA44C28">
            <w:pPr>
              <w:pStyle w:val="33"/>
              <w:spacing w:before="0"/>
              <w:ind w:left="0"/>
              <w:rPr>
                <w:rFonts w:ascii="宋体" w:hAnsi="宋体" w:eastAsia="宋体"/>
                <w:w w:val="82"/>
                <w:sz w:val="18"/>
                <w:szCs w:val="18"/>
              </w:rPr>
            </w:pPr>
            <w:r>
              <w:rPr>
                <w:rFonts w:ascii="宋体" w:hAnsi="宋体" w:eastAsia="宋体"/>
                <w:w w:val="82"/>
                <w:sz w:val="18"/>
                <w:szCs w:val="18"/>
              </w:rPr>
              <w:t>A</w:t>
            </w:r>
          </w:p>
        </w:tc>
      </w:tr>
      <w:tr w14:paraId="4388F8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251" w:type="dxa"/>
            <w:vAlign w:val="center"/>
          </w:tcPr>
          <w:p w14:paraId="0E6886C9">
            <w:pPr>
              <w:pStyle w:val="33"/>
              <w:spacing w:before="0"/>
              <w:ind w:left="0"/>
              <w:rPr>
                <w:rFonts w:ascii="宋体" w:hAnsi="宋体" w:eastAsia="宋体"/>
                <w:sz w:val="18"/>
                <w:szCs w:val="18"/>
              </w:rPr>
            </w:pPr>
            <w:r>
              <w:rPr>
                <w:rFonts w:ascii="宋体" w:hAnsi="宋体" w:eastAsia="宋体"/>
                <w:sz w:val="18"/>
                <w:szCs w:val="18"/>
              </w:rPr>
              <w:t>1</w:t>
            </w:r>
            <w:r>
              <w:rPr>
                <w:rFonts w:hint="eastAsia" w:ascii="宋体" w:hAnsi="宋体" w:eastAsia="宋体"/>
                <w:sz w:val="18"/>
                <w:szCs w:val="18"/>
              </w:rPr>
              <w:t>8</w:t>
            </w:r>
          </w:p>
        </w:tc>
        <w:tc>
          <w:tcPr>
            <w:tcW w:w="2322" w:type="dxa"/>
            <w:vAlign w:val="center"/>
          </w:tcPr>
          <w:p w14:paraId="0262A379">
            <w:pPr>
              <w:pStyle w:val="33"/>
              <w:spacing w:before="0"/>
              <w:ind w:left="0"/>
              <w:rPr>
                <w:rFonts w:ascii="宋体" w:hAnsi="宋体" w:eastAsia="宋体"/>
                <w:sz w:val="18"/>
                <w:szCs w:val="18"/>
              </w:rPr>
            </w:pPr>
            <w:r>
              <w:rPr>
                <w:rFonts w:hint="eastAsia" w:ascii="宋体" w:hAnsi="宋体" w:eastAsia="宋体"/>
                <w:sz w:val="18"/>
                <w:szCs w:val="18"/>
              </w:rPr>
              <w:t>静电放电抗扰度</w:t>
            </w:r>
          </w:p>
        </w:tc>
        <w:tc>
          <w:tcPr>
            <w:tcW w:w="1246" w:type="dxa"/>
            <w:vAlign w:val="center"/>
          </w:tcPr>
          <w:p w14:paraId="6DC52F1B">
            <w:pPr>
              <w:pStyle w:val="33"/>
              <w:spacing w:before="0"/>
              <w:ind w:left="0"/>
              <w:rPr>
                <w:rFonts w:ascii="宋体" w:hAnsi="宋体" w:eastAsia="宋体"/>
                <w:b/>
                <w:w w:val="82"/>
                <w:sz w:val="18"/>
                <w:szCs w:val="18"/>
              </w:rPr>
            </w:pPr>
            <w:r>
              <w:rPr>
                <w:rFonts w:ascii="宋体" w:hAnsi="宋体" w:eastAsia="宋体"/>
                <w:b/>
                <w:w w:val="82"/>
                <w:sz w:val="18"/>
                <w:szCs w:val="18"/>
              </w:rPr>
              <w:t>√</w:t>
            </w:r>
          </w:p>
        </w:tc>
        <w:tc>
          <w:tcPr>
            <w:tcW w:w="1150" w:type="dxa"/>
            <w:vAlign w:val="center"/>
          </w:tcPr>
          <w:p w14:paraId="7B0C0EB4">
            <w:pPr>
              <w:pStyle w:val="33"/>
              <w:spacing w:before="0"/>
              <w:ind w:left="0"/>
              <w:rPr>
                <w:rFonts w:ascii="宋体" w:hAnsi="宋体" w:eastAsia="宋体"/>
                <w:b/>
                <w:w w:val="82"/>
                <w:sz w:val="18"/>
                <w:szCs w:val="18"/>
              </w:rPr>
            </w:pPr>
            <w:r>
              <w:rPr>
                <w:rFonts w:ascii="宋体" w:hAnsi="宋体" w:eastAsia="宋体"/>
                <w:b/>
                <w:w w:val="82"/>
                <w:sz w:val="18"/>
                <w:szCs w:val="18"/>
              </w:rPr>
              <w:t>√</w:t>
            </w:r>
          </w:p>
        </w:tc>
        <w:tc>
          <w:tcPr>
            <w:tcW w:w="1199" w:type="dxa"/>
            <w:vAlign w:val="center"/>
          </w:tcPr>
          <w:p w14:paraId="33C06DE9">
            <w:pPr>
              <w:pStyle w:val="33"/>
              <w:spacing w:before="0"/>
              <w:ind w:left="0"/>
              <w:rPr>
                <w:rFonts w:ascii="宋体" w:hAnsi="宋体" w:eastAsia="宋体"/>
                <w:b/>
                <w:w w:val="82"/>
                <w:sz w:val="18"/>
                <w:szCs w:val="18"/>
              </w:rPr>
            </w:pPr>
          </w:p>
        </w:tc>
        <w:tc>
          <w:tcPr>
            <w:tcW w:w="992" w:type="dxa"/>
            <w:vAlign w:val="center"/>
          </w:tcPr>
          <w:p w14:paraId="192614E3">
            <w:pPr>
              <w:pStyle w:val="33"/>
              <w:spacing w:before="0"/>
              <w:ind w:left="0"/>
              <w:rPr>
                <w:rFonts w:ascii="宋体" w:hAnsi="宋体" w:eastAsia="宋体"/>
                <w:b/>
                <w:w w:val="82"/>
                <w:sz w:val="18"/>
                <w:szCs w:val="18"/>
              </w:rPr>
            </w:pPr>
          </w:p>
        </w:tc>
        <w:tc>
          <w:tcPr>
            <w:tcW w:w="1204" w:type="dxa"/>
            <w:vAlign w:val="center"/>
          </w:tcPr>
          <w:p w14:paraId="65C04456">
            <w:pPr>
              <w:pStyle w:val="33"/>
              <w:spacing w:before="0"/>
              <w:ind w:left="0"/>
              <w:rPr>
                <w:rFonts w:ascii="宋体" w:hAnsi="宋体" w:eastAsia="宋体"/>
                <w:w w:val="82"/>
                <w:sz w:val="18"/>
                <w:szCs w:val="18"/>
              </w:rPr>
            </w:pPr>
            <w:r>
              <w:rPr>
                <w:rFonts w:ascii="宋体" w:hAnsi="宋体" w:eastAsia="宋体"/>
                <w:w w:val="82"/>
                <w:sz w:val="18"/>
                <w:szCs w:val="18"/>
              </w:rPr>
              <w:t>A</w:t>
            </w:r>
          </w:p>
        </w:tc>
      </w:tr>
      <w:tr w14:paraId="4AC914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251" w:type="dxa"/>
            <w:vAlign w:val="center"/>
          </w:tcPr>
          <w:p w14:paraId="40DE0223">
            <w:pPr>
              <w:pStyle w:val="33"/>
              <w:spacing w:before="0"/>
              <w:ind w:left="0"/>
              <w:rPr>
                <w:rFonts w:ascii="宋体" w:hAnsi="宋体" w:eastAsia="宋体"/>
                <w:sz w:val="18"/>
                <w:szCs w:val="18"/>
              </w:rPr>
            </w:pPr>
            <w:r>
              <w:rPr>
                <w:rFonts w:hint="eastAsia" w:ascii="宋体" w:hAnsi="宋体" w:eastAsia="宋体"/>
                <w:sz w:val="18"/>
                <w:szCs w:val="18"/>
              </w:rPr>
              <w:t>19</w:t>
            </w:r>
          </w:p>
        </w:tc>
        <w:tc>
          <w:tcPr>
            <w:tcW w:w="2322" w:type="dxa"/>
            <w:vAlign w:val="center"/>
          </w:tcPr>
          <w:p w14:paraId="5E37CFE1">
            <w:pPr>
              <w:pStyle w:val="33"/>
              <w:spacing w:before="0"/>
              <w:ind w:left="0"/>
              <w:rPr>
                <w:rFonts w:ascii="宋体" w:hAnsi="宋体" w:eastAsia="宋体"/>
                <w:sz w:val="18"/>
                <w:szCs w:val="18"/>
                <w:lang w:eastAsia="zh-CN"/>
              </w:rPr>
            </w:pPr>
            <w:r>
              <w:rPr>
                <w:rFonts w:hint="eastAsia" w:ascii="宋体" w:hAnsi="宋体" w:eastAsia="宋体"/>
                <w:sz w:val="18"/>
                <w:szCs w:val="18"/>
                <w:lang w:eastAsia="zh-CN"/>
              </w:rPr>
              <w:t>电快速瞬变脉冲群抗扰度</w:t>
            </w:r>
          </w:p>
        </w:tc>
        <w:tc>
          <w:tcPr>
            <w:tcW w:w="1246" w:type="dxa"/>
            <w:vAlign w:val="center"/>
          </w:tcPr>
          <w:p w14:paraId="52B6D457">
            <w:pPr>
              <w:pStyle w:val="33"/>
              <w:spacing w:before="0"/>
              <w:ind w:left="0"/>
              <w:rPr>
                <w:rFonts w:ascii="宋体" w:hAnsi="宋体" w:eastAsia="宋体"/>
                <w:b/>
                <w:w w:val="82"/>
                <w:sz w:val="18"/>
                <w:szCs w:val="18"/>
              </w:rPr>
            </w:pPr>
            <w:r>
              <w:rPr>
                <w:rFonts w:ascii="宋体" w:hAnsi="宋体" w:eastAsia="宋体"/>
                <w:b/>
                <w:w w:val="82"/>
                <w:sz w:val="18"/>
                <w:szCs w:val="18"/>
              </w:rPr>
              <w:t>√</w:t>
            </w:r>
          </w:p>
        </w:tc>
        <w:tc>
          <w:tcPr>
            <w:tcW w:w="1150" w:type="dxa"/>
            <w:vAlign w:val="center"/>
          </w:tcPr>
          <w:p w14:paraId="21093C38">
            <w:pPr>
              <w:pStyle w:val="33"/>
              <w:spacing w:before="0"/>
              <w:ind w:left="0"/>
              <w:rPr>
                <w:rFonts w:ascii="宋体" w:hAnsi="宋体" w:eastAsia="宋体"/>
                <w:b/>
                <w:w w:val="82"/>
                <w:sz w:val="18"/>
                <w:szCs w:val="18"/>
              </w:rPr>
            </w:pPr>
            <w:r>
              <w:rPr>
                <w:rFonts w:ascii="宋体" w:hAnsi="宋体" w:eastAsia="宋体"/>
                <w:b/>
                <w:w w:val="82"/>
                <w:sz w:val="18"/>
                <w:szCs w:val="18"/>
              </w:rPr>
              <w:t>√</w:t>
            </w:r>
          </w:p>
        </w:tc>
        <w:tc>
          <w:tcPr>
            <w:tcW w:w="1199" w:type="dxa"/>
            <w:vAlign w:val="center"/>
          </w:tcPr>
          <w:p w14:paraId="6FE45ED4">
            <w:pPr>
              <w:pStyle w:val="33"/>
              <w:spacing w:before="0"/>
              <w:ind w:left="0"/>
              <w:rPr>
                <w:rFonts w:ascii="宋体" w:hAnsi="宋体" w:eastAsia="宋体"/>
                <w:b/>
                <w:w w:val="82"/>
                <w:sz w:val="18"/>
                <w:szCs w:val="18"/>
              </w:rPr>
            </w:pPr>
          </w:p>
        </w:tc>
        <w:tc>
          <w:tcPr>
            <w:tcW w:w="992" w:type="dxa"/>
            <w:vAlign w:val="center"/>
          </w:tcPr>
          <w:p w14:paraId="6D4CC66E">
            <w:pPr>
              <w:pStyle w:val="33"/>
              <w:spacing w:before="0"/>
              <w:ind w:left="0"/>
              <w:rPr>
                <w:rFonts w:ascii="宋体" w:hAnsi="宋体" w:eastAsia="宋体"/>
                <w:b/>
                <w:w w:val="82"/>
                <w:sz w:val="18"/>
                <w:szCs w:val="18"/>
              </w:rPr>
            </w:pPr>
          </w:p>
        </w:tc>
        <w:tc>
          <w:tcPr>
            <w:tcW w:w="1204" w:type="dxa"/>
            <w:vAlign w:val="center"/>
          </w:tcPr>
          <w:p w14:paraId="4FDA8EBF">
            <w:pPr>
              <w:pStyle w:val="33"/>
              <w:spacing w:before="0"/>
              <w:ind w:left="0"/>
              <w:rPr>
                <w:rFonts w:ascii="宋体" w:hAnsi="宋体" w:eastAsia="宋体"/>
                <w:w w:val="82"/>
                <w:sz w:val="18"/>
                <w:szCs w:val="18"/>
              </w:rPr>
            </w:pPr>
            <w:r>
              <w:rPr>
                <w:rFonts w:ascii="宋体" w:hAnsi="宋体" w:eastAsia="宋体"/>
                <w:w w:val="82"/>
                <w:sz w:val="18"/>
                <w:szCs w:val="18"/>
              </w:rPr>
              <w:t>A</w:t>
            </w:r>
          </w:p>
        </w:tc>
      </w:tr>
      <w:tr w14:paraId="01FCDB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251" w:type="dxa"/>
            <w:vAlign w:val="center"/>
          </w:tcPr>
          <w:p w14:paraId="3A935AF6">
            <w:pPr>
              <w:pStyle w:val="33"/>
              <w:spacing w:before="0"/>
              <w:ind w:left="0"/>
              <w:rPr>
                <w:rFonts w:ascii="宋体" w:hAnsi="宋体" w:eastAsia="宋体"/>
                <w:sz w:val="18"/>
                <w:szCs w:val="18"/>
              </w:rPr>
            </w:pPr>
            <w:r>
              <w:rPr>
                <w:rFonts w:ascii="宋体" w:hAnsi="宋体" w:eastAsia="宋体"/>
                <w:sz w:val="18"/>
                <w:szCs w:val="18"/>
              </w:rPr>
              <w:t>2</w:t>
            </w:r>
            <w:r>
              <w:rPr>
                <w:rFonts w:hint="eastAsia" w:ascii="宋体" w:hAnsi="宋体" w:eastAsia="宋体"/>
                <w:sz w:val="18"/>
                <w:szCs w:val="18"/>
              </w:rPr>
              <w:t>0</w:t>
            </w:r>
          </w:p>
        </w:tc>
        <w:tc>
          <w:tcPr>
            <w:tcW w:w="2322" w:type="dxa"/>
            <w:vAlign w:val="center"/>
          </w:tcPr>
          <w:p w14:paraId="28C7800E">
            <w:pPr>
              <w:pStyle w:val="33"/>
              <w:spacing w:before="0"/>
              <w:ind w:left="0"/>
              <w:rPr>
                <w:rFonts w:ascii="宋体" w:hAnsi="宋体" w:eastAsia="宋体"/>
                <w:sz w:val="18"/>
                <w:szCs w:val="18"/>
              </w:rPr>
            </w:pPr>
            <w:r>
              <w:rPr>
                <w:rFonts w:hint="eastAsia" w:ascii="宋体" w:hAnsi="宋体" w:eastAsia="宋体"/>
                <w:sz w:val="18"/>
                <w:szCs w:val="18"/>
              </w:rPr>
              <w:t>阻尼振荡波抗扰度</w:t>
            </w:r>
          </w:p>
        </w:tc>
        <w:tc>
          <w:tcPr>
            <w:tcW w:w="1246" w:type="dxa"/>
            <w:vAlign w:val="center"/>
          </w:tcPr>
          <w:p w14:paraId="6D6F4046">
            <w:pPr>
              <w:pStyle w:val="33"/>
              <w:spacing w:before="0"/>
              <w:ind w:left="0"/>
              <w:rPr>
                <w:rFonts w:ascii="宋体" w:hAnsi="宋体" w:eastAsia="宋体"/>
                <w:b/>
                <w:w w:val="82"/>
                <w:sz w:val="18"/>
                <w:szCs w:val="18"/>
              </w:rPr>
            </w:pPr>
            <w:r>
              <w:rPr>
                <w:rFonts w:ascii="宋体" w:hAnsi="宋体" w:eastAsia="宋体"/>
                <w:b/>
                <w:w w:val="82"/>
                <w:sz w:val="18"/>
                <w:szCs w:val="18"/>
              </w:rPr>
              <w:t>√</w:t>
            </w:r>
          </w:p>
        </w:tc>
        <w:tc>
          <w:tcPr>
            <w:tcW w:w="1150" w:type="dxa"/>
            <w:vAlign w:val="center"/>
          </w:tcPr>
          <w:p w14:paraId="0BAC6A08">
            <w:pPr>
              <w:pStyle w:val="33"/>
              <w:spacing w:before="0"/>
              <w:ind w:left="0"/>
              <w:rPr>
                <w:rFonts w:ascii="宋体" w:hAnsi="宋体" w:eastAsia="宋体"/>
                <w:b/>
                <w:w w:val="82"/>
                <w:sz w:val="18"/>
                <w:szCs w:val="18"/>
              </w:rPr>
            </w:pPr>
            <w:r>
              <w:rPr>
                <w:rFonts w:ascii="宋体" w:hAnsi="宋体" w:eastAsia="宋体"/>
                <w:b/>
                <w:w w:val="82"/>
                <w:sz w:val="18"/>
                <w:szCs w:val="18"/>
              </w:rPr>
              <w:t>√</w:t>
            </w:r>
          </w:p>
        </w:tc>
        <w:tc>
          <w:tcPr>
            <w:tcW w:w="1199" w:type="dxa"/>
            <w:vAlign w:val="center"/>
          </w:tcPr>
          <w:p w14:paraId="6DFF983E">
            <w:pPr>
              <w:pStyle w:val="33"/>
              <w:spacing w:before="0"/>
              <w:ind w:left="0"/>
              <w:rPr>
                <w:rFonts w:ascii="宋体" w:hAnsi="宋体" w:eastAsia="宋体"/>
                <w:b/>
                <w:w w:val="82"/>
                <w:sz w:val="18"/>
                <w:szCs w:val="18"/>
              </w:rPr>
            </w:pPr>
          </w:p>
        </w:tc>
        <w:tc>
          <w:tcPr>
            <w:tcW w:w="992" w:type="dxa"/>
            <w:vAlign w:val="center"/>
          </w:tcPr>
          <w:p w14:paraId="4DA44434">
            <w:pPr>
              <w:pStyle w:val="33"/>
              <w:spacing w:before="0"/>
              <w:ind w:left="0"/>
              <w:rPr>
                <w:rFonts w:ascii="宋体" w:hAnsi="宋体" w:eastAsia="宋体"/>
                <w:b/>
                <w:w w:val="82"/>
                <w:sz w:val="18"/>
                <w:szCs w:val="18"/>
              </w:rPr>
            </w:pPr>
          </w:p>
        </w:tc>
        <w:tc>
          <w:tcPr>
            <w:tcW w:w="1204" w:type="dxa"/>
            <w:vAlign w:val="center"/>
          </w:tcPr>
          <w:p w14:paraId="3D15CB3E">
            <w:pPr>
              <w:pStyle w:val="33"/>
              <w:spacing w:before="0"/>
              <w:ind w:left="0"/>
              <w:rPr>
                <w:rFonts w:ascii="宋体" w:hAnsi="宋体" w:eastAsia="宋体"/>
                <w:w w:val="82"/>
                <w:sz w:val="18"/>
                <w:szCs w:val="18"/>
              </w:rPr>
            </w:pPr>
            <w:r>
              <w:rPr>
                <w:rFonts w:ascii="宋体" w:hAnsi="宋体" w:eastAsia="宋体"/>
                <w:w w:val="82"/>
                <w:sz w:val="18"/>
                <w:szCs w:val="18"/>
              </w:rPr>
              <w:t>A</w:t>
            </w:r>
          </w:p>
        </w:tc>
      </w:tr>
      <w:tr w14:paraId="566CC4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251" w:type="dxa"/>
            <w:vAlign w:val="center"/>
          </w:tcPr>
          <w:p w14:paraId="20986D03">
            <w:pPr>
              <w:pStyle w:val="33"/>
              <w:spacing w:before="0"/>
              <w:ind w:left="0"/>
              <w:rPr>
                <w:rFonts w:ascii="宋体" w:hAnsi="宋体" w:eastAsia="宋体"/>
                <w:sz w:val="18"/>
                <w:szCs w:val="18"/>
              </w:rPr>
            </w:pPr>
            <w:r>
              <w:rPr>
                <w:rFonts w:hint="eastAsia" w:ascii="宋体" w:hAnsi="宋体" w:eastAsia="宋体"/>
                <w:sz w:val="18"/>
                <w:szCs w:val="18"/>
              </w:rPr>
              <w:t>21</w:t>
            </w:r>
          </w:p>
        </w:tc>
        <w:tc>
          <w:tcPr>
            <w:tcW w:w="2322" w:type="dxa"/>
            <w:vAlign w:val="center"/>
          </w:tcPr>
          <w:p w14:paraId="32582FB1">
            <w:pPr>
              <w:pStyle w:val="33"/>
              <w:spacing w:before="0"/>
              <w:ind w:left="0"/>
              <w:rPr>
                <w:rFonts w:ascii="宋体" w:hAnsi="宋体" w:eastAsia="宋体"/>
                <w:sz w:val="18"/>
                <w:szCs w:val="18"/>
              </w:rPr>
            </w:pPr>
            <w:r>
              <w:rPr>
                <w:rFonts w:hint="eastAsia" w:ascii="宋体" w:hAnsi="宋体" w:eastAsia="宋体"/>
                <w:sz w:val="18"/>
                <w:szCs w:val="18"/>
              </w:rPr>
              <w:t>浪涌抗扰度</w:t>
            </w:r>
          </w:p>
        </w:tc>
        <w:tc>
          <w:tcPr>
            <w:tcW w:w="1246" w:type="dxa"/>
            <w:vAlign w:val="center"/>
          </w:tcPr>
          <w:p w14:paraId="79091FBD">
            <w:pPr>
              <w:pStyle w:val="33"/>
              <w:spacing w:before="0"/>
              <w:ind w:left="0"/>
              <w:rPr>
                <w:rFonts w:ascii="宋体" w:hAnsi="宋体" w:eastAsia="宋体"/>
                <w:b/>
                <w:w w:val="82"/>
                <w:sz w:val="18"/>
                <w:szCs w:val="18"/>
              </w:rPr>
            </w:pPr>
            <w:r>
              <w:rPr>
                <w:rFonts w:ascii="宋体" w:hAnsi="宋体" w:eastAsia="宋体"/>
                <w:b/>
                <w:w w:val="82"/>
                <w:sz w:val="18"/>
                <w:szCs w:val="18"/>
              </w:rPr>
              <w:t>√</w:t>
            </w:r>
          </w:p>
        </w:tc>
        <w:tc>
          <w:tcPr>
            <w:tcW w:w="1150" w:type="dxa"/>
            <w:vAlign w:val="center"/>
          </w:tcPr>
          <w:p w14:paraId="2521C1C7">
            <w:pPr>
              <w:pStyle w:val="33"/>
              <w:spacing w:before="0"/>
              <w:ind w:left="0"/>
              <w:rPr>
                <w:rFonts w:ascii="宋体" w:hAnsi="宋体" w:eastAsia="宋体"/>
                <w:b/>
                <w:w w:val="82"/>
                <w:sz w:val="18"/>
                <w:szCs w:val="18"/>
              </w:rPr>
            </w:pPr>
            <w:r>
              <w:rPr>
                <w:rFonts w:ascii="宋体" w:hAnsi="宋体" w:eastAsia="宋体"/>
                <w:b/>
                <w:w w:val="82"/>
                <w:sz w:val="18"/>
                <w:szCs w:val="18"/>
              </w:rPr>
              <w:t>√</w:t>
            </w:r>
          </w:p>
        </w:tc>
        <w:tc>
          <w:tcPr>
            <w:tcW w:w="1199" w:type="dxa"/>
            <w:vAlign w:val="center"/>
          </w:tcPr>
          <w:p w14:paraId="3E9367D0">
            <w:pPr>
              <w:pStyle w:val="33"/>
              <w:spacing w:before="0"/>
              <w:ind w:left="0"/>
              <w:rPr>
                <w:rFonts w:ascii="宋体" w:hAnsi="宋体" w:eastAsia="宋体"/>
                <w:b/>
                <w:w w:val="82"/>
                <w:sz w:val="18"/>
                <w:szCs w:val="18"/>
              </w:rPr>
            </w:pPr>
          </w:p>
        </w:tc>
        <w:tc>
          <w:tcPr>
            <w:tcW w:w="992" w:type="dxa"/>
            <w:vAlign w:val="center"/>
          </w:tcPr>
          <w:p w14:paraId="117D4439">
            <w:pPr>
              <w:pStyle w:val="33"/>
              <w:spacing w:before="0"/>
              <w:ind w:left="0"/>
              <w:rPr>
                <w:rFonts w:ascii="宋体" w:hAnsi="宋体" w:eastAsia="宋体"/>
                <w:b/>
                <w:w w:val="82"/>
                <w:sz w:val="18"/>
                <w:szCs w:val="18"/>
              </w:rPr>
            </w:pPr>
          </w:p>
        </w:tc>
        <w:tc>
          <w:tcPr>
            <w:tcW w:w="1204" w:type="dxa"/>
            <w:vAlign w:val="center"/>
          </w:tcPr>
          <w:p w14:paraId="742F34CF">
            <w:pPr>
              <w:pStyle w:val="33"/>
              <w:spacing w:before="0"/>
              <w:ind w:left="0"/>
              <w:rPr>
                <w:rFonts w:ascii="宋体" w:hAnsi="宋体" w:eastAsia="宋体"/>
                <w:w w:val="82"/>
                <w:sz w:val="18"/>
                <w:szCs w:val="18"/>
              </w:rPr>
            </w:pPr>
            <w:r>
              <w:rPr>
                <w:rFonts w:ascii="宋体" w:hAnsi="宋体" w:eastAsia="宋体"/>
                <w:w w:val="82"/>
                <w:sz w:val="18"/>
                <w:szCs w:val="18"/>
              </w:rPr>
              <w:t>A</w:t>
            </w:r>
          </w:p>
        </w:tc>
      </w:tr>
      <w:tr w14:paraId="4E7C69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251" w:type="dxa"/>
            <w:vAlign w:val="center"/>
          </w:tcPr>
          <w:p w14:paraId="07C9C8E9">
            <w:pPr>
              <w:pStyle w:val="33"/>
              <w:spacing w:before="0"/>
              <w:ind w:left="0"/>
              <w:rPr>
                <w:rFonts w:ascii="宋体" w:hAnsi="宋体" w:eastAsia="宋体"/>
                <w:sz w:val="18"/>
                <w:szCs w:val="18"/>
              </w:rPr>
            </w:pPr>
            <w:r>
              <w:rPr>
                <w:rFonts w:ascii="宋体" w:hAnsi="宋体" w:eastAsia="宋体"/>
                <w:sz w:val="18"/>
                <w:szCs w:val="18"/>
              </w:rPr>
              <w:t>2</w:t>
            </w:r>
            <w:r>
              <w:rPr>
                <w:rFonts w:hint="eastAsia" w:ascii="宋体" w:hAnsi="宋体" w:eastAsia="宋体"/>
                <w:sz w:val="18"/>
                <w:szCs w:val="18"/>
              </w:rPr>
              <w:t>2</w:t>
            </w:r>
          </w:p>
        </w:tc>
        <w:tc>
          <w:tcPr>
            <w:tcW w:w="2322" w:type="dxa"/>
            <w:vAlign w:val="center"/>
          </w:tcPr>
          <w:p w14:paraId="428EC091">
            <w:pPr>
              <w:pStyle w:val="33"/>
              <w:spacing w:before="0"/>
              <w:ind w:left="0"/>
              <w:rPr>
                <w:rFonts w:ascii="宋体" w:hAnsi="宋体" w:eastAsia="宋体"/>
                <w:sz w:val="18"/>
                <w:szCs w:val="18"/>
              </w:rPr>
            </w:pPr>
            <w:r>
              <w:rPr>
                <w:rFonts w:hint="eastAsia" w:ascii="宋体" w:hAnsi="宋体" w:eastAsia="宋体"/>
                <w:sz w:val="18"/>
                <w:szCs w:val="18"/>
              </w:rPr>
              <w:t>辐射骚扰</w:t>
            </w:r>
          </w:p>
        </w:tc>
        <w:tc>
          <w:tcPr>
            <w:tcW w:w="1246" w:type="dxa"/>
            <w:vAlign w:val="center"/>
          </w:tcPr>
          <w:p w14:paraId="5C04BC0B">
            <w:pPr>
              <w:pStyle w:val="33"/>
              <w:spacing w:before="0"/>
              <w:ind w:left="0"/>
              <w:rPr>
                <w:rFonts w:ascii="宋体" w:hAnsi="宋体" w:eastAsia="宋体"/>
                <w:b/>
                <w:w w:val="82"/>
                <w:sz w:val="18"/>
                <w:szCs w:val="18"/>
              </w:rPr>
            </w:pPr>
            <w:r>
              <w:rPr>
                <w:rFonts w:ascii="宋体" w:hAnsi="宋体" w:eastAsia="宋体"/>
                <w:b/>
                <w:w w:val="82"/>
                <w:sz w:val="18"/>
                <w:szCs w:val="18"/>
              </w:rPr>
              <w:t>√</w:t>
            </w:r>
          </w:p>
        </w:tc>
        <w:tc>
          <w:tcPr>
            <w:tcW w:w="1150" w:type="dxa"/>
            <w:vAlign w:val="center"/>
          </w:tcPr>
          <w:p w14:paraId="7C0A4561">
            <w:pPr>
              <w:pStyle w:val="33"/>
              <w:spacing w:before="0"/>
              <w:ind w:left="0"/>
              <w:rPr>
                <w:rFonts w:ascii="宋体" w:hAnsi="宋体" w:eastAsia="宋体"/>
                <w:b/>
                <w:w w:val="82"/>
                <w:sz w:val="18"/>
                <w:szCs w:val="18"/>
              </w:rPr>
            </w:pPr>
            <w:r>
              <w:rPr>
                <w:rFonts w:ascii="宋体" w:hAnsi="宋体" w:eastAsia="宋体"/>
                <w:b/>
                <w:w w:val="82"/>
                <w:sz w:val="18"/>
                <w:szCs w:val="18"/>
              </w:rPr>
              <w:t>√</w:t>
            </w:r>
          </w:p>
        </w:tc>
        <w:tc>
          <w:tcPr>
            <w:tcW w:w="1199" w:type="dxa"/>
            <w:vAlign w:val="center"/>
          </w:tcPr>
          <w:p w14:paraId="7CB8716D">
            <w:pPr>
              <w:pStyle w:val="33"/>
              <w:spacing w:before="0"/>
              <w:ind w:left="0"/>
              <w:rPr>
                <w:rFonts w:ascii="宋体" w:hAnsi="宋体" w:eastAsia="宋体"/>
                <w:b/>
                <w:w w:val="82"/>
                <w:sz w:val="18"/>
                <w:szCs w:val="18"/>
              </w:rPr>
            </w:pPr>
          </w:p>
        </w:tc>
        <w:tc>
          <w:tcPr>
            <w:tcW w:w="992" w:type="dxa"/>
            <w:vAlign w:val="center"/>
          </w:tcPr>
          <w:p w14:paraId="01CC32D8">
            <w:pPr>
              <w:pStyle w:val="33"/>
              <w:spacing w:before="0"/>
              <w:ind w:left="0"/>
              <w:rPr>
                <w:rFonts w:ascii="宋体" w:hAnsi="宋体" w:eastAsia="宋体"/>
                <w:b/>
                <w:w w:val="82"/>
                <w:sz w:val="18"/>
                <w:szCs w:val="18"/>
              </w:rPr>
            </w:pPr>
          </w:p>
        </w:tc>
        <w:tc>
          <w:tcPr>
            <w:tcW w:w="1204" w:type="dxa"/>
            <w:vAlign w:val="center"/>
          </w:tcPr>
          <w:p w14:paraId="093FDC3C">
            <w:pPr>
              <w:pStyle w:val="33"/>
              <w:spacing w:before="0"/>
              <w:ind w:left="0"/>
              <w:rPr>
                <w:rFonts w:ascii="宋体" w:hAnsi="宋体" w:eastAsia="宋体"/>
                <w:w w:val="82"/>
                <w:sz w:val="18"/>
                <w:szCs w:val="18"/>
              </w:rPr>
            </w:pPr>
            <w:r>
              <w:rPr>
                <w:rFonts w:ascii="宋体" w:hAnsi="宋体" w:eastAsia="宋体"/>
                <w:w w:val="82"/>
                <w:sz w:val="18"/>
                <w:szCs w:val="18"/>
              </w:rPr>
              <w:t>A</w:t>
            </w:r>
          </w:p>
        </w:tc>
      </w:tr>
      <w:tr w14:paraId="3FCD7D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1251" w:type="dxa"/>
            <w:vAlign w:val="center"/>
          </w:tcPr>
          <w:p w14:paraId="4923E366">
            <w:pPr>
              <w:pStyle w:val="33"/>
              <w:spacing w:before="0"/>
              <w:ind w:left="0"/>
              <w:rPr>
                <w:rFonts w:ascii="宋体" w:hAnsi="宋体" w:eastAsia="宋体"/>
                <w:sz w:val="18"/>
                <w:szCs w:val="18"/>
              </w:rPr>
            </w:pPr>
            <w:r>
              <w:rPr>
                <w:rFonts w:hint="eastAsia" w:ascii="宋体" w:hAnsi="宋体" w:eastAsia="宋体"/>
                <w:sz w:val="18"/>
                <w:szCs w:val="18"/>
              </w:rPr>
              <w:t>23</w:t>
            </w:r>
          </w:p>
        </w:tc>
        <w:tc>
          <w:tcPr>
            <w:tcW w:w="2322" w:type="dxa"/>
            <w:vAlign w:val="center"/>
          </w:tcPr>
          <w:p w14:paraId="33ACFFF1">
            <w:pPr>
              <w:pStyle w:val="33"/>
              <w:spacing w:before="0"/>
              <w:ind w:left="0"/>
              <w:rPr>
                <w:rFonts w:ascii="宋体" w:hAnsi="宋体" w:eastAsia="宋体"/>
                <w:sz w:val="18"/>
                <w:szCs w:val="18"/>
              </w:rPr>
            </w:pPr>
            <w:r>
              <w:rPr>
                <w:rFonts w:hint="eastAsia" w:ascii="宋体" w:hAnsi="宋体" w:eastAsia="宋体"/>
                <w:sz w:val="18"/>
                <w:szCs w:val="18"/>
              </w:rPr>
              <w:t>深化应用功能测试</w:t>
            </w:r>
          </w:p>
        </w:tc>
        <w:tc>
          <w:tcPr>
            <w:tcW w:w="1246" w:type="dxa"/>
            <w:vAlign w:val="center"/>
          </w:tcPr>
          <w:p w14:paraId="3F892B86">
            <w:pPr>
              <w:pStyle w:val="33"/>
              <w:spacing w:before="0"/>
              <w:ind w:left="0"/>
              <w:rPr>
                <w:rFonts w:ascii="宋体" w:hAnsi="宋体" w:eastAsia="宋体"/>
                <w:b/>
                <w:w w:val="82"/>
                <w:sz w:val="18"/>
                <w:szCs w:val="18"/>
              </w:rPr>
            </w:pPr>
            <w:r>
              <w:rPr>
                <w:rFonts w:ascii="宋体" w:hAnsi="宋体" w:eastAsia="宋体"/>
                <w:b/>
                <w:w w:val="82"/>
                <w:sz w:val="18"/>
                <w:szCs w:val="18"/>
              </w:rPr>
              <w:t>√</w:t>
            </w:r>
          </w:p>
        </w:tc>
        <w:tc>
          <w:tcPr>
            <w:tcW w:w="1150" w:type="dxa"/>
            <w:vAlign w:val="center"/>
          </w:tcPr>
          <w:p w14:paraId="62DEE4F5">
            <w:pPr>
              <w:pStyle w:val="33"/>
              <w:spacing w:before="0"/>
              <w:ind w:left="0"/>
              <w:rPr>
                <w:rFonts w:ascii="宋体" w:hAnsi="宋体" w:eastAsia="宋体"/>
                <w:b/>
                <w:w w:val="82"/>
                <w:sz w:val="18"/>
                <w:szCs w:val="18"/>
              </w:rPr>
            </w:pPr>
            <w:r>
              <w:rPr>
                <w:rFonts w:ascii="宋体" w:hAnsi="宋体" w:eastAsia="宋体"/>
                <w:b/>
                <w:w w:val="82"/>
                <w:sz w:val="18"/>
                <w:szCs w:val="18"/>
              </w:rPr>
              <w:t>√</w:t>
            </w:r>
          </w:p>
        </w:tc>
        <w:tc>
          <w:tcPr>
            <w:tcW w:w="1199" w:type="dxa"/>
            <w:vAlign w:val="center"/>
          </w:tcPr>
          <w:p w14:paraId="49C79606">
            <w:pPr>
              <w:pStyle w:val="33"/>
              <w:spacing w:before="0"/>
              <w:ind w:left="0"/>
              <w:rPr>
                <w:rFonts w:ascii="宋体" w:hAnsi="宋体" w:eastAsia="宋体"/>
                <w:b/>
                <w:w w:val="82"/>
                <w:sz w:val="18"/>
                <w:szCs w:val="18"/>
              </w:rPr>
            </w:pPr>
            <w:r>
              <w:rPr>
                <w:rFonts w:ascii="宋体" w:hAnsi="宋体" w:eastAsia="宋体"/>
                <w:b/>
                <w:w w:val="82"/>
                <w:sz w:val="18"/>
                <w:szCs w:val="18"/>
              </w:rPr>
              <w:t>√*</w:t>
            </w:r>
          </w:p>
        </w:tc>
        <w:tc>
          <w:tcPr>
            <w:tcW w:w="992" w:type="dxa"/>
            <w:vAlign w:val="center"/>
          </w:tcPr>
          <w:p w14:paraId="2D0F67E7">
            <w:pPr>
              <w:pStyle w:val="33"/>
              <w:spacing w:before="0"/>
              <w:ind w:left="0"/>
              <w:rPr>
                <w:rFonts w:ascii="宋体" w:hAnsi="宋体" w:eastAsia="宋体"/>
                <w:b/>
                <w:w w:val="82"/>
                <w:sz w:val="18"/>
                <w:szCs w:val="18"/>
              </w:rPr>
            </w:pPr>
          </w:p>
        </w:tc>
        <w:tc>
          <w:tcPr>
            <w:tcW w:w="1204" w:type="dxa"/>
            <w:vAlign w:val="center"/>
          </w:tcPr>
          <w:p w14:paraId="20DEA7DE">
            <w:pPr>
              <w:pStyle w:val="33"/>
              <w:spacing w:before="0"/>
              <w:ind w:left="0"/>
              <w:rPr>
                <w:rFonts w:ascii="宋体" w:hAnsi="宋体" w:eastAsia="宋体"/>
                <w:w w:val="82"/>
                <w:sz w:val="18"/>
                <w:szCs w:val="18"/>
              </w:rPr>
            </w:pPr>
            <w:r>
              <w:rPr>
                <w:rFonts w:hint="eastAsia" w:ascii="宋体" w:hAnsi="宋体" w:eastAsia="宋体"/>
                <w:w w:val="82"/>
                <w:sz w:val="18"/>
                <w:szCs w:val="18"/>
              </w:rPr>
              <w:t>B</w:t>
            </w:r>
          </w:p>
        </w:tc>
      </w:tr>
      <w:tr w14:paraId="50B822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9364" w:type="dxa"/>
            <w:gridSpan w:val="7"/>
            <w:vAlign w:val="center"/>
          </w:tcPr>
          <w:p w14:paraId="5919E083">
            <w:pPr>
              <w:pStyle w:val="33"/>
              <w:spacing w:before="0"/>
              <w:ind w:left="0"/>
              <w:jc w:val="both"/>
              <w:rPr>
                <w:rFonts w:ascii="宋体" w:hAnsi="宋体" w:eastAsia="宋体"/>
                <w:w w:val="82"/>
                <w:sz w:val="18"/>
                <w:szCs w:val="18"/>
                <w:lang w:eastAsia="zh-CN"/>
              </w:rPr>
            </w:pPr>
            <w:r>
              <w:rPr>
                <w:rFonts w:hint="eastAsia" w:ascii="宋体" w:hAnsi="宋体" w:eastAsia="宋体"/>
                <w:spacing w:val="-44"/>
                <w:sz w:val="18"/>
                <w:szCs w:val="18"/>
                <w:lang w:eastAsia="zh-CN"/>
              </w:rPr>
              <w:t>注：</w:t>
            </w:r>
            <w:r>
              <w:rPr>
                <w:rFonts w:hint="eastAsia" w:ascii="宋体" w:hAnsi="宋体" w:eastAsia="宋体"/>
                <w:w w:val="111"/>
                <w:sz w:val="18"/>
                <w:szCs w:val="18"/>
                <w:lang w:eastAsia="zh-CN"/>
              </w:rPr>
              <w:t>“√”表示应做的项目</w:t>
            </w:r>
            <w:ins w:id="40" w:author="zhangbs" w:date="2026-02-21T16:49:29Z">
              <w:r>
                <w:rPr>
                  <w:rFonts w:hint="eastAsia" w:ascii="宋体" w:hAnsi="宋体" w:eastAsia="宋体"/>
                  <w:w w:val="111"/>
                  <w:sz w:val="18"/>
                  <w:szCs w:val="18"/>
                  <w:lang w:eastAsia="zh-CN"/>
                </w:rPr>
                <w:t>，</w:t>
              </w:r>
            </w:ins>
            <w:ins w:id="41" w:author="zhangbs" w:date="2026-02-21T16:49:33Z">
              <w:r>
                <w:rPr>
                  <w:rFonts w:hint="eastAsia" w:ascii="宋体" w:hAnsi="宋体" w:eastAsia="宋体"/>
                  <w:w w:val="111"/>
                  <w:sz w:val="18"/>
                  <w:szCs w:val="18"/>
                  <w:lang w:eastAsia="zh-CN"/>
                </w:rPr>
                <w:t>“</w:t>
              </w:r>
            </w:ins>
            <w:del w:id="42" w:author="zhangbs" w:date="2026-02-21T16:49:28Z">
              <w:r>
                <w:rPr>
                  <w:rFonts w:hint="eastAsia" w:ascii="宋体" w:hAnsi="宋体" w:eastAsia="宋体"/>
                  <w:spacing w:val="-92"/>
                  <w:sz w:val="18"/>
                  <w:szCs w:val="18"/>
                  <w:lang w:eastAsia="zh-CN"/>
                </w:rPr>
                <w:delText>，</w:delText>
              </w:r>
            </w:del>
            <w:del w:id="43" w:author="zhangbs" w:date="2026-02-21T16:49:28Z">
              <w:r>
                <w:rPr>
                  <w:rFonts w:hint="eastAsia" w:ascii="宋体" w:hAnsi="宋体" w:eastAsia="宋体"/>
                  <w:spacing w:val="-3"/>
                  <w:w w:val="210"/>
                  <w:sz w:val="18"/>
                  <w:szCs w:val="18"/>
                  <w:lang w:eastAsia="zh-CN"/>
                </w:rPr>
                <w:delText>“</w:delText>
              </w:r>
            </w:del>
            <w:r>
              <w:rPr>
                <w:rFonts w:hint="eastAsia" w:ascii="宋体" w:hAnsi="宋体" w:eastAsia="宋体"/>
                <w:spacing w:val="2"/>
                <w:sz w:val="18"/>
                <w:szCs w:val="18"/>
                <w:lang w:eastAsia="zh-CN"/>
              </w:rPr>
              <w:t>√</w:t>
            </w:r>
            <w:r>
              <w:rPr>
                <w:rFonts w:ascii="宋体" w:hAnsi="宋体" w:eastAsia="宋体"/>
                <w:spacing w:val="-4"/>
                <w:sz w:val="18"/>
                <w:szCs w:val="18"/>
                <w:lang w:eastAsia="zh-CN"/>
              </w:rPr>
              <w:t>*</w:t>
            </w:r>
            <w:r>
              <w:rPr>
                <w:rFonts w:hint="eastAsia" w:ascii="宋体" w:hAnsi="宋体" w:eastAsia="宋体"/>
                <w:w w:val="105"/>
                <w:sz w:val="18"/>
                <w:szCs w:val="18"/>
                <w:lang w:eastAsia="zh-CN"/>
              </w:rPr>
              <w:t xml:space="preserve">”表示批次抽查的项目。“√**”表示不同实验下，此项目的检验内容不同。 </w:t>
            </w:r>
          </w:p>
        </w:tc>
      </w:tr>
    </w:tbl>
    <w:p w14:paraId="05CAD765">
      <w:pPr>
        <w:ind w:firstLine="407" w:firstLineChars="194"/>
        <w:jc w:val="center"/>
        <w:rPr>
          <w:rFonts w:ascii="黑体" w:hAnsi="黑体" w:eastAsia="黑体" w:cs="黑体"/>
        </w:rPr>
      </w:pPr>
    </w:p>
    <w:p w14:paraId="2AEAC56F">
      <w:pPr>
        <w:pStyle w:val="5"/>
      </w:pPr>
      <w:r>
        <w:t>结构试验</w:t>
      </w:r>
    </w:p>
    <w:p w14:paraId="1B9A4AAE">
      <w:pPr>
        <w:ind w:firstLine="407" w:firstLineChars="194"/>
        <w:rPr>
          <w:rFonts w:ascii="宋体" w:hAnsi="宋体"/>
        </w:rPr>
      </w:pPr>
      <w:r>
        <w:rPr>
          <w:rFonts w:hint="eastAsia" w:ascii="宋体" w:hAnsi="宋体"/>
        </w:rPr>
        <w:t>参考Q/CSG</w:t>
      </w:r>
      <w:ins w:id="44" w:author="zhangbs" w:date="2026-02-21T16:51:12Z">
        <w:r>
          <w:rPr>
            <w:rFonts w:hint="eastAsia" w:ascii="宋体" w:hAnsi="宋体"/>
            <w:lang w:val="en-US" w:eastAsia="zh-CN"/>
          </w:rPr>
          <w:t xml:space="preserve"> </w:t>
        </w:r>
      </w:ins>
      <w:r>
        <w:rPr>
          <w:rFonts w:hint="eastAsia" w:ascii="宋体" w:hAnsi="宋体"/>
        </w:rPr>
        <w:t>1204111.6-2022《低压电力线宽带载波通信规约 第6部分：检验规范》4.</w:t>
      </w:r>
      <w:del w:id="45" w:author="zhangbs" w:date="2026-02-21T16:50:37Z">
        <w:r>
          <w:rPr>
            <w:rFonts w:hint="default" w:ascii="宋体" w:hAnsi="宋体"/>
            <w:lang w:val="en-US"/>
          </w:rPr>
          <w:delText>4</w:delText>
        </w:r>
      </w:del>
      <w:ins w:id="46" w:author="zhangbs" w:date="2026-02-21T16:50:37Z">
        <w:r>
          <w:rPr>
            <w:rFonts w:hint="eastAsia" w:ascii="宋体" w:hAnsi="宋体"/>
            <w:lang w:val="en-US" w:eastAsia="zh-CN"/>
          </w:rPr>
          <w:t>3</w:t>
        </w:r>
      </w:ins>
      <w:r>
        <w:rPr>
          <w:rFonts w:hint="eastAsia" w:ascii="宋体" w:hAnsi="宋体"/>
        </w:rPr>
        <w:t>结构试验。</w:t>
      </w:r>
    </w:p>
    <w:p w14:paraId="1AA36F53">
      <w:pPr>
        <w:pStyle w:val="5"/>
      </w:pPr>
      <w:r>
        <w:t>气候影响试验</w:t>
      </w:r>
    </w:p>
    <w:p w14:paraId="57C0835E">
      <w:pPr>
        <w:ind w:firstLine="407" w:firstLineChars="194"/>
        <w:rPr>
          <w:rFonts w:ascii="宋体" w:hAnsi="宋体"/>
        </w:rPr>
      </w:pPr>
      <w:r>
        <w:rPr>
          <w:rFonts w:hint="eastAsia" w:ascii="宋体" w:hAnsi="宋体"/>
        </w:rPr>
        <w:t>参考Q/CSG</w:t>
      </w:r>
      <w:ins w:id="47" w:author="zhangbs" w:date="2026-02-21T16:51:13Z">
        <w:r>
          <w:rPr>
            <w:rFonts w:hint="eastAsia" w:ascii="宋体" w:hAnsi="宋体"/>
            <w:lang w:val="en-US" w:eastAsia="zh-CN"/>
          </w:rPr>
          <w:t xml:space="preserve"> </w:t>
        </w:r>
      </w:ins>
      <w:r>
        <w:rPr>
          <w:rFonts w:hint="eastAsia" w:ascii="宋体" w:hAnsi="宋体"/>
        </w:rPr>
        <w:t>1204111.6-2022《低压电力线宽带载波通信规约 第6部分：检验规范》4.</w:t>
      </w:r>
      <w:r>
        <w:rPr>
          <w:rFonts w:ascii="宋体" w:hAnsi="宋体"/>
        </w:rPr>
        <w:t>4</w:t>
      </w:r>
      <w:r>
        <w:rPr>
          <w:rFonts w:hint="eastAsia" w:ascii="宋体" w:hAnsi="宋体"/>
        </w:rPr>
        <w:t>气候影响试验。</w:t>
      </w:r>
    </w:p>
    <w:p w14:paraId="1F926657">
      <w:pPr>
        <w:pStyle w:val="5"/>
      </w:pPr>
      <w:r>
        <w:t>绝缘性能试验</w:t>
      </w:r>
    </w:p>
    <w:p w14:paraId="1C4F0127">
      <w:pPr>
        <w:ind w:firstLine="407" w:firstLineChars="194"/>
        <w:rPr>
          <w:rFonts w:hint="eastAsia" w:ascii="宋体" w:hAnsi="宋体"/>
        </w:rPr>
      </w:pPr>
      <w:r>
        <w:rPr>
          <w:rFonts w:hint="eastAsia" w:ascii="宋体" w:hAnsi="宋体"/>
        </w:rPr>
        <w:t>参考Q/CSG</w:t>
      </w:r>
      <w:ins w:id="48" w:author="zhangbs" w:date="2026-02-21T16:51:14Z">
        <w:r>
          <w:rPr>
            <w:rFonts w:hint="eastAsia" w:ascii="宋体" w:hAnsi="宋体"/>
            <w:lang w:val="en-US" w:eastAsia="zh-CN"/>
          </w:rPr>
          <w:t xml:space="preserve"> </w:t>
        </w:r>
      </w:ins>
      <w:r>
        <w:rPr>
          <w:rFonts w:hint="eastAsia" w:ascii="宋体" w:hAnsi="宋体"/>
        </w:rPr>
        <w:t>1204111.6-2022《低压电力线宽带载波通信规约 第6部分：检验规范》4.</w:t>
      </w:r>
      <w:r>
        <w:rPr>
          <w:rFonts w:ascii="宋体" w:hAnsi="宋体"/>
        </w:rPr>
        <w:t>5</w:t>
      </w:r>
      <w:r>
        <w:rPr>
          <w:rFonts w:hint="eastAsia" w:ascii="宋体" w:hAnsi="宋体"/>
        </w:rPr>
        <w:t>绝缘性能试验</w:t>
      </w:r>
      <w:r>
        <w:rPr>
          <w:rFonts w:ascii="宋体" w:hAnsi="宋体"/>
        </w:rPr>
        <w:t>。</w:t>
      </w:r>
    </w:p>
    <w:p w14:paraId="4FB83037">
      <w:pPr>
        <w:pStyle w:val="5"/>
      </w:pPr>
      <w:r>
        <w:t>电源影响试验</w:t>
      </w:r>
    </w:p>
    <w:p w14:paraId="14F4A35C">
      <w:pPr>
        <w:ind w:firstLine="407" w:firstLineChars="194"/>
      </w:pPr>
      <w:r>
        <w:rPr>
          <w:rFonts w:hint="eastAsia" w:ascii="宋体" w:hAnsi="宋体"/>
        </w:rPr>
        <w:t>参考Q/CSG</w:t>
      </w:r>
      <w:ins w:id="49" w:author="zhangbs" w:date="2026-02-21T16:51:15Z">
        <w:r>
          <w:rPr>
            <w:rFonts w:hint="eastAsia" w:ascii="宋体" w:hAnsi="宋体"/>
            <w:lang w:val="en-US" w:eastAsia="zh-CN"/>
          </w:rPr>
          <w:t xml:space="preserve"> </w:t>
        </w:r>
      </w:ins>
      <w:r>
        <w:rPr>
          <w:rFonts w:hint="eastAsia" w:ascii="宋体" w:hAnsi="宋体"/>
        </w:rPr>
        <w:t>1204111.6-2022《低压电力线宽带载波通信规约 第6部分：检验规范》4.</w:t>
      </w:r>
      <w:r>
        <w:rPr>
          <w:rFonts w:ascii="宋体" w:hAnsi="宋体"/>
        </w:rPr>
        <w:t>6</w:t>
      </w:r>
      <w:r>
        <w:rPr>
          <w:rFonts w:hint="eastAsia" w:ascii="宋体" w:hAnsi="宋体"/>
        </w:rPr>
        <w:t>电源影响试验</w:t>
      </w:r>
      <w:r>
        <w:t>。</w:t>
      </w:r>
    </w:p>
    <w:p w14:paraId="7F184F87">
      <w:pPr>
        <w:pStyle w:val="5"/>
      </w:pPr>
      <w:r>
        <w:t>功耗测试</w:t>
      </w:r>
    </w:p>
    <w:p w14:paraId="2268612A">
      <w:pPr>
        <w:ind w:firstLine="407" w:firstLineChars="194"/>
        <w:rPr>
          <w:rFonts w:hint="eastAsia" w:ascii="宋体" w:hAnsi="宋体"/>
        </w:rPr>
      </w:pPr>
      <w:r>
        <w:rPr>
          <w:rFonts w:hint="eastAsia" w:ascii="宋体" w:hAnsi="宋体"/>
        </w:rPr>
        <w:t>参考Q/CSG</w:t>
      </w:r>
      <w:ins w:id="50" w:author="zhangbs" w:date="2026-02-21T16:51:16Z">
        <w:r>
          <w:rPr>
            <w:rFonts w:hint="eastAsia" w:ascii="宋体" w:hAnsi="宋体"/>
            <w:lang w:val="en-US" w:eastAsia="zh-CN"/>
          </w:rPr>
          <w:t xml:space="preserve"> </w:t>
        </w:r>
      </w:ins>
      <w:r>
        <w:rPr>
          <w:rFonts w:hint="eastAsia" w:ascii="宋体" w:hAnsi="宋体"/>
        </w:rPr>
        <w:t>1204111.6-2022《低压电力线宽带载波通信规约 第6部分：检验规范》4.</w:t>
      </w:r>
      <w:r>
        <w:rPr>
          <w:rFonts w:ascii="宋体" w:hAnsi="宋体"/>
        </w:rPr>
        <w:t>7</w:t>
      </w:r>
      <w:r>
        <w:rPr>
          <w:rFonts w:hint="eastAsia" w:ascii="宋体" w:hAnsi="宋体"/>
        </w:rPr>
        <w:t>功耗测试。</w:t>
      </w:r>
    </w:p>
    <w:p w14:paraId="2030F138">
      <w:pPr>
        <w:pStyle w:val="5"/>
      </w:pPr>
      <w:r>
        <w:t>电磁兼容性试验</w:t>
      </w:r>
    </w:p>
    <w:p w14:paraId="74D4BECA">
      <w:pPr>
        <w:ind w:firstLine="407" w:firstLineChars="194"/>
        <w:rPr>
          <w:rFonts w:hint="eastAsia"/>
        </w:rPr>
      </w:pPr>
      <w:r>
        <w:rPr>
          <w:rFonts w:ascii="宋体" w:hAnsi="宋体"/>
        </w:rPr>
        <w:t>参考</w:t>
      </w:r>
      <w:r>
        <w:rPr>
          <w:rFonts w:hint="eastAsia" w:ascii="宋体" w:hAnsi="宋体"/>
        </w:rPr>
        <w:t>Q/CSG</w:t>
      </w:r>
      <w:ins w:id="51" w:author="zhangbs" w:date="2026-02-21T16:51:17Z">
        <w:r>
          <w:rPr>
            <w:rFonts w:hint="eastAsia" w:ascii="宋体" w:hAnsi="宋体"/>
            <w:lang w:val="en-US" w:eastAsia="zh-CN"/>
          </w:rPr>
          <w:t xml:space="preserve"> </w:t>
        </w:r>
      </w:ins>
      <w:r>
        <w:rPr>
          <w:rFonts w:hint="eastAsia" w:ascii="宋体" w:hAnsi="宋体"/>
        </w:rPr>
        <w:t>1204111.6-2022</w:t>
      </w:r>
      <w:r>
        <w:rPr>
          <w:rFonts w:ascii="宋体" w:hAnsi="宋体"/>
        </w:rPr>
        <w:t>《</w:t>
      </w:r>
      <w:r>
        <w:rPr>
          <w:rFonts w:hint="eastAsia" w:ascii="宋体" w:hAnsi="宋体"/>
        </w:rPr>
        <w:t>低压电力线宽带载波通信规约 第6部分：检验规范》4</w:t>
      </w:r>
      <w:r>
        <w:rPr>
          <w:rFonts w:ascii="宋体" w:hAnsi="宋体"/>
        </w:rPr>
        <w:t>.8电磁兼容性试验。</w:t>
      </w:r>
    </w:p>
    <w:p w14:paraId="267991E2">
      <w:pPr>
        <w:pStyle w:val="5"/>
      </w:pPr>
      <w:r>
        <w:t>辐射骚扰试验</w:t>
      </w:r>
    </w:p>
    <w:p w14:paraId="544C651A">
      <w:pPr>
        <w:ind w:firstLine="407" w:firstLineChars="194"/>
        <w:rPr>
          <w:rFonts w:ascii="宋体" w:hAnsi="宋体"/>
        </w:rPr>
      </w:pPr>
      <w:r>
        <w:rPr>
          <w:rFonts w:ascii="宋体" w:hAnsi="宋体"/>
        </w:rPr>
        <w:t>参考</w:t>
      </w:r>
      <w:r>
        <w:rPr>
          <w:rFonts w:hint="eastAsia" w:ascii="宋体" w:hAnsi="宋体"/>
        </w:rPr>
        <w:t>Q/CSG</w:t>
      </w:r>
      <w:ins w:id="52" w:author="zhangbs" w:date="2026-02-21T16:51:25Z">
        <w:r>
          <w:rPr>
            <w:rFonts w:hint="eastAsia" w:ascii="宋体" w:hAnsi="宋体"/>
            <w:lang w:val="en-US" w:eastAsia="zh-CN"/>
          </w:rPr>
          <w:t xml:space="preserve"> </w:t>
        </w:r>
      </w:ins>
      <w:r>
        <w:rPr>
          <w:rFonts w:hint="eastAsia" w:ascii="宋体" w:hAnsi="宋体"/>
        </w:rPr>
        <w:t>1204111.6-2022</w:t>
      </w:r>
      <w:r>
        <w:rPr>
          <w:rFonts w:ascii="宋体" w:hAnsi="宋体"/>
        </w:rPr>
        <w:t>《</w:t>
      </w:r>
      <w:r>
        <w:rPr>
          <w:rFonts w:hint="eastAsia" w:ascii="宋体" w:hAnsi="宋体"/>
        </w:rPr>
        <w:t>低压电力线宽带载波通信规约 第6部分：检验规范》4</w:t>
      </w:r>
      <w:r>
        <w:rPr>
          <w:rFonts w:ascii="宋体" w:hAnsi="宋体"/>
        </w:rPr>
        <w:t>.9</w:t>
      </w:r>
      <w:r>
        <w:rPr>
          <w:rFonts w:hint="eastAsia" w:ascii="宋体" w:hAnsi="宋体"/>
        </w:rPr>
        <w:t>辐射</w:t>
      </w:r>
      <w:r>
        <w:rPr>
          <w:rFonts w:ascii="宋体" w:hAnsi="宋体"/>
        </w:rPr>
        <w:t>骚扰试验。</w:t>
      </w:r>
    </w:p>
    <w:p w14:paraId="3D020733">
      <w:pPr>
        <w:pStyle w:val="5"/>
        <w:tabs>
          <w:tab w:val="left" w:pos="420"/>
        </w:tabs>
      </w:pPr>
      <w:ins w:id="53" w:author="zhangbs" w:date="2026-02-21T16:51:40Z">
        <w:r>
          <w:rPr>
            <w:rFonts w:hint="eastAsia"/>
            <w:lang w:val="en-US" w:eastAsia="zh-CN"/>
          </w:rPr>
          <w:t xml:space="preserve"> </w:t>
        </w:r>
      </w:ins>
      <w:r>
        <w:rPr>
          <w:rFonts w:hint="eastAsia"/>
        </w:rPr>
        <w:t>互换性测试</w:t>
      </w:r>
    </w:p>
    <w:p w14:paraId="2BFD82FC">
      <w:pPr>
        <w:ind w:firstLine="407" w:firstLineChars="194"/>
      </w:pPr>
      <w:r>
        <w:t>低压电力线宽带载波通信单元应能与符合</w:t>
      </w:r>
      <w:r>
        <w:rPr>
          <w:rFonts w:hint="eastAsia" w:ascii="宋体" w:hAnsi="宋体"/>
        </w:rPr>
        <w:t>本标准</w:t>
      </w:r>
      <w:r>
        <w:rPr>
          <w:rFonts w:hint="eastAsia"/>
        </w:rPr>
        <w:t>第2部分：技术要求中</w:t>
      </w:r>
      <w:r>
        <w:t>的</w:t>
      </w:r>
      <w:r>
        <w:rPr>
          <w:rFonts w:hint="eastAsia"/>
        </w:rPr>
        <w:t>网关</w:t>
      </w:r>
      <w:r>
        <w:t>、</w:t>
      </w:r>
      <w:r>
        <w:rPr>
          <w:rFonts w:hint="eastAsia"/>
        </w:rPr>
        <w:t>终端设备</w:t>
      </w:r>
      <w:r>
        <w:t>相匹配</w:t>
      </w:r>
      <w:r>
        <w:rPr>
          <w:rFonts w:hint="eastAsia"/>
        </w:rPr>
        <w:t>，完</w:t>
      </w:r>
      <w:r>
        <w:t>成数据采集的各项功能。</w:t>
      </w:r>
    </w:p>
    <w:p w14:paraId="4EACF6B1">
      <w:pPr>
        <w:ind w:firstLine="407" w:firstLineChars="194"/>
      </w:pPr>
      <w:r>
        <w:t>测试步骤</w:t>
      </w:r>
      <w:r>
        <w:rPr>
          <w:rFonts w:hint="eastAsia"/>
        </w:rPr>
        <w:t>：</w:t>
      </w:r>
    </w:p>
    <w:p w14:paraId="15E0011E">
      <w:pPr>
        <w:numPr>
          <w:ilvl w:val="0"/>
          <w:numId w:val="3"/>
        </w:numPr>
        <w:rPr>
          <w:rFonts w:ascii="宋体" w:hAnsi="宋体"/>
        </w:rPr>
      </w:pPr>
      <w:r>
        <w:rPr>
          <w:rFonts w:ascii="宋体" w:hAnsi="宋体"/>
        </w:rPr>
        <w:t>如图</w:t>
      </w:r>
      <w:r>
        <w:rPr>
          <w:rFonts w:hint="eastAsia" w:ascii="宋体" w:hAnsi="宋体"/>
        </w:rPr>
        <w:t>1</w:t>
      </w:r>
      <w:r>
        <w:rPr>
          <w:rFonts w:ascii="宋体" w:hAnsi="宋体"/>
        </w:rPr>
        <w:t>所示搭建通信单元的互换功能测试系统</w:t>
      </w:r>
      <w:r>
        <w:rPr>
          <w:rFonts w:hint="eastAsia" w:ascii="宋体" w:hAnsi="宋体"/>
        </w:rPr>
        <w:t>，测</w:t>
      </w:r>
      <w:r>
        <w:rPr>
          <w:rFonts w:ascii="宋体" w:hAnsi="宋体"/>
        </w:rPr>
        <w:t>试系统应能正常召测</w:t>
      </w:r>
      <w:r>
        <w:rPr>
          <w:rFonts w:hint="eastAsia" w:ascii="宋体" w:hAnsi="宋体"/>
        </w:rPr>
        <w:t>终端</w:t>
      </w:r>
      <w:r>
        <w:rPr>
          <w:rFonts w:ascii="宋体" w:hAnsi="宋体"/>
        </w:rPr>
        <w:t>数据</w:t>
      </w:r>
      <w:r>
        <w:rPr>
          <w:rFonts w:hint="eastAsia" w:ascii="宋体" w:hAnsi="宋体"/>
        </w:rPr>
        <w:t>；</w:t>
      </w:r>
    </w:p>
    <w:p w14:paraId="5C12B2AD">
      <w:pPr>
        <w:numPr>
          <w:ilvl w:val="0"/>
          <w:numId w:val="3"/>
        </w:numPr>
        <w:rPr>
          <w:rFonts w:ascii="宋体" w:hAnsi="宋体"/>
        </w:rPr>
      </w:pPr>
      <w:r>
        <w:rPr>
          <w:rFonts w:ascii="宋体" w:hAnsi="宋体"/>
        </w:rPr>
        <w:t>卸下标准通信单元</w:t>
      </w:r>
      <w:r>
        <w:rPr>
          <w:rFonts w:hint="eastAsia" w:ascii="宋体" w:hAnsi="宋体"/>
        </w:rPr>
        <w:t>，换</w:t>
      </w:r>
      <w:r>
        <w:rPr>
          <w:rFonts w:ascii="宋体" w:hAnsi="宋体"/>
        </w:rPr>
        <w:t>上被测通信单元</w:t>
      </w:r>
      <w:r>
        <w:rPr>
          <w:rFonts w:hint="eastAsia" w:ascii="宋体" w:hAnsi="宋体"/>
        </w:rPr>
        <w:t>，系</w:t>
      </w:r>
      <w:r>
        <w:rPr>
          <w:rFonts w:ascii="宋体" w:hAnsi="宋体"/>
        </w:rPr>
        <w:t>统运行</w:t>
      </w:r>
      <w:r>
        <w:rPr>
          <w:rFonts w:hint="eastAsia" w:ascii="宋体" w:hAnsi="宋体"/>
        </w:rPr>
        <w:t>5min</w:t>
      </w:r>
      <w:r>
        <w:rPr>
          <w:rFonts w:ascii="宋体" w:hAnsi="宋体"/>
        </w:rPr>
        <w:t>后应能通过主站召测</w:t>
      </w:r>
      <w:r>
        <w:rPr>
          <w:rFonts w:hint="eastAsia" w:ascii="宋体" w:hAnsi="宋体"/>
        </w:rPr>
        <w:t>终端</w:t>
      </w:r>
      <w:r>
        <w:rPr>
          <w:rFonts w:ascii="宋体" w:hAnsi="宋体"/>
        </w:rPr>
        <w:t>数据。</w:t>
      </w:r>
    </w:p>
    <w:p w14:paraId="624957BF">
      <w:pPr>
        <w:pStyle w:val="2"/>
        <w:spacing w:before="12"/>
        <w:ind w:firstLine="880"/>
        <w:rPr>
          <w:rFonts w:ascii="黑体" w:hAnsi="黑体" w:eastAsia="黑体"/>
          <w:kern w:val="2"/>
          <w:sz w:val="21"/>
          <w:szCs w:val="22"/>
        </w:rPr>
      </w:pPr>
      <w:r>
        <w:object>
          <v:shape id="_x0000_i1025" o:spt="75" type="#_x0000_t75" style="height:214.15pt;width:406.5pt;" o:ole="t" filled="f" o:preferrelative="t" stroked="f" coordsize="21600,21600">
            <v:path/>
            <v:fill on="f" focussize="0,0"/>
            <v:stroke on="f" joinstyle="miter"/>
            <v:imagedata r:id="rId32" o:title=""/>
            <o:lock v:ext="edit" aspectratio="f"/>
            <w10:wrap type="none"/>
            <w10:anchorlock/>
          </v:shape>
          <o:OLEObject Type="Embed" ProgID="Visio.Drawing.15" ShapeID="_x0000_i1025" DrawAspect="Content" ObjectID="_1468075725" r:id="rId31">
            <o:LockedField>false</o:LockedField>
          </o:OLEObject>
        </w:object>
      </w:r>
      <w:r>
        <w:rPr>
          <w:sz w:val="21"/>
        </w:rPr>
        <mc:AlternateContent>
          <mc:Choice Requires="wps">
            <w:drawing>
              <wp:anchor distT="0" distB="0" distL="113665" distR="113665" simplePos="0" relativeHeight="251661312" behindDoc="0" locked="0" layoutInCell="1" allowOverlap="1">
                <wp:simplePos x="0" y="0"/>
                <wp:positionH relativeFrom="column">
                  <wp:posOffset>1765300</wp:posOffset>
                </wp:positionH>
                <wp:positionV relativeFrom="paragraph">
                  <wp:posOffset>565150</wp:posOffset>
                </wp:positionV>
                <wp:extent cx="0" cy="284480"/>
                <wp:effectExtent l="0" t="0" r="19050" b="1270"/>
                <wp:wrapNone/>
                <wp:docPr id="10" name="直接箭头连接符 19"/>
                <wp:cNvGraphicFramePr/>
                <a:graphic xmlns:a="http://schemas.openxmlformats.org/drawingml/2006/main">
                  <a:graphicData uri="http://schemas.microsoft.com/office/word/2010/wordprocessingShape">
                    <wps:wsp>
                      <wps:cNvCnPr/>
                      <wps:spPr>
                        <a:xfrm>
                          <a:off x="0" y="0"/>
                          <a:ext cx="0" cy="28448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直接箭头连接符 19" o:spid="_x0000_s1026" o:spt="32" type="#_x0000_t32" style="position:absolute;left:0pt;margin-left:139pt;margin-top:44.5pt;height:22.4pt;width:0pt;z-index:251661312;mso-width-relative:page;mso-height-relative:page;" filled="f" stroked="t" coordsize="21600,21600" o:gfxdata="UEsDBAoAAAAAAIdO4kAAAAAAAAAAAAAAAAAEAAAAZHJzL1BLAwQUAAAACACHTuJAsV6ZndgAAAAK&#10;AQAADwAAAGRycy9kb3ducmV2LnhtbE2PzU7DMBCE70i8g7VIXBC1kwpIQ5yqqsSBY38krm68JIF4&#10;HcVOU/r0XcSBnla7M5r9plieXCeOOITWk4ZkpkAgVd62VGvY794eMxAhGrKm84QafjDAsry9KUxu&#10;/UQbPG5jLTiEQm40NDH2uZShatCZMPM9EmuffnAm8jrU0g5m4nDXyVSpZ+lMS/yhMT2uG6y+t6PT&#10;gGF8StRq4er9+3l6+EjPX1O/0/r+LlGvICKe4r8ZfvEZHUpmOviRbBCdhvQl4y5RQ7bgyYa/w4Gd&#10;83kGsizkdYXyAlBLAwQUAAAACACHTuJAz0/nLP0BAADtAwAADgAAAGRycy9lMm9Eb2MueG1srVNL&#10;jhMxEN0jcQfLe9JJNIMyrXRmkTBsEEQCDlBxu7st+SeXJ51cggsgsQJWwGr2cxoYjkHZHTIwbLKg&#10;F+7yp17Ve36eX+6MZlsZUDlb8clozJm0wtXKthV/++bqyYwzjGBr0M7Kiu8l8svF40fz3pdy6jqn&#10;axkYgVgse1/xLkZfFgWKThrAkfPS0mbjgoFI09AWdYCe0I0upuPx06J3ofbBCYlIq6thkx8QwymA&#10;rmmUkCsnro20cUANUkMkStgpj3yRu20aKeKrpkEZma44MY15pCIUb9JYLOZQtgF8p8ShBTilhQec&#10;DChLRY9QK4jAroP6B8ooERy6Jo6EM8VAJCtCLCbjB9q87sDLzIWkRn8UHf8frHi5XQemanICSWLB&#10;0I3fvb/58e7T3bev3z/e/Lz9kOIvn9nkIonVeywpZ2nX4TBDvw6J+a4JJv2JE9tlgfdHgeUuMjEs&#10;Clqdzs7OZln74j7PB4zPpTMsBRXHGEC1XVw6a+kWXZhkfWH7AiNVpsTfCamotqyv+MX59JwzAeTK&#10;htxAofHEDG2bc9FpVV8prVMGhnaz1IFtITkjf4kf4f51LBVZAXbDubw1eKaTUD+zNYt7T5JZeio8&#10;tWBkzZmW9LJSRIBQRlD6lJNUWlvqIEk8iJqijav3Weu8Ti7IPR4cm2z25zxn37/SxS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xXpmd2AAAAAoBAAAPAAAAAAAAAAEAIAAAACIAAABkcnMvZG93bnJl&#10;di54bWxQSwECFAAUAAAACACHTuJAz0/nLP0BAADtAwAADgAAAAAAAAABACAAAAAnAQAAZHJzL2Uy&#10;b0RvYy54bWxQSwUGAAAAAAYABgBZAQAAlgUAAAAA&#10;">
                <v:fill on="f" focussize="0,0"/>
                <v:stroke color="#000000" joinstyle="round"/>
                <v:imagedata o:title=""/>
                <o:lock v:ext="edit" aspectratio="f"/>
              </v:shape>
            </w:pict>
          </mc:Fallback>
        </mc:AlternateContent>
      </w:r>
    </w:p>
    <w:p w14:paraId="3817B707">
      <w:pPr>
        <w:ind w:firstLine="349" w:firstLineChars="194"/>
        <w:jc w:val="center"/>
        <w:rPr>
          <w:rFonts w:ascii="黑体" w:hAnsi="黑体" w:eastAsia="黑体"/>
          <w:sz w:val="18"/>
          <w:szCs w:val="18"/>
          <w:rPrChange w:id="54" w:author="zhangbs" w:date="2026-02-21T16:52:48Z">
            <w:rPr>
              <w:rFonts w:ascii="黑体" w:hAnsi="黑体" w:eastAsia="黑体"/>
              <w:szCs w:val="21"/>
            </w:rPr>
          </w:rPrChange>
        </w:rPr>
      </w:pPr>
      <w:r>
        <w:rPr>
          <w:rFonts w:hint="eastAsia" w:ascii="黑体" w:hAnsi="黑体" w:eastAsia="黑体"/>
          <w:sz w:val="18"/>
          <w:szCs w:val="18"/>
          <w:rPrChange w:id="55" w:author="zhangbs" w:date="2026-02-21T16:52:48Z">
            <w:rPr>
              <w:rFonts w:hint="eastAsia" w:ascii="黑体" w:hAnsi="黑体" w:eastAsia="黑体"/>
              <w:szCs w:val="21"/>
            </w:rPr>
          </w:rPrChange>
        </w:rPr>
        <w:t>图1 通信单元的互换功能测试系统</w:t>
      </w:r>
    </w:p>
    <w:p w14:paraId="184AAE0C">
      <w:pPr>
        <w:pStyle w:val="2"/>
        <w:tabs>
          <w:tab w:val="left" w:pos="4072"/>
        </w:tabs>
        <w:spacing w:line="416" w:lineRule="exact"/>
        <w:ind w:firstLine="209" w:firstLineChars="95"/>
        <w:rPr>
          <w:rFonts w:ascii="黑体" w:hAnsi="黑体" w:eastAsia="黑体"/>
          <w:kern w:val="2"/>
          <w:sz w:val="22"/>
        </w:rPr>
      </w:pPr>
    </w:p>
    <w:p w14:paraId="219A54E1">
      <w:pPr>
        <w:ind w:firstLine="349" w:firstLineChars="194"/>
        <w:jc w:val="center"/>
        <w:rPr>
          <w:rFonts w:ascii="黑体" w:hAnsi="黑体" w:eastAsia="黑体"/>
          <w:sz w:val="18"/>
          <w:szCs w:val="18"/>
          <w:rPrChange w:id="56" w:author="zhangbs" w:date="2026-02-21T16:53:02Z">
            <w:rPr>
              <w:rFonts w:ascii="黑体" w:hAnsi="黑体" w:eastAsia="黑体"/>
              <w:szCs w:val="21"/>
            </w:rPr>
          </w:rPrChange>
        </w:rPr>
      </w:pPr>
      <w:r>
        <w:rPr>
          <w:rFonts w:hint="eastAsia" w:ascii="黑体" w:hAnsi="黑体" w:eastAsia="黑体"/>
          <w:sz w:val="18"/>
          <w:szCs w:val="18"/>
          <w:rPrChange w:id="57" w:author="zhangbs" w:date="2026-02-21T16:53:02Z">
            <w:rPr>
              <w:rFonts w:hint="eastAsia" w:ascii="黑体" w:hAnsi="黑体" w:eastAsia="黑体"/>
              <w:szCs w:val="21"/>
            </w:rPr>
          </w:rPrChange>
        </w:rPr>
        <w:t>表</w:t>
      </w:r>
      <w:del w:id="58" w:author="zhangbs" w:date="2026-02-25T21:55:09Z">
        <w:r>
          <w:rPr>
            <w:rFonts w:hint="eastAsia" w:ascii="黑体" w:hAnsi="黑体" w:eastAsia="黑体"/>
            <w:sz w:val="18"/>
            <w:szCs w:val="18"/>
            <w:rPrChange w:id="59" w:author="zhangbs" w:date="2026-02-21T16:53:02Z">
              <w:rPr>
                <w:rFonts w:hint="eastAsia" w:ascii="黑体" w:hAnsi="黑体" w:eastAsia="黑体"/>
                <w:szCs w:val="21"/>
              </w:rPr>
            </w:rPrChange>
          </w:rPr>
          <w:delText>3</w:delText>
        </w:r>
      </w:del>
      <w:ins w:id="60" w:author="zhangbs" w:date="2026-02-25T21:55:09Z">
        <w:r>
          <w:rPr>
            <w:rFonts w:hint="eastAsia" w:ascii="黑体" w:hAnsi="黑体" w:eastAsia="黑体"/>
            <w:sz w:val="18"/>
            <w:szCs w:val="18"/>
            <w:lang w:val="en-US" w:eastAsia="zh-CN"/>
          </w:rPr>
          <w:t>2</w:t>
        </w:r>
      </w:ins>
      <w:r>
        <w:rPr>
          <w:rFonts w:hint="eastAsia" w:ascii="黑体" w:hAnsi="黑体" w:eastAsia="黑体"/>
          <w:sz w:val="18"/>
          <w:szCs w:val="18"/>
          <w:rPrChange w:id="61" w:author="zhangbs" w:date="2026-02-21T16:53:02Z">
            <w:rPr>
              <w:rFonts w:hint="eastAsia" w:ascii="黑体" w:hAnsi="黑体" w:eastAsia="黑体"/>
              <w:szCs w:val="21"/>
            </w:rPr>
          </w:rPrChange>
        </w:rPr>
        <w:t>通信模块互换性测试项目</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2"/>
        <w:gridCol w:w="3685"/>
        <w:gridCol w:w="3544"/>
      </w:tblGrid>
      <w:tr w14:paraId="06808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4B785359">
            <w:pPr>
              <w:pStyle w:val="2"/>
              <w:tabs>
                <w:tab w:val="left" w:pos="4072"/>
              </w:tabs>
              <w:rPr>
                <w:rFonts w:ascii="宋体" w:hAnsi="宋体"/>
                <w:kern w:val="2"/>
                <w:sz w:val="18"/>
                <w:szCs w:val="18"/>
              </w:rPr>
            </w:pPr>
            <w:r>
              <w:rPr>
                <w:rFonts w:hint="eastAsia" w:ascii="宋体" w:hAnsi="宋体"/>
                <w:kern w:val="2"/>
                <w:sz w:val="18"/>
                <w:szCs w:val="18"/>
              </w:rPr>
              <w:t>序号</w:t>
            </w:r>
          </w:p>
        </w:tc>
        <w:tc>
          <w:tcPr>
            <w:tcW w:w="3685" w:type="dxa"/>
          </w:tcPr>
          <w:p w14:paraId="19F871D5">
            <w:pPr>
              <w:pStyle w:val="2"/>
              <w:tabs>
                <w:tab w:val="left" w:pos="4072"/>
              </w:tabs>
              <w:rPr>
                <w:rFonts w:ascii="宋体" w:hAnsi="宋体"/>
                <w:kern w:val="2"/>
                <w:sz w:val="18"/>
                <w:szCs w:val="18"/>
              </w:rPr>
            </w:pPr>
            <w:r>
              <w:rPr>
                <w:rFonts w:hint="eastAsia" w:ascii="宋体" w:hAnsi="宋体"/>
                <w:kern w:val="2"/>
                <w:sz w:val="18"/>
                <w:szCs w:val="18"/>
              </w:rPr>
              <w:t>测试项目</w:t>
            </w:r>
          </w:p>
        </w:tc>
        <w:tc>
          <w:tcPr>
            <w:tcW w:w="3544" w:type="dxa"/>
          </w:tcPr>
          <w:p w14:paraId="7B59A805">
            <w:pPr>
              <w:pStyle w:val="2"/>
              <w:tabs>
                <w:tab w:val="left" w:pos="4072"/>
              </w:tabs>
              <w:rPr>
                <w:rFonts w:ascii="宋体" w:hAnsi="宋体"/>
                <w:kern w:val="2"/>
                <w:sz w:val="18"/>
                <w:szCs w:val="18"/>
              </w:rPr>
            </w:pPr>
            <w:r>
              <w:rPr>
                <w:rFonts w:hint="eastAsia" w:ascii="宋体" w:hAnsi="宋体"/>
                <w:kern w:val="2"/>
                <w:sz w:val="18"/>
                <w:szCs w:val="18"/>
              </w:rPr>
              <w:t>测试对象</w:t>
            </w:r>
          </w:p>
        </w:tc>
      </w:tr>
      <w:tr w14:paraId="0F5D8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42FEE101">
            <w:pPr>
              <w:pStyle w:val="2"/>
              <w:tabs>
                <w:tab w:val="left" w:pos="4072"/>
              </w:tabs>
              <w:rPr>
                <w:rFonts w:ascii="宋体" w:hAnsi="宋体"/>
                <w:kern w:val="2"/>
                <w:sz w:val="18"/>
                <w:szCs w:val="18"/>
              </w:rPr>
            </w:pPr>
            <w:r>
              <w:rPr>
                <w:rFonts w:hint="eastAsia" w:ascii="宋体" w:hAnsi="宋体"/>
                <w:kern w:val="2"/>
                <w:sz w:val="18"/>
                <w:szCs w:val="18"/>
              </w:rPr>
              <w:t>1</w:t>
            </w:r>
          </w:p>
        </w:tc>
        <w:tc>
          <w:tcPr>
            <w:tcW w:w="3685" w:type="dxa"/>
          </w:tcPr>
          <w:p w14:paraId="02AF62C2">
            <w:pPr>
              <w:pStyle w:val="2"/>
              <w:tabs>
                <w:tab w:val="left" w:pos="4072"/>
              </w:tabs>
              <w:rPr>
                <w:rFonts w:ascii="宋体" w:hAnsi="宋体"/>
                <w:kern w:val="2"/>
                <w:sz w:val="18"/>
                <w:szCs w:val="18"/>
              </w:rPr>
            </w:pPr>
            <w:r>
              <w:rPr>
                <w:rFonts w:hint="eastAsia" w:ascii="宋体" w:hAnsi="宋体"/>
                <w:kern w:val="2"/>
                <w:sz w:val="18"/>
                <w:szCs w:val="18"/>
              </w:rPr>
              <w:t>复位硬件</w:t>
            </w:r>
          </w:p>
        </w:tc>
        <w:tc>
          <w:tcPr>
            <w:tcW w:w="3544" w:type="dxa"/>
          </w:tcPr>
          <w:p w14:paraId="5377653D">
            <w:pPr>
              <w:pStyle w:val="2"/>
              <w:tabs>
                <w:tab w:val="left" w:pos="4072"/>
              </w:tabs>
              <w:rPr>
                <w:rFonts w:ascii="宋体" w:hAnsi="宋体"/>
                <w:kern w:val="2"/>
                <w:sz w:val="18"/>
                <w:szCs w:val="18"/>
              </w:rPr>
            </w:pPr>
            <w:r>
              <w:rPr>
                <w:rFonts w:hint="eastAsia" w:ascii="宋体" w:hAnsi="宋体"/>
                <w:kern w:val="2"/>
                <w:sz w:val="18"/>
                <w:szCs w:val="18"/>
              </w:rPr>
              <w:t>网关CCO</w:t>
            </w:r>
          </w:p>
        </w:tc>
      </w:tr>
      <w:tr w14:paraId="6DF6C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01FC4A24">
            <w:pPr>
              <w:pStyle w:val="2"/>
              <w:tabs>
                <w:tab w:val="left" w:pos="4072"/>
              </w:tabs>
              <w:rPr>
                <w:rFonts w:ascii="宋体" w:hAnsi="宋体"/>
                <w:kern w:val="2"/>
                <w:sz w:val="18"/>
                <w:szCs w:val="18"/>
              </w:rPr>
            </w:pPr>
            <w:r>
              <w:rPr>
                <w:rFonts w:hint="eastAsia" w:ascii="宋体" w:hAnsi="宋体"/>
                <w:kern w:val="2"/>
                <w:sz w:val="18"/>
                <w:szCs w:val="18"/>
              </w:rPr>
              <w:t>2</w:t>
            </w:r>
          </w:p>
        </w:tc>
        <w:tc>
          <w:tcPr>
            <w:tcW w:w="3685" w:type="dxa"/>
          </w:tcPr>
          <w:p w14:paraId="30977706">
            <w:pPr>
              <w:pStyle w:val="2"/>
              <w:tabs>
                <w:tab w:val="left" w:pos="4072"/>
              </w:tabs>
              <w:rPr>
                <w:rFonts w:ascii="宋体" w:hAnsi="宋体"/>
                <w:kern w:val="2"/>
                <w:sz w:val="18"/>
                <w:szCs w:val="18"/>
              </w:rPr>
            </w:pPr>
            <w:r>
              <w:rPr>
                <w:rFonts w:hint="eastAsia" w:ascii="宋体" w:hAnsi="宋体"/>
                <w:kern w:val="2"/>
                <w:sz w:val="18"/>
                <w:szCs w:val="18"/>
              </w:rPr>
              <w:t>初始化档案</w:t>
            </w:r>
          </w:p>
        </w:tc>
        <w:tc>
          <w:tcPr>
            <w:tcW w:w="3544" w:type="dxa"/>
          </w:tcPr>
          <w:p w14:paraId="66409A49">
            <w:pPr>
              <w:pStyle w:val="2"/>
              <w:tabs>
                <w:tab w:val="left" w:pos="4072"/>
              </w:tabs>
              <w:rPr>
                <w:rFonts w:ascii="宋体" w:hAnsi="宋体"/>
                <w:kern w:val="2"/>
                <w:sz w:val="18"/>
                <w:szCs w:val="18"/>
              </w:rPr>
            </w:pPr>
            <w:r>
              <w:rPr>
                <w:rFonts w:hint="eastAsia" w:ascii="宋体" w:hAnsi="宋体"/>
                <w:kern w:val="2"/>
                <w:sz w:val="18"/>
                <w:szCs w:val="18"/>
              </w:rPr>
              <w:t>网关CCO</w:t>
            </w:r>
          </w:p>
        </w:tc>
      </w:tr>
      <w:tr w14:paraId="38429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0BEC77F7">
            <w:pPr>
              <w:pStyle w:val="2"/>
              <w:tabs>
                <w:tab w:val="left" w:pos="4072"/>
              </w:tabs>
              <w:rPr>
                <w:rFonts w:ascii="宋体" w:hAnsi="宋体"/>
                <w:kern w:val="2"/>
                <w:sz w:val="18"/>
                <w:szCs w:val="18"/>
              </w:rPr>
            </w:pPr>
            <w:r>
              <w:rPr>
                <w:rFonts w:hint="eastAsia" w:ascii="宋体" w:hAnsi="宋体"/>
                <w:kern w:val="2"/>
                <w:sz w:val="18"/>
                <w:szCs w:val="18"/>
              </w:rPr>
              <w:t>3</w:t>
            </w:r>
          </w:p>
        </w:tc>
        <w:tc>
          <w:tcPr>
            <w:tcW w:w="3685" w:type="dxa"/>
          </w:tcPr>
          <w:p w14:paraId="2C5655EE">
            <w:pPr>
              <w:pStyle w:val="2"/>
              <w:tabs>
                <w:tab w:val="left" w:pos="4072"/>
              </w:tabs>
              <w:rPr>
                <w:rFonts w:ascii="宋体" w:hAnsi="宋体"/>
                <w:kern w:val="2"/>
                <w:sz w:val="18"/>
                <w:szCs w:val="18"/>
              </w:rPr>
            </w:pPr>
            <w:r>
              <w:rPr>
                <w:rFonts w:hint="eastAsia" w:ascii="宋体" w:hAnsi="宋体"/>
                <w:kern w:val="2"/>
                <w:sz w:val="18"/>
                <w:szCs w:val="18"/>
              </w:rPr>
              <w:t>初始化任务</w:t>
            </w:r>
          </w:p>
        </w:tc>
        <w:tc>
          <w:tcPr>
            <w:tcW w:w="3544" w:type="dxa"/>
          </w:tcPr>
          <w:p w14:paraId="1EB67953">
            <w:pPr>
              <w:pStyle w:val="2"/>
              <w:tabs>
                <w:tab w:val="left" w:pos="4072"/>
              </w:tabs>
              <w:rPr>
                <w:rFonts w:ascii="宋体" w:hAnsi="宋体"/>
                <w:kern w:val="2"/>
                <w:sz w:val="18"/>
                <w:szCs w:val="18"/>
              </w:rPr>
            </w:pPr>
            <w:r>
              <w:rPr>
                <w:rFonts w:hint="eastAsia" w:ascii="宋体" w:hAnsi="宋体"/>
                <w:kern w:val="2"/>
                <w:sz w:val="18"/>
                <w:szCs w:val="18"/>
              </w:rPr>
              <w:t>网关CCO</w:t>
            </w:r>
          </w:p>
        </w:tc>
      </w:tr>
      <w:tr w14:paraId="2E68F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15729E81">
            <w:pPr>
              <w:pStyle w:val="2"/>
              <w:tabs>
                <w:tab w:val="left" w:pos="4072"/>
              </w:tabs>
              <w:rPr>
                <w:rFonts w:ascii="宋体" w:hAnsi="宋体"/>
                <w:kern w:val="2"/>
                <w:sz w:val="18"/>
                <w:szCs w:val="18"/>
              </w:rPr>
            </w:pPr>
            <w:r>
              <w:rPr>
                <w:rFonts w:hint="eastAsia" w:ascii="宋体" w:hAnsi="宋体"/>
                <w:kern w:val="2"/>
                <w:sz w:val="18"/>
                <w:szCs w:val="18"/>
              </w:rPr>
              <w:t>4</w:t>
            </w:r>
          </w:p>
        </w:tc>
        <w:tc>
          <w:tcPr>
            <w:tcW w:w="3685" w:type="dxa"/>
          </w:tcPr>
          <w:p w14:paraId="287A6A7E">
            <w:pPr>
              <w:pStyle w:val="2"/>
              <w:tabs>
                <w:tab w:val="left" w:pos="4072"/>
              </w:tabs>
              <w:rPr>
                <w:rFonts w:ascii="宋体" w:hAnsi="宋体"/>
                <w:kern w:val="2"/>
                <w:sz w:val="18"/>
                <w:szCs w:val="18"/>
              </w:rPr>
            </w:pPr>
            <w:r>
              <w:rPr>
                <w:rFonts w:hint="eastAsia" w:ascii="宋体" w:hAnsi="宋体"/>
                <w:kern w:val="2"/>
                <w:sz w:val="18"/>
                <w:szCs w:val="18"/>
              </w:rPr>
              <w:t>添加任务</w:t>
            </w:r>
          </w:p>
        </w:tc>
        <w:tc>
          <w:tcPr>
            <w:tcW w:w="3544" w:type="dxa"/>
          </w:tcPr>
          <w:p w14:paraId="33A5322D">
            <w:pPr>
              <w:pStyle w:val="2"/>
              <w:tabs>
                <w:tab w:val="left" w:pos="4072"/>
              </w:tabs>
              <w:rPr>
                <w:rFonts w:ascii="宋体" w:hAnsi="宋体"/>
                <w:kern w:val="2"/>
                <w:sz w:val="18"/>
                <w:szCs w:val="18"/>
              </w:rPr>
            </w:pPr>
            <w:r>
              <w:rPr>
                <w:rFonts w:hint="eastAsia" w:ascii="宋体" w:hAnsi="宋体"/>
                <w:kern w:val="2"/>
                <w:sz w:val="18"/>
                <w:szCs w:val="18"/>
              </w:rPr>
              <w:t>网关CCO</w:t>
            </w:r>
          </w:p>
        </w:tc>
      </w:tr>
      <w:tr w14:paraId="4791E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79EBA6DD">
            <w:pPr>
              <w:pStyle w:val="2"/>
              <w:tabs>
                <w:tab w:val="left" w:pos="4072"/>
              </w:tabs>
              <w:rPr>
                <w:rFonts w:ascii="宋体" w:hAnsi="宋体"/>
                <w:kern w:val="2"/>
                <w:sz w:val="18"/>
                <w:szCs w:val="18"/>
              </w:rPr>
            </w:pPr>
            <w:r>
              <w:rPr>
                <w:rFonts w:hint="eastAsia" w:ascii="宋体" w:hAnsi="宋体"/>
                <w:kern w:val="2"/>
                <w:sz w:val="18"/>
                <w:szCs w:val="18"/>
              </w:rPr>
              <w:t>5</w:t>
            </w:r>
          </w:p>
        </w:tc>
        <w:tc>
          <w:tcPr>
            <w:tcW w:w="3685" w:type="dxa"/>
          </w:tcPr>
          <w:p w14:paraId="09B78574">
            <w:pPr>
              <w:pStyle w:val="2"/>
              <w:tabs>
                <w:tab w:val="left" w:pos="4072"/>
              </w:tabs>
              <w:rPr>
                <w:rFonts w:ascii="宋体" w:hAnsi="宋体"/>
                <w:kern w:val="2"/>
                <w:sz w:val="18"/>
                <w:szCs w:val="18"/>
              </w:rPr>
            </w:pPr>
            <w:r>
              <w:rPr>
                <w:rFonts w:hint="eastAsia" w:ascii="宋体" w:hAnsi="宋体"/>
                <w:kern w:val="2"/>
                <w:sz w:val="18"/>
                <w:szCs w:val="18"/>
              </w:rPr>
              <w:t>删除任务</w:t>
            </w:r>
          </w:p>
        </w:tc>
        <w:tc>
          <w:tcPr>
            <w:tcW w:w="3544" w:type="dxa"/>
          </w:tcPr>
          <w:p w14:paraId="5538D1AD">
            <w:pPr>
              <w:pStyle w:val="2"/>
              <w:tabs>
                <w:tab w:val="left" w:pos="4072"/>
              </w:tabs>
              <w:rPr>
                <w:rFonts w:ascii="宋体" w:hAnsi="宋体"/>
                <w:kern w:val="2"/>
                <w:sz w:val="18"/>
                <w:szCs w:val="18"/>
              </w:rPr>
            </w:pPr>
            <w:r>
              <w:rPr>
                <w:rFonts w:hint="eastAsia" w:ascii="宋体" w:hAnsi="宋体"/>
                <w:kern w:val="2"/>
                <w:sz w:val="18"/>
                <w:szCs w:val="18"/>
              </w:rPr>
              <w:t>网关CCO</w:t>
            </w:r>
          </w:p>
        </w:tc>
      </w:tr>
      <w:tr w14:paraId="71234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5A2D33ED">
            <w:pPr>
              <w:pStyle w:val="2"/>
              <w:tabs>
                <w:tab w:val="left" w:pos="4072"/>
              </w:tabs>
              <w:rPr>
                <w:rFonts w:ascii="宋体" w:hAnsi="宋体"/>
                <w:kern w:val="2"/>
                <w:sz w:val="18"/>
                <w:szCs w:val="18"/>
              </w:rPr>
            </w:pPr>
            <w:r>
              <w:rPr>
                <w:rFonts w:hint="eastAsia" w:ascii="宋体" w:hAnsi="宋体"/>
                <w:kern w:val="2"/>
                <w:sz w:val="18"/>
                <w:szCs w:val="18"/>
              </w:rPr>
              <w:t>6</w:t>
            </w:r>
          </w:p>
        </w:tc>
        <w:tc>
          <w:tcPr>
            <w:tcW w:w="3685" w:type="dxa"/>
          </w:tcPr>
          <w:p w14:paraId="05663661">
            <w:pPr>
              <w:pStyle w:val="2"/>
              <w:tabs>
                <w:tab w:val="left" w:pos="4072"/>
              </w:tabs>
              <w:rPr>
                <w:rFonts w:ascii="宋体" w:hAnsi="宋体"/>
                <w:kern w:val="2"/>
                <w:sz w:val="18"/>
                <w:szCs w:val="18"/>
              </w:rPr>
            </w:pPr>
            <w:r>
              <w:rPr>
                <w:rFonts w:hint="eastAsia" w:ascii="宋体" w:hAnsi="宋体"/>
                <w:kern w:val="2"/>
                <w:sz w:val="18"/>
                <w:szCs w:val="18"/>
              </w:rPr>
              <w:t>查询未完成任务书</w:t>
            </w:r>
          </w:p>
        </w:tc>
        <w:tc>
          <w:tcPr>
            <w:tcW w:w="3544" w:type="dxa"/>
          </w:tcPr>
          <w:p w14:paraId="66090934">
            <w:pPr>
              <w:pStyle w:val="2"/>
              <w:tabs>
                <w:tab w:val="left" w:pos="4072"/>
              </w:tabs>
              <w:rPr>
                <w:rFonts w:ascii="宋体" w:hAnsi="宋体"/>
                <w:kern w:val="2"/>
                <w:sz w:val="18"/>
                <w:szCs w:val="18"/>
              </w:rPr>
            </w:pPr>
            <w:r>
              <w:rPr>
                <w:rFonts w:hint="eastAsia" w:ascii="宋体" w:hAnsi="宋体"/>
                <w:kern w:val="2"/>
                <w:sz w:val="18"/>
                <w:szCs w:val="18"/>
              </w:rPr>
              <w:t>网关CCO</w:t>
            </w:r>
          </w:p>
        </w:tc>
      </w:tr>
      <w:tr w14:paraId="1EA64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5C74357F">
            <w:pPr>
              <w:pStyle w:val="2"/>
              <w:tabs>
                <w:tab w:val="left" w:pos="4072"/>
              </w:tabs>
              <w:rPr>
                <w:rFonts w:ascii="宋体" w:hAnsi="宋体"/>
                <w:kern w:val="2"/>
                <w:sz w:val="18"/>
                <w:szCs w:val="18"/>
              </w:rPr>
            </w:pPr>
            <w:r>
              <w:rPr>
                <w:rFonts w:hint="eastAsia" w:ascii="宋体" w:hAnsi="宋体"/>
                <w:kern w:val="2"/>
                <w:sz w:val="18"/>
                <w:szCs w:val="18"/>
              </w:rPr>
              <w:t>7</w:t>
            </w:r>
          </w:p>
        </w:tc>
        <w:tc>
          <w:tcPr>
            <w:tcW w:w="3685" w:type="dxa"/>
          </w:tcPr>
          <w:p w14:paraId="23606437">
            <w:pPr>
              <w:pStyle w:val="2"/>
              <w:tabs>
                <w:tab w:val="left" w:pos="4072"/>
              </w:tabs>
              <w:rPr>
                <w:rFonts w:ascii="宋体" w:hAnsi="宋体"/>
                <w:kern w:val="2"/>
                <w:sz w:val="18"/>
                <w:szCs w:val="18"/>
              </w:rPr>
            </w:pPr>
            <w:r>
              <w:rPr>
                <w:rFonts w:hint="eastAsia" w:ascii="宋体" w:hAnsi="宋体"/>
                <w:kern w:val="2"/>
                <w:sz w:val="18"/>
                <w:szCs w:val="18"/>
              </w:rPr>
              <w:t>查询未完成任务列表</w:t>
            </w:r>
          </w:p>
        </w:tc>
        <w:tc>
          <w:tcPr>
            <w:tcW w:w="3544" w:type="dxa"/>
          </w:tcPr>
          <w:p w14:paraId="1B5FFBD6">
            <w:pPr>
              <w:pStyle w:val="2"/>
              <w:tabs>
                <w:tab w:val="left" w:pos="4072"/>
              </w:tabs>
              <w:rPr>
                <w:rFonts w:ascii="宋体" w:hAnsi="宋体"/>
                <w:kern w:val="2"/>
                <w:sz w:val="18"/>
                <w:szCs w:val="18"/>
              </w:rPr>
            </w:pPr>
            <w:r>
              <w:rPr>
                <w:rFonts w:hint="eastAsia" w:ascii="宋体" w:hAnsi="宋体"/>
                <w:kern w:val="2"/>
                <w:sz w:val="18"/>
                <w:szCs w:val="18"/>
              </w:rPr>
              <w:t>网关CCO</w:t>
            </w:r>
          </w:p>
        </w:tc>
      </w:tr>
      <w:tr w14:paraId="05CE6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58ADBDDC">
            <w:pPr>
              <w:pStyle w:val="2"/>
              <w:tabs>
                <w:tab w:val="left" w:pos="4072"/>
              </w:tabs>
              <w:rPr>
                <w:rFonts w:ascii="宋体" w:hAnsi="宋体"/>
                <w:kern w:val="2"/>
                <w:sz w:val="18"/>
                <w:szCs w:val="18"/>
              </w:rPr>
            </w:pPr>
            <w:r>
              <w:rPr>
                <w:rFonts w:hint="eastAsia" w:ascii="宋体" w:hAnsi="宋体"/>
                <w:kern w:val="2"/>
                <w:sz w:val="18"/>
                <w:szCs w:val="18"/>
              </w:rPr>
              <w:t>8</w:t>
            </w:r>
          </w:p>
        </w:tc>
        <w:tc>
          <w:tcPr>
            <w:tcW w:w="3685" w:type="dxa"/>
          </w:tcPr>
          <w:p w14:paraId="3453C51C">
            <w:pPr>
              <w:pStyle w:val="2"/>
              <w:tabs>
                <w:tab w:val="left" w:pos="4072"/>
              </w:tabs>
              <w:rPr>
                <w:rFonts w:ascii="宋体" w:hAnsi="宋体"/>
                <w:kern w:val="2"/>
                <w:sz w:val="18"/>
                <w:szCs w:val="18"/>
              </w:rPr>
            </w:pPr>
            <w:r>
              <w:rPr>
                <w:rFonts w:hint="eastAsia" w:ascii="宋体" w:hAnsi="宋体"/>
                <w:kern w:val="2"/>
                <w:sz w:val="18"/>
                <w:szCs w:val="18"/>
              </w:rPr>
              <w:t>查询未完成任务详细信息</w:t>
            </w:r>
          </w:p>
        </w:tc>
        <w:tc>
          <w:tcPr>
            <w:tcW w:w="3544" w:type="dxa"/>
          </w:tcPr>
          <w:p w14:paraId="39A213F4">
            <w:pPr>
              <w:pStyle w:val="2"/>
              <w:tabs>
                <w:tab w:val="left" w:pos="4072"/>
              </w:tabs>
              <w:rPr>
                <w:rFonts w:ascii="宋体" w:hAnsi="宋体"/>
                <w:kern w:val="2"/>
                <w:sz w:val="18"/>
                <w:szCs w:val="18"/>
              </w:rPr>
            </w:pPr>
            <w:r>
              <w:rPr>
                <w:rFonts w:hint="eastAsia" w:ascii="宋体" w:hAnsi="宋体"/>
                <w:kern w:val="2"/>
                <w:sz w:val="18"/>
                <w:szCs w:val="18"/>
              </w:rPr>
              <w:t>网关CCO</w:t>
            </w:r>
          </w:p>
        </w:tc>
      </w:tr>
      <w:tr w14:paraId="61B14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087DDD39">
            <w:pPr>
              <w:pStyle w:val="2"/>
              <w:tabs>
                <w:tab w:val="left" w:pos="4072"/>
              </w:tabs>
              <w:rPr>
                <w:rFonts w:ascii="宋体" w:hAnsi="宋体"/>
                <w:kern w:val="2"/>
                <w:sz w:val="18"/>
                <w:szCs w:val="18"/>
              </w:rPr>
            </w:pPr>
            <w:r>
              <w:rPr>
                <w:rFonts w:hint="eastAsia" w:ascii="宋体" w:hAnsi="宋体"/>
                <w:kern w:val="2"/>
                <w:sz w:val="18"/>
                <w:szCs w:val="18"/>
              </w:rPr>
              <w:t>9</w:t>
            </w:r>
          </w:p>
        </w:tc>
        <w:tc>
          <w:tcPr>
            <w:tcW w:w="3685" w:type="dxa"/>
          </w:tcPr>
          <w:p w14:paraId="3C01AEF0">
            <w:pPr>
              <w:pStyle w:val="2"/>
              <w:tabs>
                <w:tab w:val="left" w:pos="4072"/>
              </w:tabs>
              <w:rPr>
                <w:rFonts w:ascii="宋体" w:hAnsi="宋体"/>
                <w:kern w:val="2"/>
                <w:sz w:val="18"/>
                <w:szCs w:val="18"/>
              </w:rPr>
            </w:pPr>
            <w:r>
              <w:rPr>
                <w:rFonts w:hint="eastAsia" w:ascii="宋体" w:hAnsi="宋体"/>
                <w:kern w:val="2"/>
                <w:sz w:val="18"/>
                <w:szCs w:val="18"/>
              </w:rPr>
              <w:t>查询剩余可分配任务数</w:t>
            </w:r>
          </w:p>
        </w:tc>
        <w:tc>
          <w:tcPr>
            <w:tcW w:w="3544" w:type="dxa"/>
          </w:tcPr>
          <w:p w14:paraId="6262686D">
            <w:pPr>
              <w:pStyle w:val="2"/>
              <w:tabs>
                <w:tab w:val="left" w:pos="4072"/>
              </w:tabs>
              <w:rPr>
                <w:rFonts w:ascii="宋体" w:hAnsi="宋体"/>
                <w:kern w:val="2"/>
                <w:sz w:val="18"/>
                <w:szCs w:val="18"/>
              </w:rPr>
            </w:pPr>
            <w:r>
              <w:rPr>
                <w:rFonts w:hint="eastAsia" w:ascii="宋体" w:hAnsi="宋体"/>
                <w:kern w:val="2"/>
                <w:sz w:val="18"/>
                <w:szCs w:val="18"/>
              </w:rPr>
              <w:t>网关CCO</w:t>
            </w:r>
          </w:p>
        </w:tc>
      </w:tr>
      <w:tr w14:paraId="4F1BF057">
        <w:tblPrEx>
          <w:tblCellMar>
            <w:top w:w="0" w:type="dxa"/>
            <w:left w:w="108" w:type="dxa"/>
            <w:bottom w:w="0" w:type="dxa"/>
            <w:right w:w="108" w:type="dxa"/>
          </w:tblCellMar>
        </w:tblPrEx>
        <w:trPr>
          <w:jc w:val="center"/>
        </w:trPr>
        <w:tc>
          <w:tcPr>
            <w:tcW w:w="1102" w:type="dxa"/>
          </w:tcPr>
          <w:p w14:paraId="45C338BF">
            <w:pPr>
              <w:pStyle w:val="2"/>
              <w:tabs>
                <w:tab w:val="left" w:pos="4072"/>
              </w:tabs>
              <w:rPr>
                <w:rFonts w:ascii="宋体" w:hAnsi="宋体"/>
                <w:kern w:val="2"/>
                <w:sz w:val="18"/>
                <w:szCs w:val="18"/>
              </w:rPr>
            </w:pPr>
            <w:r>
              <w:rPr>
                <w:rFonts w:hint="eastAsia" w:ascii="宋体" w:hAnsi="宋体"/>
                <w:kern w:val="2"/>
                <w:sz w:val="18"/>
                <w:szCs w:val="18"/>
              </w:rPr>
              <w:t>10</w:t>
            </w:r>
          </w:p>
        </w:tc>
        <w:tc>
          <w:tcPr>
            <w:tcW w:w="3685" w:type="dxa"/>
          </w:tcPr>
          <w:p w14:paraId="1D8996BD">
            <w:pPr>
              <w:pStyle w:val="2"/>
              <w:tabs>
                <w:tab w:val="left" w:pos="4072"/>
              </w:tabs>
              <w:rPr>
                <w:rFonts w:ascii="宋体" w:hAnsi="宋体"/>
                <w:kern w:val="2"/>
                <w:sz w:val="18"/>
                <w:szCs w:val="18"/>
              </w:rPr>
            </w:pPr>
            <w:r>
              <w:rPr>
                <w:rFonts w:hint="eastAsia" w:ascii="宋体" w:hAnsi="宋体"/>
                <w:kern w:val="2"/>
                <w:sz w:val="18"/>
                <w:szCs w:val="18"/>
              </w:rPr>
              <w:t>添加多播任务（选配）</w:t>
            </w:r>
          </w:p>
        </w:tc>
        <w:tc>
          <w:tcPr>
            <w:tcW w:w="3544" w:type="dxa"/>
          </w:tcPr>
          <w:p w14:paraId="3831B2DB">
            <w:pPr>
              <w:pStyle w:val="2"/>
              <w:tabs>
                <w:tab w:val="left" w:pos="4072"/>
              </w:tabs>
              <w:rPr>
                <w:rFonts w:ascii="宋体" w:hAnsi="宋体"/>
                <w:kern w:val="2"/>
                <w:sz w:val="18"/>
                <w:szCs w:val="18"/>
              </w:rPr>
            </w:pPr>
            <w:r>
              <w:rPr>
                <w:rFonts w:hint="eastAsia" w:ascii="宋体" w:hAnsi="宋体"/>
                <w:kern w:val="2"/>
                <w:sz w:val="18"/>
                <w:szCs w:val="18"/>
              </w:rPr>
              <w:t>网关CCO</w:t>
            </w:r>
          </w:p>
        </w:tc>
      </w:tr>
      <w:tr w14:paraId="13A5B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37F2971A">
            <w:pPr>
              <w:pStyle w:val="2"/>
              <w:tabs>
                <w:tab w:val="left" w:pos="4072"/>
              </w:tabs>
              <w:rPr>
                <w:rFonts w:ascii="宋体" w:hAnsi="宋体"/>
                <w:kern w:val="2"/>
                <w:sz w:val="18"/>
                <w:szCs w:val="18"/>
              </w:rPr>
            </w:pPr>
            <w:r>
              <w:rPr>
                <w:rFonts w:hint="eastAsia" w:ascii="宋体" w:hAnsi="宋体"/>
                <w:kern w:val="2"/>
                <w:sz w:val="18"/>
                <w:szCs w:val="18"/>
              </w:rPr>
              <w:t>11</w:t>
            </w:r>
          </w:p>
        </w:tc>
        <w:tc>
          <w:tcPr>
            <w:tcW w:w="3685" w:type="dxa"/>
          </w:tcPr>
          <w:p w14:paraId="24C789E8">
            <w:pPr>
              <w:pStyle w:val="2"/>
              <w:tabs>
                <w:tab w:val="left" w:pos="4072"/>
              </w:tabs>
              <w:rPr>
                <w:rFonts w:ascii="宋体" w:hAnsi="宋体"/>
                <w:kern w:val="2"/>
                <w:sz w:val="18"/>
                <w:szCs w:val="18"/>
              </w:rPr>
            </w:pPr>
            <w:r>
              <w:rPr>
                <w:rFonts w:hint="eastAsia" w:ascii="宋体" w:hAnsi="宋体"/>
                <w:kern w:val="2"/>
                <w:sz w:val="18"/>
                <w:szCs w:val="18"/>
              </w:rPr>
              <w:t>启动任务</w:t>
            </w:r>
          </w:p>
        </w:tc>
        <w:tc>
          <w:tcPr>
            <w:tcW w:w="3544" w:type="dxa"/>
          </w:tcPr>
          <w:p w14:paraId="556CCA2B">
            <w:pPr>
              <w:pStyle w:val="2"/>
              <w:tabs>
                <w:tab w:val="left" w:pos="4072"/>
              </w:tabs>
              <w:rPr>
                <w:rFonts w:ascii="宋体" w:hAnsi="宋体"/>
                <w:kern w:val="2"/>
                <w:sz w:val="18"/>
                <w:szCs w:val="18"/>
              </w:rPr>
            </w:pPr>
            <w:r>
              <w:rPr>
                <w:rFonts w:hint="eastAsia" w:ascii="宋体" w:hAnsi="宋体"/>
                <w:kern w:val="2"/>
                <w:sz w:val="18"/>
                <w:szCs w:val="18"/>
              </w:rPr>
              <w:t>网关CCO</w:t>
            </w:r>
          </w:p>
        </w:tc>
      </w:tr>
      <w:tr w14:paraId="54D2C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716BB975">
            <w:pPr>
              <w:pStyle w:val="2"/>
              <w:tabs>
                <w:tab w:val="left" w:pos="4072"/>
              </w:tabs>
              <w:rPr>
                <w:rFonts w:ascii="宋体" w:hAnsi="宋体"/>
                <w:kern w:val="2"/>
                <w:sz w:val="18"/>
                <w:szCs w:val="18"/>
              </w:rPr>
            </w:pPr>
            <w:r>
              <w:rPr>
                <w:rFonts w:hint="eastAsia" w:ascii="宋体" w:hAnsi="宋体"/>
                <w:kern w:val="2"/>
                <w:sz w:val="18"/>
                <w:szCs w:val="18"/>
              </w:rPr>
              <w:t>12</w:t>
            </w:r>
          </w:p>
        </w:tc>
        <w:tc>
          <w:tcPr>
            <w:tcW w:w="3685" w:type="dxa"/>
          </w:tcPr>
          <w:p w14:paraId="72AC4542">
            <w:pPr>
              <w:pStyle w:val="2"/>
              <w:tabs>
                <w:tab w:val="left" w:pos="4072"/>
              </w:tabs>
              <w:rPr>
                <w:rFonts w:ascii="宋体" w:hAnsi="宋体"/>
                <w:kern w:val="2"/>
                <w:sz w:val="18"/>
                <w:szCs w:val="18"/>
              </w:rPr>
            </w:pPr>
            <w:r>
              <w:rPr>
                <w:rFonts w:hint="eastAsia" w:ascii="宋体" w:hAnsi="宋体"/>
                <w:kern w:val="2"/>
                <w:sz w:val="18"/>
                <w:szCs w:val="18"/>
              </w:rPr>
              <w:t>暂停任务</w:t>
            </w:r>
          </w:p>
        </w:tc>
        <w:tc>
          <w:tcPr>
            <w:tcW w:w="3544" w:type="dxa"/>
          </w:tcPr>
          <w:p w14:paraId="172D1627">
            <w:pPr>
              <w:pStyle w:val="2"/>
              <w:tabs>
                <w:tab w:val="left" w:pos="4072"/>
              </w:tabs>
              <w:rPr>
                <w:rFonts w:ascii="宋体" w:hAnsi="宋体"/>
                <w:kern w:val="2"/>
                <w:sz w:val="18"/>
                <w:szCs w:val="18"/>
              </w:rPr>
            </w:pPr>
            <w:r>
              <w:rPr>
                <w:rFonts w:hint="eastAsia" w:ascii="宋体" w:hAnsi="宋体"/>
                <w:kern w:val="2"/>
                <w:sz w:val="18"/>
                <w:szCs w:val="18"/>
              </w:rPr>
              <w:t>网关CCO</w:t>
            </w:r>
          </w:p>
        </w:tc>
      </w:tr>
      <w:tr w14:paraId="161DA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43C881D7">
            <w:pPr>
              <w:pStyle w:val="2"/>
              <w:tabs>
                <w:tab w:val="left" w:pos="4072"/>
              </w:tabs>
              <w:rPr>
                <w:rFonts w:ascii="宋体" w:hAnsi="宋体"/>
                <w:kern w:val="2"/>
                <w:sz w:val="18"/>
                <w:szCs w:val="18"/>
              </w:rPr>
            </w:pPr>
            <w:r>
              <w:rPr>
                <w:rFonts w:hint="eastAsia" w:ascii="宋体" w:hAnsi="宋体"/>
                <w:kern w:val="2"/>
                <w:sz w:val="18"/>
                <w:szCs w:val="18"/>
              </w:rPr>
              <w:t>13</w:t>
            </w:r>
          </w:p>
        </w:tc>
        <w:tc>
          <w:tcPr>
            <w:tcW w:w="3685" w:type="dxa"/>
          </w:tcPr>
          <w:p w14:paraId="1E663593">
            <w:pPr>
              <w:pStyle w:val="2"/>
              <w:tabs>
                <w:tab w:val="left" w:pos="4072"/>
              </w:tabs>
              <w:rPr>
                <w:rFonts w:ascii="宋体" w:hAnsi="宋体"/>
                <w:kern w:val="2"/>
                <w:sz w:val="18"/>
                <w:szCs w:val="18"/>
              </w:rPr>
            </w:pPr>
            <w:r>
              <w:rPr>
                <w:rFonts w:hint="eastAsia" w:ascii="宋体" w:hAnsi="宋体"/>
                <w:kern w:val="2"/>
                <w:sz w:val="18"/>
                <w:szCs w:val="18"/>
              </w:rPr>
              <w:t>查询厂商代码和版本信息</w:t>
            </w:r>
          </w:p>
        </w:tc>
        <w:tc>
          <w:tcPr>
            <w:tcW w:w="3544" w:type="dxa"/>
          </w:tcPr>
          <w:p w14:paraId="40360EE9">
            <w:pPr>
              <w:pStyle w:val="2"/>
              <w:tabs>
                <w:tab w:val="left" w:pos="4072"/>
              </w:tabs>
              <w:rPr>
                <w:rFonts w:ascii="宋体" w:hAnsi="宋体"/>
                <w:kern w:val="2"/>
                <w:sz w:val="18"/>
                <w:szCs w:val="18"/>
              </w:rPr>
            </w:pPr>
            <w:r>
              <w:rPr>
                <w:rFonts w:hint="eastAsia" w:ascii="宋体" w:hAnsi="宋体"/>
                <w:kern w:val="2"/>
                <w:sz w:val="18"/>
                <w:szCs w:val="18"/>
              </w:rPr>
              <w:t>网关CCO</w:t>
            </w:r>
          </w:p>
        </w:tc>
      </w:tr>
      <w:tr w14:paraId="46317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6DA0274D">
            <w:pPr>
              <w:pStyle w:val="2"/>
              <w:tabs>
                <w:tab w:val="left" w:pos="4072"/>
              </w:tabs>
              <w:rPr>
                <w:rFonts w:ascii="宋体" w:hAnsi="宋体"/>
                <w:kern w:val="2"/>
                <w:sz w:val="18"/>
                <w:szCs w:val="18"/>
              </w:rPr>
            </w:pPr>
            <w:r>
              <w:rPr>
                <w:rFonts w:hint="eastAsia" w:ascii="宋体" w:hAnsi="宋体"/>
                <w:kern w:val="2"/>
                <w:sz w:val="18"/>
                <w:szCs w:val="18"/>
              </w:rPr>
              <w:t>14</w:t>
            </w:r>
          </w:p>
        </w:tc>
        <w:tc>
          <w:tcPr>
            <w:tcW w:w="3685" w:type="dxa"/>
          </w:tcPr>
          <w:p w14:paraId="77E197B0">
            <w:pPr>
              <w:pStyle w:val="2"/>
              <w:tabs>
                <w:tab w:val="left" w:pos="4072"/>
              </w:tabs>
              <w:rPr>
                <w:rFonts w:ascii="宋体" w:hAnsi="宋体"/>
                <w:kern w:val="2"/>
                <w:sz w:val="18"/>
                <w:szCs w:val="18"/>
              </w:rPr>
            </w:pPr>
            <w:r>
              <w:rPr>
                <w:rFonts w:hint="eastAsia" w:ascii="宋体" w:hAnsi="宋体"/>
                <w:kern w:val="2"/>
                <w:sz w:val="18"/>
                <w:szCs w:val="18"/>
              </w:rPr>
              <w:t>查询本地通信模块运行模式信息</w:t>
            </w:r>
          </w:p>
        </w:tc>
        <w:tc>
          <w:tcPr>
            <w:tcW w:w="3544" w:type="dxa"/>
          </w:tcPr>
          <w:p w14:paraId="0A3DE779">
            <w:pPr>
              <w:pStyle w:val="2"/>
              <w:tabs>
                <w:tab w:val="left" w:pos="4072"/>
              </w:tabs>
              <w:rPr>
                <w:rFonts w:ascii="宋体" w:hAnsi="宋体"/>
                <w:kern w:val="2"/>
                <w:sz w:val="18"/>
                <w:szCs w:val="18"/>
              </w:rPr>
            </w:pPr>
            <w:r>
              <w:rPr>
                <w:rFonts w:hint="eastAsia" w:ascii="宋体" w:hAnsi="宋体"/>
                <w:kern w:val="2"/>
                <w:sz w:val="18"/>
                <w:szCs w:val="18"/>
              </w:rPr>
              <w:t>网关CCO</w:t>
            </w:r>
          </w:p>
        </w:tc>
      </w:tr>
      <w:tr w14:paraId="58396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2CFED288">
            <w:pPr>
              <w:pStyle w:val="2"/>
              <w:tabs>
                <w:tab w:val="left" w:pos="4072"/>
              </w:tabs>
              <w:rPr>
                <w:rFonts w:ascii="宋体" w:hAnsi="宋体"/>
                <w:kern w:val="2"/>
                <w:sz w:val="18"/>
                <w:szCs w:val="18"/>
              </w:rPr>
            </w:pPr>
            <w:r>
              <w:rPr>
                <w:rFonts w:hint="eastAsia" w:ascii="宋体" w:hAnsi="宋体"/>
                <w:kern w:val="2"/>
                <w:sz w:val="18"/>
                <w:szCs w:val="18"/>
              </w:rPr>
              <w:t>15</w:t>
            </w:r>
          </w:p>
        </w:tc>
        <w:tc>
          <w:tcPr>
            <w:tcW w:w="3685" w:type="dxa"/>
          </w:tcPr>
          <w:p w14:paraId="6F289CF8">
            <w:pPr>
              <w:pStyle w:val="2"/>
              <w:tabs>
                <w:tab w:val="left" w:pos="4072"/>
              </w:tabs>
              <w:rPr>
                <w:rFonts w:ascii="宋体" w:hAnsi="宋体"/>
                <w:kern w:val="2"/>
                <w:sz w:val="18"/>
                <w:szCs w:val="18"/>
              </w:rPr>
            </w:pPr>
            <w:r>
              <w:rPr>
                <w:rFonts w:hint="eastAsia" w:ascii="宋体" w:hAnsi="宋体"/>
                <w:kern w:val="2"/>
                <w:sz w:val="18"/>
                <w:szCs w:val="18"/>
              </w:rPr>
              <w:t>查询主节点地址</w:t>
            </w:r>
          </w:p>
        </w:tc>
        <w:tc>
          <w:tcPr>
            <w:tcW w:w="3544" w:type="dxa"/>
          </w:tcPr>
          <w:p w14:paraId="40E3CDBE">
            <w:pPr>
              <w:pStyle w:val="2"/>
              <w:tabs>
                <w:tab w:val="left" w:pos="4072"/>
              </w:tabs>
              <w:rPr>
                <w:rFonts w:ascii="宋体" w:hAnsi="宋体"/>
                <w:kern w:val="2"/>
                <w:sz w:val="18"/>
                <w:szCs w:val="18"/>
              </w:rPr>
            </w:pPr>
            <w:r>
              <w:rPr>
                <w:rFonts w:hint="eastAsia" w:ascii="宋体" w:hAnsi="宋体"/>
                <w:kern w:val="2"/>
                <w:sz w:val="18"/>
                <w:szCs w:val="18"/>
              </w:rPr>
              <w:t>网关CCO</w:t>
            </w:r>
          </w:p>
        </w:tc>
      </w:tr>
      <w:tr w14:paraId="57906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7A4C8893">
            <w:pPr>
              <w:pStyle w:val="2"/>
              <w:tabs>
                <w:tab w:val="left" w:pos="4072"/>
              </w:tabs>
              <w:rPr>
                <w:rFonts w:ascii="宋体" w:hAnsi="宋体"/>
                <w:kern w:val="2"/>
                <w:sz w:val="18"/>
                <w:szCs w:val="18"/>
              </w:rPr>
            </w:pPr>
            <w:r>
              <w:rPr>
                <w:rFonts w:hint="eastAsia" w:ascii="宋体" w:hAnsi="宋体"/>
                <w:kern w:val="2"/>
                <w:sz w:val="18"/>
                <w:szCs w:val="18"/>
              </w:rPr>
              <w:t>16</w:t>
            </w:r>
          </w:p>
        </w:tc>
        <w:tc>
          <w:tcPr>
            <w:tcW w:w="3685" w:type="dxa"/>
          </w:tcPr>
          <w:p w14:paraId="13800B1C">
            <w:pPr>
              <w:pStyle w:val="2"/>
              <w:tabs>
                <w:tab w:val="left" w:pos="4072"/>
              </w:tabs>
              <w:rPr>
                <w:rFonts w:ascii="宋体" w:hAnsi="宋体"/>
                <w:kern w:val="2"/>
                <w:sz w:val="18"/>
                <w:szCs w:val="18"/>
              </w:rPr>
            </w:pPr>
            <w:r>
              <w:rPr>
                <w:rFonts w:hint="eastAsia" w:ascii="宋体" w:hAnsi="宋体"/>
                <w:kern w:val="2"/>
                <w:sz w:val="18"/>
                <w:szCs w:val="18"/>
              </w:rPr>
              <w:t>查询通信延时时长</w:t>
            </w:r>
          </w:p>
        </w:tc>
        <w:tc>
          <w:tcPr>
            <w:tcW w:w="3544" w:type="dxa"/>
          </w:tcPr>
          <w:p w14:paraId="7F4DE9A6">
            <w:pPr>
              <w:pStyle w:val="2"/>
              <w:tabs>
                <w:tab w:val="left" w:pos="4072"/>
              </w:tabs>
              <w:rPr>
                <w:rFonts w:ascii="宋体" w:hAnsi="宋体"/>
                <w:kern w:val="2"/>
                <w:sz w:val="18"/>
                <w:szCs w:val="18"/>
              </w:rPr>
            </w:pPr>
            <w:r>
              <w:rPr>
                <w:rFonts w:hint="eastAsia" w:ascii="宋体" w:hAnsi="宋体"/>
                <w:kern w:val="2"/>
                <w:sz w:val="18"/>
                <w:szCs w:val="18"/>
              </w:rPr>
              <w:t>网关CCO</w:t>
            </w:r>
          </w:p>
        </w:tc>
      </w:tr>
      <w:tr w14:paraId="717D7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78840FDA">
            <w:pPr>
              <w:pStyle w:val="2"/>
              <w:tabs>
                <w:tab w:val="left" w:pos="4072"/>
              </w:tabs>
              <w:rPr>
                <w:rFonts w:ascii="宋体" w:hAnsi="宋体"/>
                <w:kern w:val="2"/>
                <w:sz w:val="18"/>
                <w:szCs w:val="18"/>
              </w:rPr>
            </w:pPr>
            <w:r>
              <w:rPr>
                <w:rFonts w:hint="eastAsia" w:ascii="宋体" w:hAnsi="宋体"/>
                <w:kern w:val="2"/>
                <w:sz w:val="18"/>
                <w:szCs w:val="18"/>
              </w:rPr>
              <w:t>17</w:t>
            </w:r>
          </w:p>
        </w:tc>
        <w:tc>
          <w:tcPr>
            <w:tcW w:w="3685" w:type="dxa"/>
          </w:tcPr>
          <w:p w14:paraId="07C16167">
            <w:pPr>
              <w:pStyle w:val="2"/>
              <w:tabs>
                <w:tab w:val="left" w:pos="4072"/>
              </w:tabs>
              <w:rPr>
                <w:rFonts w:ascii="宋体" w:hAnsi="宋体"/>
                <w:kern w:val="2"/>
                <w:sz w:val="18"/>
                <w:szCs w:val="18"/>
              </w:rPr>
            </w:pPr>
            <w:r>
              <w:rPr>
                <w:rFonts w:hint="eastAsia" w:ascii="宋体" w:hAnsi="宋体"/>
                <w:kern w:val="2"/>
                <w:sz w:val="18"/>
                <w:szCs w:val="18"/>
              </w:rPr>
              <w:t>查询从节点数量</w:t>
            </w:r>
          </w:p>
        </w:tc>
        <w:tc>
          <w:tcPr>
            <w:tcW w:w="3544" w:type="dxa"/>
          </w:tcPr>
          <w:p w14:paraId="1DA6AF2B">
            <w:pPr>
              <w:pStyle w:val="2"/>
              <w:tabs>
                <w:tab w:val="left" w:pos="4072"/>
              </w:tabs>
              <w:rPr>
                <w:rFonts w:ascii="宋体" w:hAnsi="宋体"/>
                <w:kern w:val="2"/>
                <w:sz w:val="18"/>
                <w:szCs w:val="18"/>
              </w:rPr>
            </w:pPr>
            <w:r>
              <w:rPr>
                <w:rFonts w:hint="eastAsia" w:ascii="宋体" w:hAnsi="宋体"/>
                <w:kern w:val="2"/>
                <w:sz w:val="18"/>
                <w:szCs w:val="18"/>
              </w:rPr>
              <w:t>网关CCO</w:t>
            </w:r>
          </w:p>
        </w:tc>
      </w:tr>
      <w:tr w14:paraId="4829C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0D0B911A">
            <w:pPr>
              <w:pStyle w:val="2"/>
              <w:tabs>
                <w:tab w:val="left" w:pos="4072"/>
              </w:tabs>
              <w:rPr>
                <w:rFonts w:ascii="宋体" w:hAnsi="宋体"/>
                <w:kern w:val="2"/>
                <w:sz w:val="18"/>
                <w:szCs w:val="18"/>
              </w:rPr>
            </w:pPr>
            <w:r>
              <w:rPr>
                <w:rFonts w:hint="eastAsia" w:ascii="宋体" w:hAnsi="宋体"/>
                <w:kern w:val="2"/>
                <w:sz w:val="18"/>
                <w:szCs w:val="18"/>
              </w:rPr>
              <w:t>18</w:t>
            </w:r>
          </w:p>
        </w:tc>
        <w:tc>
          <w:tcPr>
            <w:tcW w:w="3685" w:type="dxa"/>
          </w:tcPr>
          <w:p w14:paraId="08A6DEBA">
            <w:pPr>
              <w:pStyle w:val="2"/>
              <w:tabs>
                <w:tab w:val="left" w:pos="4072"/>
              </w:tabs>
              <w:rPr>
                <w:rFonts w:ascii="宋体" w:hAnsi="宋体"/>
                <w:kern w:val="2"/>
                <w:sz w:val="18"/>
                <w:szCs w:val="18"/>
              </w:rPr>
            </w:pPr>
            <w:r>
              <w:rPr>
                <w:rFonts w:hint="eastAsia" w:ascii="宋体" w:hAnsi="宋体"/>
                <w:kern w:val="2"/>
                <w:sz w:val="18"/>
                <w:szCs w:val="18"/>
              </w:rPr>
              <w:t>查询从节点信息</w:t>
            </w:r>
          </w:p>
        </w:tc>
        <w:tc>
          <w:tcPr>
            <w:tcW w:w="3544" w:type="dxa"/>
          </w:tcPr>
          <w:p w14:paraId="79D6853E">
            <w:pPr>
              <w:pStyle w:val="2"/>
              <w:tabs>
                <w:tab w:val="left" w:pos="4072"/>
              </w:tabs>
              <w:rPr>
                <w:rFonts w:ascii="宋体" w:hAnsi="宋体"/>
                <w:kern w:val="2"/>
                <w:sz w:val="18"/>
                <w:szCs w:val="18"/>
              </w:rPr>
            </w:pPr>
            <w:r>
              <w:rPr>
                <w:rFonts w:hint="eastAsia" w:ascii="宋体" w:hAnsi="宋体"/>
                <w:kern w:val="2"/>
                <w:sz w:val="18"/>
                <w:szCs w:val="18"/>
              </w:rPr>
              <w:t>网关CCO</w:t>
            </w:r>
          </w:p>
        </w:tc>
      </w:tr>
      <w:tr w14:paraId="43043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2417677C">
            <w:pPr>
              <w:pStyle w:val="2"/>
              <w:tabs>
                <w:tab w:val="left" w:pos="4072"/>
              </w:tabs>
              <w:rPr>
                <w:rFonts w:ascii="宋体" w:hAnsi="宋体"/>
                <w:kern w:val="2"/>
                <w:sz w:val="18"/>
                <w:szCs w:val="18"/>
              </w:rPr>
            </w:pPr>
            <w:r>
              <w:rPr>
                <w:rFonts w:hint="eastAsia" w:ascii="宋体" w:hAnsi="宋体"/>
                <w:kern w:val="2"/>
                <w:sz w:val="18"/>
                <w:szCs w:val="18"/>
              </w:rPr>
              <w:t>19</w:t>
            </w:r>
          </w:p>
        </w:tc>
        <w:tc>
          <w:tcPr>
            <w:tcW w:w="3685" w:type="dxa"/>
          </w:tcPr>
          <w:p w14:paraId="1CC513C4">
            <w:pPr>
              <w:pStyle w:val="2"/>
              <w:tabs>
                <w:tab w:val="left" w:pos="4072"/>
              </w:tabs>
              <w:rPr>
                <w:rFonts w:ascii="宋体" w:hAnsi="宋体"/>
                <w:kern w:val="2"/>
                <w:sz w:val="18"/>
                <w:szCs w:val="18"/>
              </w:rPr>
            </w:pPr>
            <w:r>
              <w:rPr>
                <w:rFonts w:hint="eastAsia" w:ascii="宋体" w:hAnsi="宋体"/>
                <w:kern w:val="2"/>
                <w:sz w:val="18"/>
                <w:szCs w:val="18"/>
              </w:rPr>
              <w:t>查询从节点主动注册进度</w:t>
            </w:r>
          </w:p>
        </w:tc>
        <w:tc>
          <w:tcPr>
            <w:tcW w:w="3544" w:type="dxa"/>
          </w:tcPr>
          <w:p w14:paraId="20B0014B">
            <w:pPr>
              <w:pStyle w:val="2"/>
              <w:tabs>
                <w:tab w:val="left" w:pos="4072"/>
              </w:tabs>
              <w:rPr>
                <w:rFonts w:ascii="宋体" w:hAnsi="宋体"/>
                <w:kern w:val="2"/>
                <w:sz w:val="18"/>
                <w:szCs w:val="18"/>
              </w:rPr>
            </w:pPr>
            <w:r>
              <w:rPr>
                <w:rFonts w:hint="eastAsia" w:ascii="宋体" w:hAnsi="宋体"/>
                <w:kern w:val="2"/>
                <w:sz w:val="18"/>
                <w:szCs w:val="18"/>
              </w:rPr>
              <w:t>网关CCO</w:t>
            </w:r>
          </w:p>
        </w:tc>
      </w:tr>
      <w:tr w14:paraId="10A8F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5B1EC3C5">
            <w:pPr>
              <w:pStyle w:val="2"/>
              <w:tabs>
                <w:tab w:val="left" w:pos="4072"/>
              </w:tabs>
              <w:rPr>
                <w:rFonts w:ascii="宋体" w:hAnsi="宋体"/>
                <w:kern w:val="2"/>
                <w:sz w:val="18"/>
                <w:szCs w:val="18"/>
              </w:rPr>
            </w:pPr>
            <w:r>
              <w:rPr>
                <w:rFonts w:hint="eastAsia" w:ascii="宋体" w:hAnsi="宋体"/>
                <w:kern w:val="2"/>
                <w:sz w:val="18"/>
                <w:szCs w:val="18"/>
              </w:rPr>
              <w:t>20</w:t>
            </w:r>
          </w:p>
        </w:tc>
        <w:tc>
          <w:tcPr>
            <w:tcW w:w="3685" w:type="dxa"/>
          </w:tcPr>
          <w:p w14:paraId="3217B425">
            <w:pPr>
              <w:pStyle w:val="2"/>
              <w:tabs>
                <w:tab w:val="left" w:pos="4072"/>
              </w:tabs>
              <w:rPr>
                <w:rFonts w:ascii="宋体" w:hAnsi="宋体"/>
                <w:kern w:val="2"/>
                <w:sz w:val="18"/>
                <w:szCs w:val="18"/>
              </w:rPr>
            </w:pPr>
            <w:r>
              <w:rPr>
                <w:rFonts w:hint="eastAsia" w:ascii="宋体" w:hAnsi="宋体"/>
                <w:kern w:val="2"/>
                <w:sz w:val="18"/>
                <w:szCs w:val="18"/>
              </w:rPr>
              <w:t>查询从节点的父节点</w:t>
            </w:r>
          </w:p>
        </w:tc>
        <w:tc>
          <w:tcPr>
            <w:tcW w:w="3544" w:type="dxa"/>
          </w:tcPr>
          <w:p w14:paraId="3B00C76F">
            <w:pPr>
              <w:pStyle w:val="2"/>
              <w:tabs>
                <w:tab w:val="left" w:pos="4072"/>
              </w:tabs>
              <w:rPr>
                <w:rFonts w:ascii="宋体" w:hAnsi="宋体"/>
                <w:kern w:val="2"/>
                <w:sz w:val="18"/>
                <w:szCs w:val="18"/>
              </w:rPr>
            </w:pPr>
            <w:r>
              <w:rPr>
                <w:rFonts w:hint="eastAsia" w:ascii="宋体" w:hAnsi="宋体"/>
                <w:kern w:val="2"/>
                <w:sz w:val="18"/>
                <w:szCs w:val="18"/>
              </w:rPr>
              <w:t>网关CCO</w:t>
            </w:r>
          </w:p>
        </w:tc>
      </w:tr>
      <w:tr w14:paraId="110CE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0E747EFB">
            <w:pPr>
              <w:pStyle w:val="2"/>
              <w:tabs>
                <w:tab w:val="left" w:pos="4072"/>
              </w:tabs>
              <w:rPr>
                <w:rFonts w:ascii="宋体" w:hAnsi="宋体"/>
                <w:kern w:val="2"/>
                <w:sz w:val="18"/>
                <w:szCs w:val="18"/>
              </w:rPr>
            </w:pPr>
            <w:r>
              <w:rPr>
                <w:rFonts w:hint="eastAsia" w:ascii="宋体" w:hAnsi="宋体"/>
                <w:kern w:val="2"/>
                <w:sz w:val="18"/>
                <w:szCs w:val="18"/>
              </w:rPr>
              <w:t>21</w:t>
            </w:r>
          </w:p>
        </w:tc>
        <w:tc>
          <w:tcPr>
            <w:tcW w:w="3685" w:type="dxa"/>
          </w:tcPr>
          <w:p w14:paraId="74339CD8">
            <w:pPr>
              <w:pStyle w:val="2"/>
              <w:tabs>
                <w:tab w:val="left" w:pos="4072"/>
              </w:tabs>
              <w:rPr>
                <w:rFonts w:ascii="宋体" w:hAnsi="宋体"/>
                <w:kern w:val="2"/>
                <w:sz w:val="18"/>
                <w:szCs w:val="18"/>
              </w:rPr>
            </w:pPr>
            <w:r>
              <w:rPr>
                <w:rFonts w:hint="eastAsia" w:ascii="宋体" w:hAnsi="宋体"/>
                <w:kern w:val="2"/>
                <w:sz w:val="18"/>
                <w:szCs w:val="18"/>
              </w:rPr>
              <w:t>设置主节点地址</w:t>
            </w:r>
          </w:p>
        </w:tc>
        <w:tc>
          <w:tcPr>
            <w:tcW w:w="3544" w:type="dxa"/>
          </w:tcPr>
          <w:p w14:paraId="4CCAC12E">
            <w:pPr>
              <w:pStyle w:val="2"/>
              <w:tabs>
                <w:tab w:val="left" w:pos="4072"/>
              </w:tabs>
              <w:rPr>
                <w:rFonts w:ascii="宋体" w:hAnsi="宋体"/>
                <w:kern w:val="2"/>
                <w:sz w:val="18"/>
                <w:szCs w:val="18"/>
              </w:rPr>
            </w:pPr>
            <w:r>
              <w:rPr>
                <w:rFonts w:hint="eastAsia" w:ascii="宋体" w:hAnsi="宋体"/>
                <w:kern w:val="2"/>
                <w:sz w:val="18"/>
                <w:szCs w:val="18"/>
              </w:rPr>
              <w:t>网关CCO</w:t>
            </w:r>
          </w:p>
        </w:tc>
      </w:tr>
      <w:tr w14:paraId="185BD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012EDB30">
            <w:pPr>
              <w:pStyle w:val="2"/>
              <w:tabs>
                <w:tab w:val="left" w:pos="4072"/>
              </w:tabs>
              <w:rPr>
                <w:rFonts w:ascii="宋体" w:hAnsi="宋体"/>
                <w:kern w:val="2"/>
                <w:sz w:val="18"/>
                <w:szCs w:val="18"/>
              </w:rPr>
            </w:pPr>
            <w:r>
              <w:rPr>
                <w:rFonts w:hint="eastAsia" w:ascii="宋体" w:hAnsi="宋体"/>
                <w:kern w:val="2"/>
                <w:sz w:val="18"/>
                <w:szCs w:val="18"/>
              </w:rPr>
              <w:t>22</w:t>
            </w:r>
          </w:p>
        </w:tc>
        <w:tc>
          <w:tcPr>
            <w:tcW w:w="3685" w:type="dxa"/>
          </w:tcPr>
          <w:p w14:paraId="68A20600">
            <w:pPr>
              <w:pStyle w:val="2"/>
              <w:tabs>
                <w:tab w:val="left" w:pos="4072"/>
              </w:tabs>
              <w:rPr>
                <w:rFonts w:ascii="宋体" w:hAnsi="宋体"/>
                <w:kern w:val="2"/>
                <w:sz w:val="18"/>
                <w:szCs w:val="18"/>
              </w:rPr>
            </w:pPr>
            <w:r>
              <w:rPr>
                <w:rFonts w:hint="eastAsia" w:ascii="宋体" w:hAnsi="宋体"/>
                <w:kern w:val="2"/>
                <w:sz w:val="18"/>
                <w:szCs w:val="18"/>
              </w:rPr>
              <w:t>添加从节点</w:t>
            </w:r>
          </w:p>
        </w:tc>
        <w:tc>
          <w:tcPr>
            <w:tcW w:w="3544" w:type="dxa"/>
          </w:tcPr>
          <w:p w14:paraId="7FC65FB7">
            <w:pPr>
              <w:pStyle w:val="2"/>
              <w:tabs>
                <w:tab w:val="left" w:pos="4072"/>
              </w:tabs>
              <w:rPr>
                <w:rFonts w:ascii="宋体" w:hAnsi="宋体"/>
                <w:kern w:val="2"/>
                <w:sz w:val="18"/>
                <w:szCs w:val="18"/>
              </w:rPr>
            </w:pPr>
            <w:r>
              <w:rPr>
                <w:rFonts w:hint="eastAsia" w:ascii="宋体" w:hAnsi="宋体"/>
                <w:kern w:val="2"/>
                <w:sz w:val="18"/>
                <w:szCs w:val="18"/>
              </w:rPr>
              <w:t>网关CCO</w:t>
            </w:r>
          </w:p>
        </w:tc>
      </w:tr>
      <w:tr w14:paraId="5CDA4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0F62F312">
            <w:pPr>
              <w:pStyle w:val="2"/>
              <w:tabs>
                <w:tab w:val="left" w:pos="4072"/>
              </w:tabs>
              <w:rPr>
                <w:rFonts w:ascii="宋体" w:hAnsi="宋体"/>
                <w:kern w:val="2"/>
                <w:sz w:val="18"/>
                <w:szCs w:val="18"/>
              </w:rPr>
            </w:pPr>
            <w:r>
              <w:rPr>
                <w:rFonts w:hint="eastAsia" w:ascii="宋体" w:hAnsi="宋体"/>
                <w:kern w:val="2"/>
                <w:sz w:val="18"/>
                <w:szCs w:val="18"/>
              </w:rPr>
              <w:t>23</w:t>
            </w:r>
          </w:p>
        </w:tc>
        <w:tc>
          <w:tcPr>
            <w:tcW w:w="3685" w:type="dxa"/>
          </w:tcPr>
          <w:p w14:paraId="6F505ED8">
            <w:pPr>
              <w:pStyle w:val="2"/>
              <w:tabs>
                <w:tab w:val="left" w:pos="4072"/>
              </w:tabs>
              <w:rPr>
                <w:rFonts w:ascii="宋体" w:hAnsi="宋体"/>
                <w:kern w:val="2"/>
                <w:sz w:val="18"/>
                <w:szCs w:val="18"/>
              </w:rPr>
            </w:pPr>
            <w:r>
              <w:rPr>
                <w:rFonts w:hint="eastAsia" w:ascii="宋体" w:hAnsi="宋体"/>
                <w:kern w:val="2"/>
                <w:sz w:val="18"/>
                <w:szCs w:val="18"/>
              </w:rPr>
              <w:t>删除从节点</w:t>
            </w:r>
          </w:p>
        </w:tc>
        <w:tc>
          <w:tcPr>
            <w:tcW w:w="3544" w:type="dxa"/>
          </w:tcPr>
          <w:p w14:paraId="7D39CBFC">
            <w:pPr>
              <w:pStyle w:val="2"/>
              <w:tabs>
                <w:tab w:val="left" w:pos="4072"/>
              </w:tabs>
              <w:rPr>
                <w:rFonts w:ascii="宋体" w:hAnsi="宋体"/>
                <w:kern w:val="2"/>
                <w:sz w:val="18"/>
                <w:szCs w:val="18"/>
              </w:rPr>
            </w:pPr>
            <w:r>
              <w:rPr>
                <w:rFonts w:hint="eastAsia" w:ascii="宋体" w:hAnsi="宋体"/>
                <w:kern w:val="2"/>
                <w:sz w:val="18"/>
                <w:szCs w:val="18"/>
              </w:rPr>
              <w:t>网关CCO</w:t>
            </w:r>
          </w:p>
        </w:tc>
      </w:tr>
      <w:tr w14:paraId="1BB5B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4D270150">
            <w:pPr>
              <w:pStyle w:val="2"/>
              <w:tabs>
                <w:tab w:val="left" w:pos="4072"/>
              </w:tabs>
              <w:rPr>
                <w:rFonts w:ascii="宋体" w:hAnsi="宋体"/>
                <w:kern w:val="2"/>
                <w:sz w:val="18"/>
                <w:szCs w:val="18"/>
              </w:rPr>
            </w:pPr>
            <w:r>
              <w:rPr>
                <w:rFonts w:hint="eastAsia" w:ascii="宋体" w:hAnsi="宋体"/>
                <w:kern w:val="2"/>
                <w:sz w:val="18"/>
                <w:szCs w:val="18"/>
              </w:rPr>
              <w:t>24</w:t>
            </w:r>
          </w:p>
        </w:tc>
        <w:tc>
          <w:tcPr>
            <w:tcW w:w="3685" w:type="dxa"/>
          </w:tcPr>
          <w:p w14:paraId="3FF0C535">
            <w:pPr>
              <w:pStyle w:val="2"/>
              <w:tabs>
                <w:tab w:val="left" w:pos="4072"/>
              </w:tabs>
              <w:rPr>
                <w:rFonts w:ascii="宋体" w:hAnsi="宋体"/>
                <w:kern w:val="2"/>
                <w:sz w:val="18"/>
                <w:szCs w:val="18"/>
              </w:rPr>
            </w:pPr>
            <w:r>
              <w:rPr>
                <w:rFonts w:hint="eastAsia" w:ascii="宋体" w:hAnsi="宋体"/>
                <w:kern w:val="2"/>
                <w:sz w:val="18"/>
                <w:szCs w:val="18"/>
              </w:rPr>
              <w:t>允许/禁止上报从节点事件</w:t>
            </w:r>
          </w:p>
        </w:tc>
        <w:tc>
          <w:tcPr>
            <w:tcW w:w="3544" w:type="dxa"/>
          </w:tcPr>
          <w:p w14:paraId="0DEE27D9">
            <w:pPr>
              <w:pStyle w:val="2"/>
              <w:tabs>
                <w:tab w:val="left" w:pos="4072"/>
              </w:tabs>
              <w:rPr>
                <w:rFonts w:ascii="宋体" w:hAnsi="宋体"/>
                <w:kern w:val="2"/>
                <w:sz w:val="18"/>
                <w:szCs w:val="18"/>
              </w:rPr>
            </w:pPr>
            <w:r>
              <w:rPr>
                <w:rFonts w:hint="eastAsia" w:ascii="宋体" w:hAnsi="宋体"/>
                <w:kern w:val="2"/>
                <w:sz w:val="18"/>
                <w:szCs w:val="18"/>
              </w:rPr>
              <w:t>网关CCO</w:t>
            </w:r>
          </w:p>
        </w:tc>
      </w:tr>
      <w:tr w14:paraId="447E8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07E334BA">
            <w:pPr>
              <w:pStyle w:val="2"/>
              <w:tabs>
                <w:tab w:val="left" w:pos="4072"/>
              </w:tabs>
              <w:rPr>
                <w:rFonts w:ascii="宋体" w:hAnsi="宋体"/>
                <w:kern w:val="2"/>
                <w:sz w:val="18"/>
                <w:szCs w:val="18"/>
              </w:rPr>
            </w:pPr>
            <w:r>
              <w:rPr>
                <w:rFonts w:hint="eastAsia" w:ascii="宋体" w:hAnsi="宋体"/>
                <w:kern w:val="2"/>
                <w:sz w:val="18"/>
                <w:szCs w:val="18"/>
              </w:rPr>
              <w:t>25</w:t>
            </w:r>
          </w:p>
        </w:tc>
        <w:tc>
          <w:tcPr>
            <w:tcW w:w="3685" w:type="dxa"/>
          </w:tcPr>
          <w:p w14:paraId="4346AA79">
            <w:pPr>
              <w:pStyle w:val="2"/>
              <w:tabs>
                <w:tab w:val="left" w:pos="4072"/>
              </w:tabs>
              <w:rPr>
                <w:rFonts w:ascii="宋体" w:hAnsi="宋体"/>
                <w:kern w:val="2"/>
                <w:sz w:val="18"/>
                <w:szCs w:val="18"/>
              </w:rPr>
            </w:pPr>
            <w:r>
              <w:rPr>
                <w:rFonts w:hint="eastAsia" w:ascii="宋体" w:hAnsi="宋体"/>
                <w:kern w:val="2"/>
                <w:sz w:val="18"/>
                <w:szCs w:val="18"/>
              </w:rPr>
              <w:t>激活从节点主动注册</w:t>
            </w:r>
          </w:p>
        </w:tc>
        <w:tc>
          <w:tcPr>
            <w:tcW w:w="3544" w:type="dxa"/>
          </w:tcPr>
          <w:p w14:paraId="332E8594">
            <w:pPr>
              <w:pStyle w:val="2"/>
              <w:tabs>
                <w:tab w:val="left" w:pos="4072"/>
              </w:tabs>
              <w:rPr>
                <w:rFonts w:ascii="宋体" w:hAnsi="宋体"/>
                <w:kern w:val="2"/>
                <w:sz w:val="18"/>
                <w:szCs w:val="18"/>
              </w:rPr>
            </w:pPr>
            <w:r>
              <w:rPr>
                <w:rFonts w:hint="eastAsia" w:ascii="宋体" w:hAnsi="宋体"/>
                <w:kern w:val="2"/>
                <w:sz w:val="18"/>
                <w:szCs w:val="18"/>
              </w:rPr>
              <w:t>网关CCO</w:t>
            </w:r>
          </w:p>
        </w:tc>
      </w:tr>
      <w:tr w14:paraId="34E2B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04432269">
            <w:pPr>
              <w:pStyle w:val="2"/>
              <w:tabs>
                <w:tab w:val="left" w:pos="4072"/>
              </w:tabs>
              <w:rPr>
                <w:rFonts w:ascii="宋体" w:hAnsi="宋体"/>
                <w:kern w:val="2"/>
                <w:sz w:val="18"/>
                <w:szCs w:val="18"/>
              </w:rPr>
            </w:pPr>
            <w:r>
              <w:rPr>
                <w:rFonts w:hint="eastAsia" w:ascii="宋体" w:hAnsi="宋体"/>
                <w:kern w:val="2"/>
                <w:sz w:val="18"/>
                <w:szCs w:val="18"/>
              </w:rPr>
              <w:t>26</w:t>
            </w:r>
          </w:p>
        </w:tc>
        <w:tc>
          <w:tcPr>
            <w:tcW w:w="3685" w:type="dxa"/>
          </w:tcPr>
          <w:p w14:paraId="7F6A15A1">
            <w:pPr>
              <w:pStyle w:val="2"/>
              <w:tabs>
                <w:tab w:val="left" w:pos="4072"/>
              </w:tabs>
              <w:rPr>
                <w:rFonts w:ascii="宋体" w:hAnsi="宋体"/>
                <w:kern w:val="2"/>
                <w:sz w:val="18"/>
                <w:szCs w:val="18"/>
              </w:rPr>
            </w:pPr>
            <w:r>
              <w:rPr>
                <w:rFonts w:hint="eastAsia" w:ascii="宋体" w:hAnsi="宋体"/>
                <w:kern w:val="2"/>
                <w:sz w:val="18"/>
                <w:szCs w:val="18"/>
              </w:rPr>
              <w:t>终止从节点主动注册</w:t>
            </w:r>
          </w:p>
        </w:tc>
        <w:tc>
          <w:tcPr>
            <w:tcW w:w="3544" w:type="dxa"/>
          </w:tcPr>
          <w:p w14:paraId="43CCBC33">
            <w:pPr>
              <w:pStyle w:val="2"/>
              <w:tabs>
                <w:tab w:val="left" w:pos="4072"/>
              </w:tabs>
              <w:rPr>
                <w:rFonts w:ascii="宋体" w:hAnsi="宋体"/>
                <w:kern w:val="2"/>
                <w:sz w:val="18"/>
                <w:szCs w:val="18"/>
              </w:rPr>
            </w:pPr>
            <w:r>
              <w:rPr>
                <w:rFonts w:hint="eastAsia" w:ascii="宋体" w:hAnsi="宋体"/>
                <w:kern w:val="2"/>
                <w:sz w:val="18"/>
                <w:szCs w:val="18"/>
              </w:rPr>
              <w:t>网关CCO</w:t>
            </w:r>
          </w:p>
        </w:tc>
      </w:tr>
      <w:tr w14:paraId="5323C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01BDECCA">
            <w:pPr>
              <w:pStyle w:val="2"/>
              <w:tabs>
                <w:tab w:val="left" w:pos="4072"/>
              </w:tabs>
              <w:rPr>
                <w:rFonts w:ascii="宋体" w:hAnsi="宋体"/>
                <w:kern w:val="2"/>
                <w:sz w:val="18"/>
                <w:szCs w:val="18"/>
              </w:rPr>
            </w:pPr>
            <w:r>
              <w:rPr>
                <w:rFonts w:hint="eastAsia" w:ascii="宋体" w:hAnsi="宋体"/>
                <w:kern w:val="2"/>
                <w:sz w:val="18"/>
                <w:szCs w:val="18"/>
              </w:rPr>
              <w:t>27</w:t>
            </w:r>
          </w:p>
        </w:tc>
        <w:tc>
          <w:tcPr>
            <w:tcW w:w="3685" w:type="dxa"/>
          </w:tcPr>
          <w:p w14:paraId="08D63FFE">
            <w:pPr>
              <w:pStyle w:val="2"/>
              <w:tabs>
                <w:tab w:val="left" w:pos="4072"/>
              </w:tabs>
              <w:rPr>
                <w:rFonts w:ascii="宋体" w:hAnsi="宋体"/>
                <w:kern w:val="2"/>
                <w:sz w:val="18"/>
                <w:szCs w:val="18"/>
              </w:rPr>
            </w:pPr>
            <w:r>
              <w:rPr>
                <w:rFonts w:hint="eastAsia" w:ascii="宋体" w:hAnsi="宋体"/>
                <w:kern w:val="2"/>
                <w:sz w:val="18"/>
                <w:szCs w:val="18"/>
              </w:rPr>
              <w:t>上报任务数据</w:t>
            </w:r>
          </w:p>
        </w:tc>
        <w:tc>
          <w:tcPr>
            <w:tcW w:w="3544" w:type="dxa"/>
          </w:tcPr>
          <w:p w14:paraId="7074101B">
            <w:pPr>
              <w:pStyle w:val="2"/>
              <w:tabs>
                <w:tab w:val="left" w:pos="4072"/>
              </w:tabs>
              <w:rPr>
                <w:rFonts w:ascii="宋体" w:hAnsi="宋体"/>
                <w:kern w:val="2"/>
                <w:sz w:val="18"/>
                <w:szCs w:val="18"/>
              </w:rPr>
            </w:pPr>
            <w:r>
              <w:rPr>
                <w:rFonts w:hint="eastAsia" w:ascii="宋体" w:hAnsi="宋体"/>
                <w:kern w:val="2"/>
                <w:sz w:val="18"/>
                <w:szCs w:val="18"/>
              </w:rPr>
              <w:t>网关CCO</w:t>
            </w:r>
          </w:p>
        </w:tc>
      </w:tr>
      <w:tr w14:paraId="02BB1EF9">
        <w:tblPrEx>
          <w:tblCellMar>
            <w:top w:w="0" w:type="dxa"/>
            <w:left w:w="108" w:type="dxa"/>
            <w:bottom w:w="0" w:type="dxa"/>
            <w:right w:w="108" w:type="dxa"/>
          </w:tblCellMar>
        </w:tblPrEx>
        <w:trPr>
          <w:jc w:val="center"/>
        </w:trPr>
        <w:tc>
          <w:tcPr>
            <w:tcW w:w="1102" w:type="dxa"/>
          </w:tcPr>
          <w:p w14:paraId="63149FD1">
            <w:pPr>
              <w:pStyle w:val="2"/>
              <w:tabs>
                <w:tab w:val="left" w:pos="4072"/>
              </w:tabs>
              <w:rPr>
                <w:rFonts w:ascii="宋体" w:hAnsi="宋体"/>
                <w:kern w:val="2"/>
                <w:sz w:val="18"/>
                <w:szCs w:val="18"/>
              </w:rPr>
            </w:pPr>
            <w:r>
              <w:rPr>
                <w:rFonts w:hint="eastAsia" w:ascii="宋体" w:hAnsi="宋体"/>
                <w:kern w:val="2"/>
                <w:sz w:val="18"/>
                <w:szCs w:val="18"/>
              </w:rPr>
              <w:t>28</w:t>
            </w:r>
          </w:p>
        </w:tc>
        <w:tc>
          <w:tcPr>
            <w:tcW w:w="3685" w:type="dxa"/>
          </w:tcPr>
          <w:p w14:paraId="71A531C6">
            <w:pPr>
              <w:pStyle w:val="2"/>
              <w:tabs>
                <w:tab w:val="left" w:pos="4072"/>
              </w:tabs>
              <w:rPr>
                <w:rFonts w:ascii="宋体" w:hAnsi="宋体"/>
                <w:kern w:val="2"/>
                <w:sz w:val="18"/>
                <w:szCs w:val="18"/>
              </w:rPr>
            </w:pPr>
            <w:r>
              <w:rPr>
                <w:rFonts w:hint="eastAsia" w:ascii="宋体" w:hAnsi="宋体"/>
                <w:kern w:val="2"/>
                <w:sz w:val="18"/>
                <w:szCs w:val="18"/>
              </w:rPr>
              <w:t>上报从节点事件</w:t>
            </w:r>
          </w:p>
        </w:tc>
        <w:tc>
          <w:tcPr>
            <w:tcW w:w="3544" w:type="dxa"/>
          </w:tcPr>
          <w:p w14:paraId="5CE79B53">
            <w:pPr>
              <w:pStyle w:val="2"/>
              <w:tabs>
                <w:tab w:val="left" w:pos="4072"/>
              </w:tabs>
              <w:rPr>
                <w:rFonts w:ascii="宋体" w:hAnsi="宋体"/>
                <w:kern w:val="2"/>
                <w:sz w:val="18"/>
                <w:szCs w:val="18"/>
              </w:rPr>
            </w:pPr>
            <w:r>
              <w:rPr>
                <w:rFonts w:hint="eastAsia" w:ascii="宋体" w:hAnsi="宋体"/>
                <w:kern w:val="2"/>
                <w:sz w:val="18"/>
                <w:szCs w:val="18"/>
              </w:rPr>
              <w:t>网关CCO</w:t>
            </w:r>
          </w:p>
        </w:tc>
      </w:tr>
      <w:tr w14:paraId="518EA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19CD0441">
            <w:pPr>
              <w:pStyle w:val="2"/>
              <w:tabs>
                <w:tab w:val="left" w:pos="4072"/>
              </w:tabs>
              <w:rPr>
                <w:rFonts w:ascii="宋体" w:hAnsi="宋体"/>
                <w:kern w:val="2"/>
                <w:sz w:val="18"/>
                <w:szCs w:val="18"/>
              </w:rPr>
            </w:pPr>
            <w:r>
              <w:rPr>
                <w:rFonts w:hint="eastAsia" w:ascii="宋体" w:hAnsi="宋体"/>
                <w:kern w:val="2"/>
                <w:sz w:val="18"/>
                <w:szCs w:val="18"/>
              </w:rPr>
              <w:t>29</w:t>
            </w:r>
          </w:p>
        </w:tc>
        <w:tc>
          <w:tcPr>
            <w:tcW w:w="3685" w:type="dxa"/>
          </w:tcPr>
          <w:p w14:paraId="0C585D4E">
            <w:pPr>
              <w:pStyle w:val="2"/>
              <w:tabs>
                <w:tab w:val="left" w:pos="4072"/>
              </w:tabs>
              <w:rPr>
                <w:rFonts w:ascii="宋体" w:hAnsi="宋体"/>
                <w:kern w:val="2"/>
                <w:sz w:val="18"/>
                <w:szCs w:val="18"/>
              </w:rPr>
            </w:pPr>
            <w:r>
              <w:rPr>
                <w:rFonts w:hint="eastAsia" w:ascii="宋体" w:hAnsi="宋体"/>
                <w:kern w:val="2"/>
                <w:sz w:val="18"/>
                <w:szCs w:val="18"/>
              </w:rPr>
              <w:t>上报从节点信息</w:t>
            </w:r>
          </w:p>
        </w:tc>
        <w:tc>
          <w:tcPr>
            <w:tcW w:w="3544" w:type="dxa"/>
          </w:tcPr>
          <w:p w14:paraId="15BDEB72">
            <w:pPr>
              <w:pStyle w:val="2"/>
              <w:tabs>
                <w:tab w:val="left" w:pos="4072"/>
              </w:tabs>
              <w:rPr>
                <w:rFonts w:ascii="宋体" w:hAnsi="宋体"/>
                <w:kern w:val="2"/>
                <w:sz w:val="18"/>
                <w:szCs w:val="18"/>
              </w:rPr>
            </w:pPr>
            <w:r>
              <w:rPr>
                <w:rFonts w:hint="eastAsia" w:ascii="宋体" w:hAnsi="宋体"/>
                <w:kern w:val="2"/>
                <w:sz w:val="18"/>
                <w:szCs w:val="18"/>
              </w:rPr>
              <w:t>网关CCO</w:t>
            </w:r>
          </w:p>
        </w:tc>
      </w:tr>
      <w:tr w14:paraId="49152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20C6B247">
            <w:pPr>
              <w:pStyle w:val="2"/>
              <w:tabs>
                <w:tab w:val="left" w:pos="4072"/>
              </w:tabs>
              <w:rPr>
                <w:rFonts w:ascii="宋体" w:hAnsi="宋体"/>
                <w:kern w:val="2"/>
                <w:sz w:val="18"/>
                <w:szCs w:val="18"/>
              </w:rPr>
            </w:pPr>
            <w:r>
              <w:rPr>
                <w:rFonts w:hint="eastAsia" w:ascii="宋体" w:hAnsi="宋体"/>
                <w:kern w:val="2"/>
                <w:sz w:val="18"/>
                <w:szCs w:val="18"/>
              </w:rPr>
              <w:t>30</w:t>
            </w:r>
          </w:p>
        </w:tc>
        <w:tc>
          <w:tcPr>
            <w:tcW w:w="3685" w:type="dxa"/>
          </w:tcPr>
          <w:p w14:paraId="0DFF6F61">
            <w:pPr>
              <w:pStyle w:val="2"/>
              <w:tabs>
                <w:tab w:val="left" w:pos="4072"/>
              </w:tabs>
              <w:rPr>
                <w:rFonts w:ascii="宋体" w:hAnsi="宋体"/>
                <w:kern w:val="2"/>
                <w:sz w:val="18"/>
                <w:szCs w:val="18"/>
              </w:rPr>
            </w:pPr>
            <w:r>
              <w:rPr>
                <w:rFonts w:hint="eastAsia" w:ascii="宋体" w:hAnsi="宋体"/>
                <w:kern w:val="2"/>
                <w:sz w:val="18"/>
                <w:szCs w:val="18"/>
              </w:rPr>
              <w:t>上报从节点注册结束</w:t>
            </w:r>
          </w:p>
        </w:tc>
        <w:tc>
          <w:tcPr>
            <w:tcW w:w="3544" w:type="dxa"/>
          </w:tcPr>
          <w:p w14:paraId="6CE809FE">
            <w:pPr>
              <w:pStyle w:val="2"/>
              <w:tabs>
                <w:tab w:val="left" w:pos="4072"/>
              </w:tabs>
              <w:rPr>
                <w:rFonts w:ascii="宋体" w:hAnsi="宋体"/>
                <w:kern w:val="2"/>
                <w:sz w:val="18"/>
                <w:szCs w:val="18"/>
              </w:rPr>
            </w:pPr>
            <w:r>
              <w:rPr>
                <w:rFonts w:hint="eastAsia" w:ascii="宋体" w:hAnsi="宋体"/>
                <w:kern w:val="2"/>
                <w:sz w:val="18"/>
                <w:szCs w:val="18"/>
              </w:rPr>
              <w:t>网关CCO</w:t>
            </w:r>
          </w:p>
        </w:tc>
      </w:tr>
      <w:tr w14:paraId="73DDF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746356B6">
            <w:pPr>
              <w:pStyle w:val="2"/>
              <w:tabs>
                <w:tab w:val="left" w:pos="4072"/>
              </w:tabs>
              <w:rPr>
                <w:rFonts w:ascii="宋体" w:hAnsi="宋体"/>
                <w:kern w:val="2"/>
                <w:sz w:val="18"/>
                <w:szCs w:val="18"/>
              </w:rPr>
            </w:pPr>
            <w:r>
              <w:rPr>
                <w:rFonts w:hint="eastAsia" w:ascii="宋体" w:hAnsi="宋体"/>
                <w:kern w:val="2"/>
                <w:sz w:val="18"/>
                <w:szCs w:val="18"/>
              </w:rPr>
              <w:t>31</w:t>
            </w:r>
          </w:p>
        </w:tc>
        <w:tc>
          <w:tcPr>
            <w:tcW w:w="3685" w:type="dxa"/>
          </w:tcPr>
          <w:p w14:paraId="745E0F4B">
            <w:pPr>
              <w:pStyle w:val="2"/>
              <w:tabs>
                <w:tab w:val="left" w:pos="4072"/>
              </w:tabs>
              <w:rPr>
                <w:rFonts w:ascii="宋体" w:hAnsi="宋体"/>
                <w:kern w:val="2"/>
                <w:sz w:val="18"/>
                <w:szCs w:val="18"/>
              </w:rPr>
            </w:pPr>
            <w:r>
              <w:rPr>
                <w:rFonts w:hint="eastAsia" w:ascii="宋体" w:hAnsi="宋体"/>
                <w:kern w:val="2"/>
                <w:sz w:val="18"/>
                <w:szCs w:val="18"/>
              </w:rPr>
              <w:t>上报任务状态</w:t>
            </w:r>
          </w:p>
        </w:tc>
        <w:tc>
          <w:tcPr>
            <w:tcW w:w="3544" w:type="dxa"/>
          </w:tcPr>
          <w:p w14:paraId="1B5BCC3A">
            <w:pPr>
              <w:pStyle w:val="2"/>
              <w:tabs>
                <w:tab w:val="left" w:pos="4072"/>
              </w:tabs>
              <w:rPr>
                <w:rFonts w:ascii="宋体" w:hAnsi="宋体"/>
                <w:kern w:val="2"/>
                <w:sz w:val="18"/>
                <w:szCs w:val="18"/>
              </w:rPr>
            </w:pPr>
            <w:r>
              <w:rPr>
                <w:rFonts w:hint="eastAsia" w:ascii="宋体" w:hAnsi="宋体"/>
                <w:kern w:val="2"/>
                <w:sz w:val="18"/>
                <w:szCs w:val="18"/>
              </w:rPr>
              <w:t>网关CCO</w:t>
            </w:r>
          </w:p>
        </w:tc>
      </w:tr>
      <w:tr w14:paraId="5EB00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0E512E4A">
            <w:pPr>
              <w:pStyle w:val="2"/>
              <w:tabs>
                <w:tab w:val="left" w:pos="4072"/>
              </w:tabs>
              <w:rPr>
                <w:rFonts w:ascii="宋体" w:hAnsi="宋体"/>
                <w:kern w:val="2"/>
                <w:sz w:val="18"/>
                <w:szCs w:val="18"/>
              </w:rPr>
            </w:pPr>
            <w:r>
              <w:rPr>
                <w:rFonts w:hint="eastAsia" w:ascii="宋体" w:hAnsi="宋体"/>
                <w:kern w:val="2"/>
                <w:sz w:val="18"/>
                <w:szCs w:val="18"/>
              </w:rPr>
              <w:t>32</w:t>
            </w:r>
          </w:p>
        </w:tc>
        <w:tc>
          <w:tcPr>
            <w:tcW w:w="3685" w:type="dxa"/>
          </w:tcPr>
          <w:p w14:paraId="5F584BC1">
            <w:pPr>
              <w:pStyle w:val="2"/>
              <w:tabs>
                <w:tab w:val="left" w:pos="4072"/>
              </w:tabs>
              <w:rPr>
                <w:rFonts w:ascii="宋体" w:hAnsi="宋体"/>
                <w:kern w:val="2"/>
                <w:sz w:val="18"/>
                <w:szCs w:val="18"/>
              </w:rPr>
            </w:pPr>
            <w:r>
              <w:rPr>
                <w:rFonts w:hint="eastAsia" w:ascii="宋体" w:hAnsi="宋体"/>
                <w:kern w:val="2"/>
                <w:sz w:val="18"/>
                <w:szCs w:val="18"/>
              </w:rPr>
              <w:t>请求集中器时间</w:t>
            </w:r>
          </w:p>
        </w:tc>
        <w:tc>
          <w:tcPr>
            <w:tcW w:w="3544" w:type="dxa"/>
          </w:tcPr>
          <w:p w14:paraId="5F9DC943">
            <w:pPr>
              <w:pStyle w:val="2"/>
              <w:tabs>
                <w:tab w:val="left" w:pos="4072"/>
              </w:tabs>
              <w:rPr>
                <w:rFonts w:ascii="宋体" w:hAnsi="宋体"/>
                <w:kern w:val="2"/>
                <w:sz w:val="18"/>
                <w:szCs w:val="18"/>
              </w:rPr>
            </w:pPr>
            <w:r>
              <w:rPr>
                <w:rFonts w:hint="eastAsia" w:ascii="宋体" w:hAnsi="宋体"/>
                <w:kern w:val="2"/>
                <w:sz w:val="18"/>
                <w:szCs w:val="18"/>
              </w:rPr>
              <w:t>网关CCO</w:t>
            </w:r>
          </w:p>
        </w:tc>
      </w:tr>
      <w:tr w14:paraId="1AC76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2D96DE0F">
            <w:pPr>
              <w:pStyle w:val="2"/>
              <w:tabs>
                <w:tab w:val="left" w:pos="4072"/>
              </w:tabs>
              <w:rPr>
                <w:rFonts w:ascii="宋体" w:hAnsi="宋体"/>
                <w:kern w:val="2"/>
                <w:sz w:val="18"/>
                <w:szCs w:val="18"/>
              </w:rPr>
            </w:pPr>
            <w:r>
              <w:rPr>
                <w:rFonts w:hint="eastAsia" w:ascii="宋体" w:hAnsi="宋体"/>
                <w:kern w:val="2"/>
                <w:sz w:val="18"/>
                <w:szCs w:val="18"/>
              </w:rPr>
              <w:t>33</w:t>
            </w:r>
          </w:p>
        </w:tc>
        <w:tc>
          <w:tcPr>
            <w:tcW w:w="3685" w:type="dxa"/>
          </w:tcPr>
          <w:p w14:paraId="1534CEDD">
            <w:pPr>
              <w:pStyle w:val="2"/>
              <w:tabs>
                <w:tab w:val="left" w:pos="4072"/>
              </w:tabs>
              <w:rPr>
                <w:rFonts w:ascii="宋体" w:hAnsi="宋体"/>
                <w:kern w:val="2"/>
                <w:sz w:val="18"/>
                <w:szCs w:val="18"/>
              </w:rPr>
            </w:pPr>
            <w:r>
              <w:rPr>
                <w:rFonts w:hint="eastAsia" w:ascii="宋体" w:hAnsi="宋体"/>
                <w:kern w:val="2"/>
                <w:sz w:val="18"/>
                <w:szCs w:val="18"/>
              </w:rPr>
              <w:t>启动文件传输</w:t>
            </w:r>
          </w:p>
        </w:tc>
        <w:tc>
          <w:tcPr>
            <w:tcW w:w="3544" w:type="dxa"/>
          </w:tcPr>
          <w:p w14:paraId="74BD848E">
            <w:pPr>
              <w:pStyle w:val="2"/>
              <w:tabs>
                <w:tab w:val="left" w:pos="4072"/>
              </w:tabs>
              <w:rPr>
                <w:rFonts w:ascii="宋体" w:hAnsi="宋体"/>
                <w:kern w:val="2"/>
                <w:sz w:val="18"/>
                <w:szCs w:val="18"/>
              </w:rPr>
            </w:pPr>
            <w:r>
              <w:rPr>
                <w:rFonts w:hint="eastAsia" w:ascii="宋体" w:hAnsi="宋体"/>
                <w:kern w:val="2"/>
                <w:sz w:val="18"/>
                <w:szCs w:val="18"/>
              </w:rPr>
              <w:t>网关CCO</w:t>
            </w:r>
          </w:p>
        </w:tc>
      </w:tr>
      <w:tr w14:paraId="73CE7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5E590DAF">
            <w:pPr>
              <w:pStyle w:val="2"/>
              <w:tabs>
                <w:tab w:val="left" w:pos="4072"/>
              </w:tabs>
              <w:rPr>
                <w:rFonts w:ascii="宋体" w:hAnsi="宋体"/>
                <w:kern w:val="2"/>
                <w:sz w:val="18"/>
                <w:szCs w:val="18"/>
              </w:rPr>
            </w:pPr>
            <w:r>
              <w:rPr>
                <w:rFonts w:hint="eastAsia" w:ascii="宋体" w:hAnsi="宋体"/>
                <w:kern w:val="2"/>
                <w:sz w:val="18"/>
                <w:szCs w:val="18"/>
              </w:rPr>
              <w:t>34</w:t>
            </w:r>
          </w:p>
        </w:tc>
        <w:tc>
          <w:tcPr>
            <w:tcW w:w="3685" w:type="dxa"/>
          </w:tcPr>
          <w:p w14:paraId="1D99038B">
            <w:pPr>
              <w:pStyle w:val="2"/>
              <w:tabs>
                <w:tab w:val="left" w:pos="4072"/>
              </w:tabs>
              <w:rPr>
                <w:rFonts w:ascii="宋体" w:hAnsi="宋体"/>
                <w:kern w:val="2"/>
                <w:sz w:val="18"/>
                <w:szCs w:val="18"/>
              </w:rPr>
            </w:pPr>
            <w:r>
              <w:rPr>
                <w:rFonts w:hint="eastAsia" w:ascii="宋体" w:hAnsi="宋体"/>
                <w:kern w:val="2"/>
                <w:sz w:val="18"/>
                <w:szCs w:val="18"/>
              </w:rPr>
              <w:t>传输文件内容</w:t>
            </w:r>
          </w:p>
        </w:tc>
        <w:tc>
          <w:tcPr>
            <w:tcW w:w="3544" w:type="dxa"/>
          </w:tcPr>
          <w:p w14:paraId="12355208">
            <w:pPr>
              <w:pStyle w:val="2"/>
              <w:tabs>
                <w:tab w:val="left" w:pos="4072"/>
              </w:tabs>
              <w:rPr>
                <w:rFonts w:ascii="宋体" w:hAnsi="宋体"/>
                <w:kern w:val="2"/>
                <w:sz w:val="18"/>
                <w:szCs w:val="18"/>
              </w:rPr>
            </w:pPr>
            <w:r>
              <w:rPr>
                <w:rFonts w:hint="eastAsia" w:ascii="宋体" w:hAnsi="宋体"/>
                <w:kern w:val="2"/>
                <w:sz w:val="18"/>
                <w:szCs w:val="18"/>
              </w:rPr>
              <w:t>网关CCO</w:t>
            </w:r>
          </w:p>
        </w:tc>
      </w:tr>
      <w:tr w14:paraId="065FB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1D6BC0E4">
            <w:pPr>
              <w:pStyle w:val="2"/>
              <w:tabs>
                <w:tab w:val="left" w:pos="4072"/>
              </w:tabs>
              <w:rPr>
                <w:rFonts w:ascii="宋体" w:hAnsi="宋体"/>
                <w:kern w:val="2"/>
                <w:sz w:val="18"/>
                <w:szCs w:val="18"/>
              </w:rPr>
            </w:pPr>
            <w:r>
              <w:rPr>
                <w:rFonts w:hint="eastAsia" w:ascii="宋体" w:hAnsi="宋体"/>
                <w:kern w:val="2"/>
                <w:sz w:val="18"/>
                <w:szCs w:val="18"/>
              </w:rPr>
              <w:t>35</w:t>
            </w:r>
          </w:p>
        </w:tc>
        <w:tc>
          <w:tcPr>
            <w:tcW w:w="3685" w:type="dxa"/>
          </w:tcPr>
          <w:p w14:paraId="4F76B2A6">
            <w:pPr>
              <w:pStyle w:val="2"/>
              <w:tabs>
                <w:tab w:val="left" w:pos="4072"/>
              </w:tabs>
              <w:rPr>
                <w:rFonts w:ascii="宋体" w:hAnsi="宋体"/>
                <w:kern w:val="2"/>
                <w:sz w:val="18"/>
                <w:szCs w:val="18"/>
              </w:rPr>
            </w:pPr>
            <w:r>
              <w:rPr>
                <w:rFonts w:hint="eastAsia" w:ascii="宋体" w:hAnsi="宋体"/>
                <w:kern w:val="2"/>
                <w:sz w:val="18"/>
                <w:szCs w:val="18"/>
              </w:rPr>
              <w:t>查询文件信息</w:t>
            </w:r>
          </w:p>
        </w:tc>
        <w:tc>
          <w:tcPr>
            <w:tcW w:w="3544" w:type="dxa"/>
          </w:tcPr>
          <w:p w14:paraId="553B63AB">
            <w:pPr>
              <w:pStyle w:val="2"/>
              <w:tabs>
                <w:tab w:val="left" w:pos="4072"/>
              </w:tabs>
              <w:rPr>
                <w:rFonts w:ascii="宋体" w:hAnsi="宋体"/>
                <w:kern w:val="2"/>
                <w:sz w:val="18"/>
                <w:szCs w:val="18"/>
              </w:rPr>
            </w:pPr>
            <w:r>
              <w:rPr>
                <w:rFonts w:hint="eastAsia" w:ascii="宋体" w:hAnsi="宋体"/>
                <w:kern w:val="2"/>
                <w:sz w:val="18"/>
                <w:szCs w:val="18"/>
              </w:rPr>
              <w:t>网关CCO</w:t>
            </w:r>
          </w:p>
        </w:tc>
      </w:tr>
      <w:tr w14:paraId="3FB3B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20A20A2C">
            <w:pPr>
              <w:pStyle w:val="2"/>
              <w:tabs>
                <w:tab w:val="left" w:pos="4072"/>
              </w:tabs>
              <w:rPr>
                <w:rFonts w:ascii="宋体" w:hAnsi="宋体"/>
                <w:kern w:val="2"/>
                <w:sz w:val="18"/>
                <w:szCs w:val="18"/>
              </w:rPr>
            </w:pPr>
            <w:r>
              <w:rPr>
                <w:rFonts w:hint="eastAsia" w:ascii="宋体" w:hAnsi="宋体"/>
                <w:kern w:val="2"/>
                <w:sz w:val="18"/>
                <w:szCs w:val="18"/>
              </w:rPr>
              <w:t>36</w:t>
            </w:r>
          </w:p>
        </w:tc>
        <w:tc>
          <w:tcPr>
            <w:tcW w:w="3685" w:type="dxa"/>
          </w:tcPr>
          <w:p w14:paraId="2EEF71D5">
            <w:pPr>
              <w:pStyle w:val="2"/>
              <w:tabs>
                <w:tab w:val="left" w:pos="4072"/>
              </w:tabs>
              <w:rPr>
                <w:rFonts w:ascii="宋体" w:hAnsi="宋体"/>
                <w:kern w:val="2"/>
                <w:sz w:val="18"/>
                <w:szCs w:val="18"/>
              </w:rPr>
            </w:pPr>
            <w:r>
              <w:rPr>
                <w:rFonts w:hint="eastAsia" w:ascii="宋体" w:hAnsi="宋体"/>
                <w:kern w:val="2"/>
                <w:sz w:val="18"/>
                <w:szCs w:val="18"/>
              </w:rPr>
              <w:t>查询文件处理进度</w:t>
            </w:r>
          </w:p>
        </w:tc>
        <w:tc>
          <w:tcPr>
            <w:tcW w:w="3544" w:type="dxa"/>
          </w:tcPr>
          <w:p w14:paraId="01C1F3A0">
            <w:pPr>
              <w:pStyle w:val="2"/>
              <w:tabs>
                <w:tab w:val="left" w:pos="4072"/>
              </w:tabs>
              <w:rPr>
                <w:rFonts w:ascii="宋体" w:hAnsi="宋体"/>
                <w:kern w:val="2"/>
                <w:sz w:val="18"/>
                <w:szCs w:val="18"/>
              </w:rPr>
            </w:pPr>
            <w:r>
              <w:rPr>
                <w:rFonts w:hint="eastAsia" w:ascii="宋体" w:hAnsi="宋体"/>
                <w:kern w:val="2"/>
                <w:sz w:val="18"/>
                <w:szCs w:val="18"/>
              </w:rPr>
              <w:t>网关CCO</w:t>
            </w:r>
          </w:p>
        </w:tc>
      </w:tr>
      <w:tr w14:paraId="2BE97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50AF99D5">
            <w:pPr>
              <w:pStyle w:val="2"/>
              <w:tabs>
                <w:tab w:val="left" w:pos="4072"/>
              </w:tabs>
              <w:rPr>
                <w:rFonts w:ascii="宋体" w:hAnsi="宋体"/>
                <w:kern w:val="2"/>
                <w:sz w:val="18"/>
                <w:szCs w:val="18"/>
              </w:rPr>
            </w:pPr>
            <w:r>
              <w:rPr>
                <w:rFonts w:hint="eastAsia" w:ascii="宋体" w:hAnsi="宋体"/>
                <w:kern w:val="2"/>
                <w:sz w:val="18"/>
                <w:szCs w:val="18"/>
              </w:rPr>
              <w:t>37</w:t>
            </w:r>
          </w:p>
        </w:tc>
        <w:tc>
          <w:tcPr>
            <w:tcW w:w="3685" w:type="dxa"/>
          </w:tcPr>
          <w:p w14:paraId="1E7D4F25">
            <w:pPr>
              <w:pStyle w:val="2"/>
              <w:tabs>
                <w:tab w:val="left" w:pos="4072"/>
              </w:tabs>
              <w:rPr>
                <w:rFonts w:ascii="宋体" w:hAnsi="宋体"/>
                <w:kern w:val="2"/>
                <w:sz w:val="18"/>
                <w:szCs w:val="18"/>
              </w:rPr>
            </w:pPr>
            <w:r>
              <w:rPr>
                <w:rFonts w:hint="eastAsia" w:ascii="宋体" w:hAnsi="宋体"/>
                <w:kern w:val="2"/>
                <w:sz w:val="18"/>
                <w:szCs w:val="18"/>
              </w:rPr>
              <w:t>查询文件传输失败节点</w:t>
            </w:r>
          </w:p>
        </w:tc>
        <w:tc>
          <w:tcPr>
            <w:tcW w:w="3544" w:type="dxa"/>
          </w:tcPr>
          <w:p w14:paraId="3BC1BE0A">
            <w:pPr>
              <w:pStyle w:val="2"/>
              <w:tabs>
                <w:tab w:val="left" w:pos="4072"/>
              </w:tabs>
              <w:rPr>
                <w:rFonts w:ascii="宋体" w:hAnsi="宋体"/>
                <w:kern w:val="2"/>
                <w:sz w:val="18"/>
                <w:szCs w:val="18"/>
              </w:rPr>
            </w:pPr>
            <w:r>
              <w:rPr>
                <w:rFonts w:hint="eastAsia" w:ascii="宋体" w:hAnsi="宋体"/>
                <w:kern w:val="2"/>
                <w:sz w:val="18"/>
                <w:szCs w:val="18"/>
              </w:rPr>
              <w:t>网关CCO</w:t>
            </w:r>
          </w:p>
        </w:tc>
      </w:tr>
      <w:tr w14:paraId="48851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4818D0D0">
            <w:pPr>
              <w:pStyle w:val="2"/>
              <w:tabs>
                <w:tab w:val="left" w:pos="4072"/>
              </w:tabs>
              <w:rPr>
                <w:rFonts w:ascii="宋体" w:hAnsi="宋体"/>
                <w:kern w:val="2"/>
                <w:sz w:val="18"/>
                <w:szCs w:val="18"/>
              </w:rPr>
            </w:pPr>
            <w:r>
              <w:rPr>
                <w:rFonts w:hint="eastAsia" w:ascii="宋体" w:hAnsi="宋体"/>
                <w:kern w:val="2"/>
                <w:sz w:val="18"/>
                <w:szCs w:val="18"/>
              </w:rPr>
              <w:t>38</w:t>
            </w:r>
          </w:p>
        </w:tc>
        <w:tc>
          <w:tcPr>
            <w:tcW w:w="3685" w:type="dxa"/>
          </w:tcPr>
          <w:p w14:paraId="23C2CC70">
            <w:pPr>
              <w:pStyle w:val="2"/>
              <w:tabs>
                <w:tab w:val="left" w:pos="4072"/>
              </w:tabs>
              <w:rPr>
                <w:rFonts w:ascii="宋体" w:hAnsi="宋体"/>
                <w:kern w:val="2"/>
                <w:sz w:val="18"/>
                <w:szCs w:val="18"/>
              </w:rPr>
            </w:pPr>
            <w:r>
              <w:rPr>
                <w:rFonts w:hint="eastAsia" w:ascii="宋体" w:hAnsi="宋体"/>
                <w:kern w:val="2"/>
                <w:sz w:val="18"/>
                <w:szCs w:val="18"/>
              </w:rPr>
              <w:t>识别流程</w:t>
            </w:r>
          </w:p>
        </w:tc>
        <w:tc>
          <w:tcPr>
            <w:tcW w:w="3544" w:type="dxa"/>
          </w:tcPr>
          <w:p w14:paraId="748F76BD">
            <w:pPr>
              <w:pStyle w:val="2"/>
              <w:tabs>
                <w:tab w:val="left" w:pos="4072"/>
              </w:tabs>
              <w:rPr>
                <w:rFonts w:ascii="宋体" w:hAnsi="宋体"/>
                <w:kern w:val="2"/>
                <w:sz w:val="18"/>
                <w:szCs w:val="18"/>
              </w:rPr>
            </w:pPr>
            <w:r>
              <w:rPr>
                <w:rFonts w:hint="eastAsia" w:ascii="宋体" w:hAnsi="宋体"/>
                <w:kern w:val="2"/>
                <w:sz w:val="18"/>
                <w:szCs w:val="18"/>
              </w:rPr>
              <w:t>网关CCO</w:t>
            </w:r>
          </w:p>
        </w:tc>
      </w:tr>
      <w:tr w14:paraId="152E4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3EBAFBEA">
            <w:pPr>
              <w:pStyle w:val="2"/>
              <w:tabs>
                <w:tab w:val="left" w:pos="4072"/>
              </w:tabs>
              <w:rPr>
                <w:rFonts w:ascii="宋体" w:hAnsi="宋体"/>
                <w:kern w:val="2"/>
                <w:sz w:val="18"/>
                <w:szCs w:val="18"/>
              </w:rPr>
            </w:pPr>
            <w:r>
              <w:rPr>
                <w:rFonts w:hint="eastAsia" w:ascii="宋体" w:hAnsi="宋体"/>
                <w:kern w:val="2"/>
                <w:sz w:val="18"/>
                <w:szCs w:val="18"/>
              </w:rPr>
              <w:t>39</w:t>
            </w:r>
          </w:p>
        </w:tc>
        <w:tc>
          <w:tcPr>
            <w:tcW w:w="3685" w:type="dxa"/>
          </w:tcPr>
          <w:p w14:paraId="0F6E909B">
            <w:pPr>
              <w:pStyle w:val="2"/>
              <w:tabs>
                <w:tab w:val="left" w:pos="4072"/>
              </w:tabs>
              <w:rPr>
                <w:rFonts w:ascii="宋体" w:hAnsi="宋体"/>
                <w:kern w:val="2"/>
                <w:sz w:val="18"/>
                <w:szCs w:val="18"/>
              </w:rPr>
            </w:pPr>
            <w:r>
              <w:rPr>
                <w:rFonts w:hint="eastAsia" w:ascii="宋体" w:hAnsi="宋体"/>
                <w:kern w:val="2"/>
                <w:sz w:val="18"/>
                <w:szCs w:val="18"/>
              </w:rPr>
              <w:t>档案同步流程</w:t>
            </w:r>
          </w:p>
        </w:tc>
        <w:tc>
          <w:tcPr>
            <w:tcW w:w="3544" w:type="dxa"/>
          </w:tcPr>
          <w:p w14:paraId="44C540C9">
            <w:pPr>
              <w:pStyle w:val="2"/>
              <w:tabs>
                <w:tab w:val="left" w:pos="4072"/>
              </w:tabs>
              <w:rPr>
                <w:rFonts w:ascii="宋体" w:hAnsi="宋体"/>
                <w:kern w:val="2"/>
                <w:sz w:val="18"/>
                <w:szCs w:val="18"/>
              </w:rPr>
            </w:pPr>
            <w:r>
              <w:rPr>
                <w:rFonts w:hint="eastAsia" w:ascii="宋体" w:hAnsi="宋体"/>
                <w:kern w:val="2"/>
                <w:sz w:val="18"/>
                <w:szCs w:val="18"/>
              </w:rPr>
              <w:t>网关CCO</w:t>
            </w:r>
          </w:p>
        </w:tc>
      </w:tr>
      <w:tr w14:paraId="67E47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4B9D5258">
            <w:pPr>
              <w:pStyle w:val="2"/>
              <w:tabs>
                <w:tab w:val="left" w:pos="4072"/>
              </w:tabs>
              <w:rPr>
                <w:rFonts w:ascii="宋体" w:hAnsi="宋体"/>
                <w:kern w:val="2"/>
                <w:sz w:val="18"/>
                <w:szCs w:val="18"/>
              </w:rPr>
            </w:pPr>
            <w:r>
              <w:rPr>
                <w:rFonts w:hint="eastAsia" w:ascii="宋体" w:hAnsi="宋体"/>
                <w:kern w:val="2"/>
                <w:sz w:val="18"/>
                <w:szCs w:val="18"/>
              </w:rPr>
              <w:t>40</w:t>
            </w:r>
          </w:p>
        </w:tc>
        <w:tc>
          <w:tcPr>
            <w:tcW w:w="3685" w:type="dxa"/>
          </w:tcPr>
          <w:p w14:paraId="71EADB1F">
            <w:pPr>
              <w:pStyle w:val="2"/>
              <w:tabs>
                <w:tab w:val="left" w:pos="4072"/>
              </w:tabs>
              <w:rPr>
                <w:rFonts w:ascii="宋体" w:hAnsi="宋体"/>
                <w:kern w:val="2"/>
                <w:sz w:val="18"/>
                <w:szCs w:val="18"/>
              </w:rPr>
            </w:pPr>
            <w:r>
              <w:rPr>
                <w:rFonts w:hint="eastAsia" w:ascii="宋体" w:hAnsi="宋体"/>
                <w:kern w:val="2"/>
                <w:sz w:val="18"/>
                <w:szCs w:val="18"/>
              </w:rPr>
              <w:t>任务执行流程</w:t>
            </w:r>
          </w:p>
        </w:tc>
        <w:tc>
          <w:tcPr>
            <w:tcW w:w="3544" w:type="dxa"/>
          </w:tcPr>
          <w:p w14:paraId="1A6AAE00">
            <w:pPr>
              <w:pStyle w:val="2"/>
              <w:tabs>
                <w:tab w:val="left" w:pos="4072"/>
              </w:tabs>
              <w:rPr>
                <w:rFonts w:ascii="宋体" w:hAnsi="宋体"/>
                <w:kern w:val="2"/>
                <w:sz w:val="18"/>
                <w:szCs w:val="18"/>
              </w:rPr>
            </w:pPr>
            <w:r>
              <w:rPr>
                <w:rFonts w:hint="eastAsia" w:ascii="宋体" w:hAnsi="宋体"/>
                <w:kern w:val="2"/>
                <w:sz w:val="18"/>
                <w:szCs w:val="18"/>
              </w:rPr>
              <w:t>网关CCO</w:t>
            </w:r>
          </w:p>
        </w:tc>
      </w:tr>
      <w:tr w14:paraId="013DB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716C9650">
            <w:pPr>
              <w:pStyle w:val="2"/>
              <w:tabs>
                <w:tab w:val="left" w:pos="4072"/>
              </w:tabs>
              <w:rPr>
                <w:rFonts w:ascii="宋体" w:hAnsi="宋体"/>
                <w:kern w:val="2"/>
                <w:sz w:val="18"/>
                <w:szCs w:val="18"/>
              </w:rPr>
            </w:pPr>
            <w:r>
              <w:rPr>
                <w:rFonts w:hint="eastAsia" w:ascii="宋体" w:hAnsi="宋体"/>
                <w:kern w:val="2"/>
                <w:sz w:val="18"/>
                <w:szCs w:val="18"/>
              </w:rPr>
              <w:t>41</w:t>
            </w:r>
          </w:p>
        </w:tc>
        <w:tc>
          <w:tcPr>
            <w:tcW w:w="3685" w:type="dxa"/>
          </w:tcPr>
          <w:p w14:paraId="1CE5529B">
            <w:pPr>
              <w:pStyle w:val="2"/>
              <w:tabs>
                <w:tab w:val="left" w:pos="4072"/>
              </w:tabs>
              <w:rPr>
                <w:rFonts w:ascii="宋体" w:hAnsi="宋体"/>
                <w:kern w:val="2"/>
                <w:sz w:val="18"/>
                <w:szCs w:val="18"/>
              </w:rPr>
            </w:pPr>
            <w:r>
              <w:rPr>
                <w:rFonts w:hint="eastAsia" w:ascii="宋体" w:hAnsi="宋体"/>
                <w:kern w:val="2"/>
                <w:sz w:val="18"/>
                <w:szCs w:val="18"/>
              </w:rPr>
              <w:t>容错机制流程</w:t>
            </w:r>
          </w:p>
        </w:tc>
        <w:tc>
          <w:tcPr>
            <w:tcW w:w="3544" w:type="dxa"/>
          </w:tcPr>
          <w:p w14:paraId="2E233249">
            <w:pPr>
              <w:pStyle w:val="2"/>
              <w:tabs>
                <w:tab w:val="left" w:pos="4072"/>
              </w:tabs>
              <w:rPr>
                <w:rFonts w:ascii="宋体" w:hAnsi="宋体"/>
                <w:kern w:val="2"/>
                <w:sz w:val="18"/>
                <w:szCs w:val="18"/>
              </w:rPr>
            </w:pPr>
            <w:r>
              <w:rPr>
                <w:rFonts w:hint="eastAsia" w:ascii="宋体" w:hAnsi="宋体"/>
                <w:kern w:val="2"/>
                <w:sz w:val="18"/>
                <w:szCs w:val="18"/>
              </w:rPr>
              <w:t>网关CCO</w:t>
            </w:r>
          </w:p>
        </w:tc>
      </w:tr>
      <w:tr w14:paraId="26951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27336A63">
            <w:pPr>
              <w:pStyle w:val="2"/>
              <w:tabs>
                <w:tab w:val="left" w:pos="4072"/>
              </w:tabs>
              <w:rPr>
                <w:rFonts w:ascii="宋体" w:hAnsi="宋体"/>
                <w:kern w:val="2"/>
                <w:sz w:val="18"/>
                <w:szCs w:val="18"/>
              </w:rPr>
            </w:pPr>
            <w:r>
              <w:rPr>
                <w:rFonts w:hint="eastAsia" w:ascii="宋体" w:hAnsi="宋体"/>
                <w:kern w:val="2"/>
                <w:sz w:val="18"/>
                <w:szCs w:val="18"/>
              </w:rPr>
              <w:t>42</w:t>
            </w:r>
          </w:p>
        </w:tc>
        <w:tc>
          <w:tcPr>
            <w:tcW w:w="3685" w:type="dxa"/>
          </w:tcPr>
          <w:p w14:paraId="3E1420CE">
            <w:pPr>
              <w:pStyle w:val="2"/>
              <w:tabs>
                <w:tab w:val="left" w:pos="4072"/>
              </w:tabs>
              <w:rPr>
                <w:rFonts w:ascii="宋体" w:hAnsi="宋体"/>
                <w:kern w:val="2"/>
                <w:sz w:val="18"/>
                <w:szCs w:val="18"/>
              </w:rPr>
            </w:pPr>
            <w:r>
              <w:rPr>
                <w:rFonts w:hint="eastAsia" w:ascii="宋体" w:hAnsi="宋体"/>
                <w:kern w:val="2"/>
                <w:sz w:val="18"/>
                <w:szCs w:val="18"/>
              </w:rPr>
              <w:t>从节点主动注册流程</w:t>
            </w:r>
          </w:p>
        </w:tc>
        <w:tc>
          <w:tcPr>
            <w:tcW w:w="3544" w:type="dxa"/>
          </w:tcPr>
          <w:p w14:paraId="194B4760">
            <w:pPr>
              <w:pStyle w:val="2"/>
              <w:tabs>
                <w:tab w:val="left" w:pos="4072"/>
              </w:tabs>
              <w:rPr>
                <w:rFonts w:ascii="宋体" w:hAnsi="宋体"/>
                <w:kern w:val="2"/>
                <w:sz w:val="18"/>
                <w:szCs w:val="18"/>
              </w:rPr>
            </w:pPr>
            <w:r>
              <w:rPr>
                <w:rFonts w:hint="eastAsia" w:ascii="宋体" w:hAnsi="宋体"/>
                <w:kern w:val="2"/>
                <w:sz w:val="18"/>
                <w:szCs w:val="18"/>
              </w:rPr>
              <w:t>网关CCO</w:t>
            </w:r>
          </w:p>
        </w:tc>
      </w:tr>
      <w:tr w14:paraId="5D925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1FE4E589">
            <w:pPr>
              <w:pStyle w:val="2"/>
              <w:tabs>
                <w:tab w:val="left" w:pos="4072"/>
              </w:tabs>
              <w:rPr>
                <w:rFonts w:ascii="宋体" w:hAnsi="宋体"/>
                <w:kern w:val="2"/>
                <w:sz w:val="18"/>
                <w:szCs w:val="18"/>
              </w:rPr>
            </w:pPr>
            <w:r>
              <w:rPr>
                <w:rFonts w:hint="eastAsia" w:ascii="宋体" w:hAnsi="宋体"/>
                <w:kern w:val="2"/>
                <w:sz w:val="18"/>
                <w:szCs w:val="18"/>
              </w:rPr>
              <w:t>43</w:t>
            </w:r>
          </w:p>
        </w:tc>
        <w:tc>
          <w:tcPr>
            <w:tcW w:w="3685" w:type="dxa"/>
          </w:tcPr>
          <w:p w14:paraId="7726E241">
            <w:pPr>
              <w:pStyle w:val="2"/>
              <w:tabs>
                <w:tab w:val="left" w:pos="4072"/>
              </w:tabs>
              <w:rPr>
                <w:rFonts w:ascii="宋体" w:hAnsi="宋体"/>
                <w:kern w:val="2"/>
                <w:sz w:val="18"/>
                <w:szCs w:val="18"/>
              </w:rPr>
            </w:pPr>
            <w:r>
              <w:rPr>
                <w:rFonts w:hint="eastAsia" w:ascii="宋体" w:hAnsi="宋体"/>
                <w:kern w:val="2"/>
                <w:sz w:val="18"/>
                <w:szCs w:val="18"/>
              </w:rPr>
              <w:t>文件传输流程</w:t>
            </w:r>
          </w:p>
        </w:tc>
        <w:tc>
          <w:tcPr>
            <w:tcW w:w="3544" w:type="dxa"/>
          </w:tcPr>
          <w:p w14:paraId="6081B2D4">
            <w:pPr>
              <w:pStyle w:val="2"/>
              <w:tabs>
                <w:tab w:val="left" w:pos="4072"/>
              </w:tabs>
              <w:rPr>
                <w:rFonts w:ascii="宋体" w:hAnsi="宋体"/>
                <w:kern w:val="2"/>
                <w:sz w:val="18"/>
                <w:szCs w:val="18"/>
              </w:rPr>
            </w:pPr>
            <w:r>
              <w:rPr>
                <w:rFonts w:hint="eastAsia" w:ascii="宋体" w:hAnsi="宋体"/>
                <w:kern w:val="2"/>
                <w:sz w:val="18"/>
                <w:szCs w:val="18"/>
              </w:rPr>
              <w:t>网关CCO</w:t>
            </w:r>
          </w:p>
        </w:tc>
      </w:tr>
      <w:tr w14:paraId="6516C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16548DC8">
            <w:pPr>
              <w:pStyle w:val="2"/>
              <w:tabs>
                <w:tab w:val="left" w:pos="4072"/>
              </w:tabs>
              <w:rPr>
                <w:rFonts w:ascii="宋体" w:hAnsi="宋体"/>
                <w:kern w:val="2"/>
                <w:sz w:val="18"/>
                <w:szCs w:val="18"/>
              </w:rPr>
            </w:pPr>
            <w:r>
              <w:rPr>
                <w:rFonts w:hint="eastAsia" w:ascii="宋体" w:hAnsi="宋体"/>
                <w:kern w:val="2"/>
                <w:sz w:val="18"/>
                <w:szCs w:val="18"/>
              </w:rPr>
              <w:t>44</w:t>
            </w:r>
          </w:p>
        </w:tc>
        <w:tc>
          <w:tcPr>
            <w:tcW w:w="3685" w:type="dxa"/>
          </w:tcPr>
          <w:p w14:paraId="7ECD4165">
            <w:pPr>
              <w:pStyle w:val="2"/>
              <w:tabs>
                <w:tab w:val="left" w:pos="4072"/>
              </w:tabs>
              <w:rPr>
                <w:rFonts w:ascii="宋体" w:hAnsi="宋体"/>
                <w:kern w:val="2"/>
                <w:sz w:val="18"/>
                <w:szCs w:val="18"/>
              </w:rPr>
            </w:pPr>
            <w:r>
              <w:rPr>
                <w:rFonts w:hint="eastAsia" w:ascii="宋体" w:hAnsi="宋体"/>
                <w:kern w:val="2"/>
                <w:sz w:val="18"/>
                <w:szCs w:val="18"/>
              </w:rPr>
              <w:t>终端数据上报流程</w:t>
            </w:r>
          </w:p>
        </w:tc>
        <w:tc>
          <w:tcPr>
            <w:tcW w:w="3544" w:type="dxa"/>
          </w:tcPr>
          <w:p w14:paraId="653BD647">
            <w:pPr>
              <w:pStyle w:val="2"/>
              <w:tabs>
                <w:tab w:val="left" w:pos="4072"/>
              </w:tabs>
              <w:rPr>
                <w:rFonts w:ascii="宋体" w:hAnsi="宋体"/>
                <w:kern w:val="2"/>
                <w:sz w:val="18"/>
                <w:szCs w:val="18"/>
              </w:rPr>
            </w:pPr>
            <w:r>
              <w:rPr>
                <w:rFonts w:hint="eastAsia" w:ascii="宋体" w:hAnsi="宋体"/>
                <w:kern w:val="2"/>
                <w:sz w:val="18"/>
                <w:szCs w:val="18"/>
              </w:rPr>
              <w:t>终端STA</w:t>
            </w:r>
          </w:p>
        </w:tc>
      </w:tr>
      <w:tr w14:paraId="68BF3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7204BD56">
            <w:pPr>
              <w:pStyle w:val="2"/>
              <w:tabs>
                <w:tab w:val="left" w:pos="4072"/>
              </w:tabs>
              <w:rPr>
                <w:rFonts w:ascii="宋体" w:hAnsi="宋体"/>
                <w:kern w:val="2"/>
                <w:sz w:val="18"/>
                <w:szCs w:val="18"/>
              </w:rPr>
            </w:pPr>
            <w:r>
              <w:rPr>
                <w:rFonts w:hint="eastAsia" w:ascii="宋体" w:hAnsi="宋体"/>
                <w:kern w:val="2"/>
                <w:sz w:val="18"/>
                <w:szCs w:val="18"/>
              </w:rPr>
              <w:t>45</w:t>
            </w:r>
          </w:p>
        </w:tc>
        <w:tc>
          <w:tcPr>
            <w:tcW w:w="3685" w:type="dxa"/>
          </w:tcPr>
          <w:p w14:paraId="05BAA65C">
            <w:pPr>
              <w:pStyle w:val="2"/>
              <w:tabs>
                <w:tab w:val="left" w:pos="4072"/>
              </w:tabs>
              <w:rPr>
                <w:rFonts w:ascii="宋体" w:hAnsi="宋体"/>
                <w:kern w:val="2"/>
                <w:sz w:val="18"/>
                <w:szCs w:val="18"/>
              </w:rPr>
            </w:pPr>
            <w:r>
              <w:rPr>
                <w:rFonts w:hint="eastAsia" w:ascii="宋体" w:hAnsi="宋体"/>
                <w:kern w:val="2"/>
                <w:sz w:val="18"/>
                <w:szCs w:val="18"/>
              </w:rPr>
              <w:t>查询MAC地址、厂商代码和版本信息</w:t>
            </w:r>
          </w:p>
        </w:tc>
        <w:tc>
          <w:tcPr>
            <w:tcW w:w="3544" w:type="dxa"/>
          </w:tcPr>
          <w:p w14:paraId="3A311895">
            <w:pPr>
              <w:pStyle w:val="2"/>
              <w:tabs>
                <w:tab w:val="left" w:pos="4072"/>
              </w:tabs>
              <w:rPr>
                <w:rFonts w:ascii="宋体" w:hAnsi="宋体"/>
                <w:kern w:val="2"/>
                <w:sz w:val="18"/>
                <w:szCs w:val="18"/>
              </w:rPr>
            </w:pPr>
            <w:r>
              <w:rPr>
                <w:rFonts w:hint="eastAsia" w:ascii="宋体" w:hAnsi="宋体"/>
                <w:kern w:val="2"/>
                <w:sz w:val="18"/>
                <w:szCs w:val="18"/>
              </w:rPr>
              <w:t>终端STA</w:t>
            </w:r>
          </w:p>
        </w:tc>
      </w:tr>
      <w:tr w14:paraId="57442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6666A9B5">
            <w:pPr>
              <w:pStyle w:val="2"/>
              <w:tabs>
                <w:tab w:val="left" w:pos="4072"/>
              </w:tabs>
              <w:rPr>
                <w:rFonts w:ascii="宋体" w:hAnsi="宋体"/>
                <w:kern w:val="2"/>
                <w:sz w:val="18"/>
                <w:szCs w:val="18"/>
              </w:rPr>
            </w:pPr>
            <w:r>
              <w:rPr>
                <w:rFonts w:hint="eastAsia" w:ascii="宋体" w:hAnsi="宋体"/>
                <w:kern w:val="2"/>
                <w:sz w:val="18"/>
                <w:szCs w:val="18"/>
              </w:rPr>
              <w:t>46</w:t>
            </w:r>
          </w:p>
        </w:tc>
        <w:tc>
          <w:tcPr>
            <w:tcW w:w="3685" w:type="dxa"/>
          </w:tcPr>
          <w:p w14:paraId="76766F75">
            <w:pPr>
              <w:pStyle w:val="2"/>
              <w:tabs>
                <w:tab w:val="left" w:pos="4072"/>
              </w:tabs>
              <w:rPr>
                <w:rFonts w:ascii="宋体" w:hAnsi="宋体"/>
                <w:kern w:val="2"/>
                <w:sz w:val="18"/>
                <w:szCs w:val="18"/>
              </w:rPr>
            </w:pPr>
            <w:r>
              <w:rPr>
                <w:rFonts w:hint="eastAsia" w:ascii="宋体" w:hAnsi="宋体"/>
                <w:kern w:val="2"/>
                <w:sz w:val="18"/>
                <w:szCs w:val="18"/>
              </w:rPr>
              <w:t>容错机制</w:t>
            </w:r>
          </w:p>
        </w:tc>
        <w:tc>
          <w:tcPr>
            <w:tcW w:w="3544" w:type="dxa"/>
          </w:tcPr>
          <w:p w14:paraId="38879017">
            <w:pPr>
              <w:pStyle w:val="2"/>
              <w:tabs>
                <w:tab w:val="left" w:pos="4072"/>
              </w:tabs>
              <w:rPr>
                <w:rFonts w:ascii="宋体" w:hAnsi="宋体"/>
                <w:kern w:val="2"/>
                <w:sz w:val="18"/>
                <w:szCs w:val="18"/>
              </w:rPr>
            </w:pPr>
            <w:r>
              <w:rPr>
                <w:rFonts w:hint="eastAsia" w:ascii="宋体" w:hAnsi="宋体"/>
                <w:kern w:val="2"/>
                <w:sz w:val="18"/>
                <w:szCs w:val="18"/>
              </w:rPr>
              <w:t>I型采集器STA</w:t>
            </w:r>
          </w:p>
        </w:tc>
      </w:tr>
      <w:tr w14:paraId="621F8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7D8C8569">
            <w:pPr>
              <w:pStyle w:val="2"/>
              <w:tabs>
                <w:tab w:val="left" w:pos="4072"/>
              </w:tabs>
              <w:rPr>
                <w:rFonts w:ascii="宋体" w:hAnsi="宋体"/>
                <w:kern w:val="2"/>
                <w:sz w:val="18"/>
                <w:szCs w:val="18"/>
              </w:rPr>
            </w:pPr>
            <w:r>
              <w:rPr>
                <w:rFonts w:hint="eastAsia" w:ascii="宋体" w:hAnsi="宋体"/>
                <w:kern w:val="2"/>
                <w:sz w:val="18"/>
                <w:szCs w:val="18"/>
              </w:rPr>
              <w:t>47</w:t>
            </w:r>
          </w:p>
        </w:tc>
        <w:tc>
          <w:tcPr>
            <w:tcW w:w="3685" w:type="dxa"/>
          </w:tcPr>
          <w:p w14:paraId="1C21F435">
            <w:pPr>
              <w:pStyle w:val="2"/>
              <w:tabs>
                <w:tab w:val="left" w:pos="4072"/>
              </w:tabs>
              <w:rPr>
                <w:rFonts w:ascii="宋体" w:hAnsi="宋体"/>
                <w:kern w:val="2"/>
                <w:sz w:val="18"/>
                <w:szCs w:val="18"/>
              </w:rPr>
            </w:pPr>
            <w:r>
              <w:rPr>
                <w:rFonts w:hint="eastAsia" w:ascii="宋体" w:hAnsi="宋体"/>
                <w:kern w:val="2"/>
                <w:sz w:val="18"/>
                <w:szCs w:val="18"/>
              </w:rPr>
              <w:t>复位启动流程</w:t>
            </w:r>
          </w:p>
        </w:tc>
        <w:tc>
          <w:tcPr>
            <w:tcW w:w="3544" w:type="dxa"/>
          </w:tcPr>
          <w:p w14:paraId="748E5AC6">
            <w:pPr>
              <w:pStyle w:val="2"/>
              <w:tabs>
                <w:tab w:val="left" w:pos="4072"/>
              </w:tabs>
              <w:rPr>
                <w:rFonts w:ascii="宋体" w:hAnsi="宋体"/>
                <w:kern w:val="2"/>
                <w:sz w:val="18"/>
                <w:szCs w:val="18"/>
              </w:rPr>
            </w:pPr>
            <w:r>
              <w:rPr>
                <w:rFonts w:hint="eastAsia" w:ascii="宋体" w:hAnsi="宋体"/>
                <w:kern w:val="2"/>
                <w:sz w:val="18"/>
                <w:szCs w:val="18"/>
              </w:rPr>
              <w:t>I型采集器STA</w:t>
            </w:r>
          </w:p>
        </w:tc>
      </w:tr>
      <w:tr w14:paraId="3A535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63C7CA74">
            <w:pPr>
              <w:pStyle w:val="2"/>
              <w:tabs>
                <w:tab w:val="left" w:pos="4072"/>
              </w:tabs>
              <w:rPr>
                <w:rFonts w:ascii="宋体" w:hAnsi="宋体"/>
                <w:kern w:val="2"/>
                <w:sz w:val="18"/>
                <w:szCs w:val="18"/>
              </w:rPr>
            </w:pPr>
            <w:r>
              <w:rPr>
                <w:rFonts w:hint="eastAsia" w:ascii="宋体" w:hAnsi="宋体"/>
                <w:kern w:val="2"/>
                <w:sz w:val="18"/>
                <w:szCs w:val="18"/>
              </w:rPr>
              <w:t>48</w:t>
            </w:r>
          </w:p>
        </w:tc>
        <w:tc>
          <w:tcPr>
            <w:tcW w:w="3685" w:type="dxa"/>
          </w:tcPr>
          <w:p w14:paraId="77B643D5">
            <w:pPr>
              <w:pStyle w:val="2"/>
              <w:tabs>
                <w:tab w:val="left" w:pos="4072"/>
              </w:tabs>
              <w:rPr>
                <w:rFonts w:ascii="宋体" w:hAnsi="宋体"/>
                <w:kern w:val="2"/>
                <w:sz w:val="18"/>
                <w:szCs w:val="18"/>
              </w:rPr>
            </w:pPr>
            <w:r>
              <w:rPr>
                <w:rFonts w:hint="eastAsia" w:ascii="宋体" w:hAnsi="宋体"/>
                <w:kern w:val="2"/>
                <w:sz w:val="18"/>
                <w:szCs w:val="18"/>
              </w:rPr>
              <w:t>模块识别流程</w:t>
            </w:r>
          </w:p>
        </w:tc>
        <w:tc>
          <w:tcPr>
            <w:tcW w:w="3544" w:type="dxa"/>
          </w:tcPr>
          <w:p w14:paraId="287BEDE8">
            <w:pPr>
              <w:pStyle w:val="2"/>
              <w:tabs>
                <w:tab w:val="left" w:pos="4072"/>
              </w:tabs>
              <w:rPr>
                <w:rFonts w:ascii="宋体" w:hAnsi="宋体"/>
                <w:kern w:val="2"/>
                <w:sz w:val="18"/>
                <w:szCs w:val="18"/>
              </w:rPr>
            </w:pPr>
            <w:r>
              <w:rPr>
                <w:rFonts w:hint="eastAsia" w:ascii="宋体" w:hAnsi="宋体"/>
                <w:kern w:val="2"/>
                <w:sz w:val="18"/>
                <w:szCs w:val="18"/>
              </w:rPr>
              <w:t>I型采集器STA</w:t>
            </w:r>
          </w:p>
        </w:tc>
      </w:tr>
      <w:tr w14:paraId="7EAA1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02" w:type="dxa"/>
          </w:tcPr>
          <w:p w14:paraId="3DD80404">
            <w:pPr>
              <w:pStyle w:val="2"/>
              <w:tabs>
                <w:tab w:val="left" w:pos="4072"/>
              </w:tabs>
              <w:rPr>
                <w:rFonts w:ascii="宋体" w:hAnsi="宋体"/>
                <w:kern w:val="2"/>
                <w:sz w:val="18"/>
                <w:szCs w:val="18"/>
              </w:rPr>
            </w:pPr>
            <w:r>
              <w:rPr>
                <w:rFonts w:hint="eastAsia" w:ascii="宋体" w:hAnsi="宋体"/>
                <w:kern w:val="2"/>
                <w:sz w:val="18"/>
                <w:szCs w:val="18"/>
              </w:rPr>
              <w:t>49</w:t>
            </w:r>
          </w:p>
        </w:tc>
        <w:tc>
          <w:tcPr>
            <w:tcW w:w="3685" w:type="dxa"/>
          </w:tcPr>
          <w:p w14:paraId="7BB0585F">
            <w:pPr>
              <w:pStyle w:val="2"/>
              <w:tabs>
                <w:tab w:val="left" w:pos="4072"/>
              </w:tabs>
              <w:rPr>
                <w:rFonts w:ascii="宋体" w:hAnsi="宋体"/>
                <w:kern w:val="2"/>
                <w:sz w:val="18"/>
                <w:szCs w:val="18"/>
              </w:rPr>
            </w:pPr>
            <w:r>
              <w:rPr>
                <w:rFonts w:hint="eastAsia" w:ascii="宋体" w:hAnsi="宋体"/>
                <w:kern w:val="2"/>
                <w:sz w:val="18"/>
                <w:szCs w:val="18"/>
              </w:rPr>
              <w:t>转发数据流程</w:t>
            </w:r>
          </w:p>
        </w:tc>
        <w:tc>
          <w:tcPr>
            <w:tcW w:w="3544" w:type="dxa"/>
          </w:tcPr>
          <w:p w14:paraId="073DE31F">
            <w:pPr>
              <w:pStyle w:val="2"/>
              <w:tabs>
                <w:tab w:val="left" w:pos="4072"/>
              </w:tabs>
              <w:rPr>
                <w:rFonts w:ascii="宋体" w:hAnsi="宋体"/>
                <w:kern w:val="2"/>
                <w:sz w:val="18"/>
                <w:szCs w:val="18"/>
              </w:rPr>
            </w:pPr>
            <w:r>
              <w:rPr>
                <w:rFonts w:hint="eastAsia" w:ascii="宋体" w:hAnsi="宋体"/>
                <w:kern w:val="2"/>
                <w:sz w:val="18"/>
                <w:szCs w:val="18"/>
              </w:rPr>
              <w:t>I型采集器STA</w:t>
            </w:r>
          </w:p>
        </w:tc>
      </w:tr>
    </w:tbl>
    <w:p w14:paraId="615967B6">
      <w:pPr>
        <w:ind w:firstLine="407" w:firstLineChars="194"/>
        <w:rPr>
          <w:rFonts w:ascii="黑体" w:hAnsi="黑体" w:eastAsia="黑体" w:cs="黑体"/>
        </w:rPr>
      </w:pPr>
    </w:p>
    <w:p w14:paraId="3F7E0F8C">
      <w:pPr>
        <w:pStyle w:val="5"/>
        <w:tabs>
          <w:tab w:val="left" w:pos="420"/>
        </w:tabs>
      </w:pPr>
      <w:ins w:id="62" w:author="zhangbs" w:date="2026-02-21T19:56:00Z">
        <w:r>
          <w:rPr>
            <w:rFonts w:hint="eastAsia"/>
            <w:lang w:val="en-US" w:eastAsia="zh-CN"/>
          </w:rPr>
          <w:t xml:space="preserve"> </w:t>
        </w:r>
      </w:ins>
      <w:r>
        <w:rPr>
          <w:rFonts w:hint="eastAsia"/>
        </w:rPr>
        <w:t>互联互通测试</w:t>
      </w:r>
    </w:p>
    <w:p w14:paraId="5B8C25A5">
      <w:pPr>
        <w:pStyle w:val="6"/>
        <w:tabs>
          <w:tab w:val="left" w:pos="640"/>
        </w:tabs>
      </w:pPr>
      <w:ins w:id="63" w:author="zhangbs" w:date="2026-02-21T19:55:58Z">
        <w:r>
          <w:rPr>
            <w:rFonts w:hint="eastAsia"/>
            <w:lang w:val="en-US" w:eastAsia="zh-CN"/>
          </w:rPr>
          <w:t xml:space="preserve"> </w:t>
        </w:r>
      </w:ins>
      <w:r>
        <w:rPr>
          <w:rFonts w:hint="eastAsia"/>
        </w:rPr>
        <w:t>性能测试</w:t>
      </w:r>
    </w:p>
    <w:p w14:paraId="2C4F96AB">
      <w:pPr>
        <w:pStyle w:val="7"/>
        <w:tabs>
          <w:tab w:val="left" w:pos="840"/>
        </w:tabs>
        <w:ind w:left="862" w:hanging="862"/>
      </w:pPr>
      <w:ins w:id="64" w:author="zhangbs" w:date="2026-02-21T19:55:56Z">
        <w:r>
          <w:rPr>
            <w:rFonts w:hint="eastAsia"/>
            <w:lang w:val="en-US" w:eastAsia="zh-CN"/>
          </w:rPr>
          <w:t xml:space="preserve"> </w:t>
        </w:r>
      </w:ins>
      <w:r>
        <w:rPr>
          <w:rFonts w:hint="eastAsia"/>
        </w:rPr>
        <w:t>工作频段测试</w:t>
      </w:r>
    </w:p>
    <w:p w14:paraId="490C2021">
      <w:pPr>
        <w:ind w:firstLine="407" w:firstLineChars="194"/>
        <w:rPr>
          <w:rFonts w:ascii="宋体" w:hAnsi="宋体"/>
        </w:rPr>
      </w:pPr>
      <w:r>
        <w:rPr>
          <w:rFonts w:hint="eastAsia" w:ascii="宋体" w:hAnsi="宋体"/>
        </w:rPr>
        <w:t>工作频段测试原理如图</w:t>
      </w:r>
      <w:r>
        <w:rPr>
          <w:rFonts w:ascii="宋体" w:hAnsi="宋体"/>
        </w:rPr>
        <w:t>2</w:t>
      </w:r>
      <w:r>
        <w:rPr>
          <w:rFonts w:hint="eastAsia" w:ascii="宋体" w:hAnsi="宋体"/>
        </w:rPr>
        <w:t>所示。</w:t>
      </w:r>
    </w:p>
    <w:p w14:paraId="5805B07A">
      <w:pPr>
        <w:tabs>
          <w:tab w:val="left" w:pos="4210"/>
        </w:tabs>
        <w:ind w:firstLine="407" w:firstLineChars="194"/>
      </w:pPr>
      <w:r>
        <w:rPr>
          <w:rFonts w:hint="eastAsia"/>
        </w:rPr>
        <mc:AlternateContent>
          <mc:Choice Requires="wpg">
            <w:drawing>
              <wp:anchor distT="0" distB="0" distL="114300" distR="114300" simplePos="0" relativeHeight="251660288" behindDoc="1" locked="0" layoutInCell="1" allowOverlap="1">
                <wp:simplePos x="0" y="0"/>
                <wp:positionH relativeFrom="page">
                  <wp:posOffset>1586865</wp:posOffset>
                </wp:positionH>
                <wp:positionV relativeFrom="paragraph">
                  <wp:posOffset>26035</wp:posOffset>
                </wp:positionV>
                <wp:extent cx="4547870" cy="2294255"/>
                <wp:effectExtent l="5715" t="10795" r="8890" b="0"/>
                <wp:wrapNone/>
                <wp:docPr id="961539903" name="组合 37"/>
                <wp:cNvGraphicFramePr/>
                <a:graphic xmlns:a="http://schemas.openxmlformats.org/drawingml/2006/main">
                  <a:graphicData uri="http://schemas.microsoft.com/office/word/2010/wordprocessingGroup">
                    <wpg:wgp>
                      <wpg:cNvGrpSpPr/>
                      <wpg:grpSpPr>
                        <a:xfrm>
                          <a:off x="0" y="0"/>
                          <a:ext cx="4547870" cy="2294255"/>
                          <a:chOff x="2508" y="927"/>
                          <a:chExt cx="7162" cy="3613"/>
                        </a:xfrm>
                      </wpg:grpSpPr>
                      <wps:wsp>
                        <wps:cNvPr id="198960662" name="矩形 11"/>
                        <wps:cNvSpPr>
                          <a:spLocks noChangeArrowheads="1"/>
                        </wps:cNvSpPr>
                        <wps:spPr bwMode="auto">
                          <a:xfrm>
                            <a:off x="3161" y="2629"/>
                            <a:ext cx="1415" cy="1134"/>
                          </a:xfrm>
                          <a:prstGeom prst="rect">
                            <a:avLst/>
                          </a:prstGeom>
                          <a:noFill/>
                          <a:ln>
                            <a:noFill/>
                          </a:ln>
                        </wps:spPr>
                        <wps:bodyPr rot="0" vert="horz" wrap="square" lIns="91440" tIns="45720" rIns="91440" bIns="45720" anchor="t" anchorCtr="0" upright="1">
                          <a:noAutofit/>
                        </wps:bodyPr>
                      </wps:wsp>
                      <wps:wsp>
                        <wps:cNvPr id="1931955488" name="矩形 12"/>
                        <wps:cNvSpPr>
                          <a:spLocks noChangeArrowheads="1"/>
                        </wps:cNvSpPr>
                        <wps:spPr bwMode="auto">
                          <a:xfrm>
                            <a:off x="3161" y="2629"/>
                            <a:ext cx="1415" cy="1134"/>
                          </a:xfrm>
                          <a:prstGeom prst="rect">
                            <a:avLst/>
                          </a:prstGeom>
                          <a:noFill/>
                          <a:ln w="3044">
                            <a:solidFill>
                              <a:srgbClr val="000000"/>
                            </a:solidFill>
                            <a:miter lim="800000"/>
                          </a:ln>
                        </wps:spPr>
                        <wps:bodyPr rot="0" vert="horz" wrap="square" lIns="91440" tIns="45720" rIns="91440" bIns="45720" anchor="t" anchorCtr="0" upright="1">
                          <a:noAutofit/>
                        </wps:bodyPr>
                      </wps:wsp>
                      <wps:wsp>
                        <wps:cNvPr id="1519174862" name="矩形 13"/>
                        <wps:cNvSpPr>
                          <a:spLocks noChangeArrowheads="1"/>
                        </wps:cNvSpPr>
                        <wps:spPr bwMode="auto">
                          <a:xfrm>
                            <a:off x="5706" y="2912"/>
                            <a:ext cx="1415" cy="567"/>
                          </a:xfrm>
                          <a:prstGeom prst="rect">
                            <a:avLst/>
                          </a:prstGeom>
                          <a:noFill/>
                          <a:ln>
                            <a:noFill/>
                          </a:ln>
                        </wps:spPr>
                        <wps:bodyPr rot="0" vert="horz" wrap="square" lIns="91440" tIns="45720" rIns="91440" bIns="45720" anchor="t" anchorCtr="0" upright="1">
                          <a:noAutofit/>
                        </wps:bodyPr>
                      </wps:wsp>
                      <wps:wsp>
                        <wps:cNvPr id="2119711127" name="矩形 14"/>
                        <wps:cNvSpPr>
                          <a:spLocks noChangeArrowheads="1"/>
                        </wps:cNvSpPr>
                        <wps:spPr bwMode="auto">
                          <a:xfrm>
                            <a:off x="5706" y="2912"/>
                            <a:ext cx="1415" cy="567"/>
                          </a:xfrm>
                          <a:prstGeom prst="rect">
                            <a:avLst/>
                          </a:prstGeom>
                          <a:noFill/>
                          <a:ln w="3046">
                            <a:solidFill>
                              <a:srgbClr val="000000"/>
                            </a:solidFill>
                            <a:miter lim="800000"/>
                          </a:ln>
                        </wps:spPr>
                        <wps:bodyPr rot="0" vert="horz" wrap="square" lIns="91440" tIns="45720" rIns="91440" bIns="45720" anchor="t" anchorCtr="0" upright="1">
                          <a:noAutofit/>
                        </wps:bodyPr>
                      </wps:wsp>
                      <wps:wsp>
                        <wps:cNvPr id="426923772" name="矩形 15"/>
                        <wps:cNvSpPr>
                          <a:spLocks noChangeArrowheads="1"/>
                        </wps:cNvSpPr>
                        <wps:spPr bwMode="auto">
                          <a:xfrm>
                            <a:off x="4292" y="929"/>
                            <a:ext cx="1415" cy="1134"/>
                          </a:xfrm>
                          <a:prstGeom prst="rect">
                            <a:avLst/>
                          </a:prstGeom>
                          <a:noFill/>
                          <a:ln>
                            <a:noFill/>
                          </a:ln>
                        </wps:spPr>
                        <wps:bodyPr rot="0" vert="horz" wrap="square" lIns="91440" tIns="45720" rIns="91440" bIns="45720" anchor="t" anchorCtr="0" upright="1">
                          <a:noAutofit/>
                        </wps:bodyPr>
                      </wps:wsp>
                      <wps:wsp>
                        <wps:cNvPr id="999157289" name="矩形 16"/>
                        <wps:cNvSpPr>
                          <a:spLocks noChangeArrowheads="1"/>
                        </wps:cNvSpPr>
                        <wps:spPr bwMode="auto">
                          <a:xfrm>
                            <a:off x="4292" y="929"/>
                            <a:ext cx="1415" cy="1134"/>
                          </a:xfrm>
                          <a:prstGeom prst="rect">
                            <a:avLst/>
                          </a:prstGeom>
                          <a:noFill/>
                          <a:ln w="3044">
                            <a:solidFill>
                              <a:srgbClr val="000000"/>
                            </a:solidFill>
                            <a:miter lim="800000"/>
                          </a:ln>
                        </wps:spPr>
                        <wps:bodyPr rot="0" vert="horz" wrap="square" lIns="91440" tIns="45720" rIns="91440" bIns="45720" anchor="t" anchorCtr="0" upright="1">
                          <a:noAutofit/>
                        </wps:bodyPr>
                      </wps:wsp>
                      <wps:wsp>
                        <wps:cNvPr id="2016995808" name="任意多边形 17"/>
                        <wps:cNvSpPr>
                          <a:spLocks noChangeArrowheads="1"/>
                        </wps:cNvSpPr>
                        <wps:spPr bwMode="auto">
                          <a:xfrm>
                            <a:off x="112" y="5214"/>
                            <a:ext cx="3119" cy="2126"/>
                          </a:xfrm>
                          <a:custGeom>
                            <a:avLst/>
                            <a:gdLst>
                              <a:gd name="T0" fmla="*/ 2483 w 3119"/>
                              <a:gd name="T1" fmla="*/ -4001 h 2126"/>
                              <a:gd name="T2" fmla="*/ 4181 w 3119"/>
                              <a:gd name="T3" fmla="*/ -4001 h 2126"/>
                              <a:gd name="T4" fmla="*/ 2483 w 3119"/>
                              <a:gd name="T5" fmla="*/ -3435 h 2126"/>
                              <a:gd name="T6" fmla="*/ 4181 w 3119"/>
                              <a:gd name="T7" fmla="*/ -3435 h 2126"/>
                              <a:gd name="T8" fmla="*/ 4746 w 3119"/>
                              <a:gd name="T9" fmla="*/ -3151 h 2126"/>
                              <a:gd name="T10" fmla="*/ 4746 w 3119"/>
                              <a:gd name="T11" fmla="*/ -2207 h 2126"/>
                              <a:gd name="T12" fmla="*/ 5029 w 3119"/>
                              <a:gd name="T13" fmla="*/ -3151 h 2126"/>
                              <a:gd name="T14" fmla="*/ 5029 w 3119"/>
                              <a:gd name="T15" fmla="*/ -2301 h 2126"/>
                              <a:gd name="T16" fmla="*/ 4463 w 3119"/>
                              <a:gd name="T17" fmla="*/ -2160 h 2126"/>
                              <a:gd name="T18" fmla="*/ 5595 w 3119"/>
                              <a:gd name="T19" fmla="*/ -2167 h 2126"/>
                              <a:gd name="T20" fmla="*/ 4463 w 3119"/>
                              <a:gd name="T21" fmla="*/ -1876 h 2126"/>
                              <a:gd name="T22" fmla="*/ 5595 w 3119"/>
                              <a:gd name="T23" fmla="*/ -1876 h 2126"/>
                              <a:gd name="T24" fmla="*/ 5029 w 3119"/>
                              <a:gd name="T25" fmla="*/ -2301 h 2126"/>
                              <a:gd name="T26" fmla="*/ 5029 w 3119"/>
                              <a:gd name="T27" fmla="*/ -1876 h 212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19" h="2126">
                                <a:moveTo>
                                  <a:pt x="2483" y="-4001"/>
                                </a:moveTo>
                                <a:lnTo>
                                  <a:pt x="4181" y="-4001"/>
                                </a:lnTo>
                                <a:moveTo>
                                  <a:pt x="2483" y="-3435"/>
                                </a:moveTo>
                                <a:lnTo>
                                  <a:pt x="4181" y="-3435"/>
                                </a:lnTo>
                                <a:moveTo>
                                  <a:pt x="4746" y="-3151"/>
                                </a:moveTo>
                                <a:lnTo>
                                  <a:pt x="4746" y="-2207"/>
                                </a:lnTo>
                                <a:moveTo>
                                  <a:pt x="5029" y="-3151"/>
                                </a:moveTo>
                                <a:lnTo>
                                  <a:pt x="5029" y="-2301"/>
                                </a:lnTo>
                                <a:moveTo>
                                  <a:pt x="4463" y="-2160"/>
                                </a:moveTo>
                                <a:lnTo>
                                  <a:pt x="5595" y="-2167"/>
                                </a:lnTo>
                                <a:moveTo>
                                  <a:pt x="4463" y="-1876"/>
                                </a:moveTo>
                                <a:lnTo>
                                  <a:pt x="5595" y="-1876"/>
                                </a:lnTo>
                                <a:moveTo>
                                  <a:pt x="5029" y="-2301"/>
                                </a:moveTo>
                                <a:lnTo>
                                  <a:pt x="5029" y="-1876"/>
                                </a:lnTo>
                              </a:path>
                            </a:pathLst>
                          </a:custGeom>
                          <a:noFill/>
                          <a:ln w="27395" cmpd="sng">
                            <a:solidFill>
                              <a:srgbClr val="000000"/>
                            </a:solidFill>
                            <a:round/>
                          </a:ln>
                        </wps:spPr>
                        <wps:bodyPr rot="0" vert="horz" wrap="square" lIns="91440" tIns="45720" rIns="91440" bIns="45720" anchor="t" anchorCtr="0" upright="1">
                          <a:noAutofit/>
                        </wps:bodyPr>
                      </wps:wsp>
                      <wps:wsp>
                        <wps:cNvPr id="489473018" name="矩形 18"/>
                        <wps:cNvSpPr>
                          <a:spLocks noChangeArrowheads="1"/>
                        </wps:cNvSpPr>
                        <wps:spPr bwMode="auto">
                          <a:xfrm>
                            <a:off x="8252" y="2629"/>
                            <a:ext cx="1415" cy="1134"/>
                          </a:xfrm>
                          <a:prstGeom prst="rect">
                            <a:avLst/>
                          </a:prstGeom>
                          <a:noFill/>
                          <a:ln>
                            <a:noFill/>
                          </a:ln>
                        </wps:spPr>
                        <wps:bodyPr rot="0" vert="horz" wrap="square" lIns="91440" tIns="45720" rIns="91440" bIns="45720" anchor="t" anchorCtr="0" upright="1">
                          <a:noAutofit/>
                        </wps:bodyPr>
                      </wps:wsp>
                      <wps:wsp>
                        <wps:cNvPr id="429142789" name="矩形 19"/>
                        <wps:cNvSpPr>
                          <a:spLocks noChangeArrowheads="1"/>
                        </wps:cNvSpPr>
                        <wps:spPr bwMode="auto">
                          <a:xfrm>
                            <a:off x="8252" y="2629"/>
                            <a:ext cx="1415" cy="1134"/>
                          </a:xfrm>
                          <a:prstGeom prst="rect">
                            <a:avLst/>
                          </a:prstGeom>
                          <a:noFill/>
                          <a:ln w="3044">
                            <a:solidFill>
                              <a:srgbClr val="000000"/>
                            </a:solidFill>
                            <a:miter lim="800000"/>
                          </a:ln>
                        </wps:spPr>
                        <wps:bodyPr rot="0" vert="horz" wrap="square" lIns="91440" tIns="45720" rIns="91440" bIns="45720" anchor="t" anchorCtr="0" upright="1">
                          <a:noAutofit/>
                        </wps:bodyPr>
                      </wps:wsp>
                      <wps:wsp>
                        <wps:cNvPr id="1639155160" name="任意多边形 20"/>
                        <wps:cNvSpPr>
                          <a:spLocks noChangeArrowheads="1"/>
                        </wps:cNvSpPr>
                        <wps:spPr bwMode="auto">
                          <a:xfrm>
                            <a:off x="4647" y="7049"/>
                            <a:ext cx="1134" cy="291"/>
                          </a:xfrm>
                          <a:custGeom>
                            <a:avLst/>
                            <a:gdLst>
                              <a:gd name="T0" fmla="*/ 2473 w 1134"/>
                              <a:gd name="T1" fmla="*/ -3996 h 291"/>
                              <a:gd name="T2" fmla="*/ 3605 w 1134"/>
                              <a:gd name="T3" fmla="*/ -4003 h 291"/>
                              <a:gd name="T4" fmla="*/ 2473 w 1134"/>
                              <a:gd name="T5" fmla="*/ -3712 h 291"/>
                              <a:gd name="T6" fmla="*/ 3605 w 1134"/>
                              <a:gd name="T7" fmla="*/ -3712 h 291"/>
                            </a:gdLst>
                            <a:ahLst/>
                            <a:cxnLst>
                              <a:cxn ang="0">
                                <a:pos x="T0" y="T1"/>
                              </a:cxn>
                              <a:cxn ang="0">
                                <a:pos x="T2" y="T3"/>
                              </a:cxn>
                              <a:cxn ang="0">
                                <a:pos x="T4" y="T5"/>
                              </a:cxn>
                              <a:cxn ang="0">
                                <a:pos x="T6" y="T7"/>
                              </a:cxn>
                            </a:cxnLst>
                            <a:rect l="0" t="0" r="r" b="b"/>
                            <a:pathLst>
                              <a:path w="1134" h="291">
                                <a:moveTo>
                                  <a:pt x="2473" y="-3996"/>
                                </a:moveTo>
                                <a:lnTo>
                                  <a:pt x="3605" y="-4003"/>
                                </a:lnTo>
                                <a:moveTo>
                                  <a:pt x="2473" y="-3712"/>
                                </a:moveTo>
                                <a:lnTo>
                                  <a:pt x="3605" y="-3712"/>
                                </a:lnTo>
                              </a:path>
                            </a:pathLst>
                          </a:custGeom>
                          <a:noFill/>
                          <a:ln w="27395" cmpd="sng">
                            <a:solidFill>
                              <a:srgbClr val="000000"/>
                            </a:solidFill>
                            <a:round/>
                          </a:ln>
                        </wps:spPr>
                        <wps:bodyPr rot="0" vert="horz" wrap="square" lIns="91440" tIns="45720" rIns="91440" bIns="45720" anchor="t" anchorCtr="0" upright="1">
                          <a:noAutofit/>
                        </wps:bodyPr>
                      </wps:wsp>
                      <wps:wsp>
                        <wps:cNvPr id="1599916856" name="任意多边形 21"/>
                        <wps:cNvSpPr>
                          <a:spLocks noChangeArrowheads="1"/>
                        </wps:cNvSpPr>
                        <wps:spPr bwMode="auto">
                          <a:xfrm>
                            <a:off x="2380" y="7009"/>
                            <a:ext cx="567" cy="1040"/>
                          </a:xfrm>
                          <a:custGeom>
                            <a:avLst/>
                            <a:gdLst>
                              <a:gd name="T0" fmla="*/ 2478 w 567"/>
                              <a:gd name="T1" fmla="*/ -4003 h 1040"/>
                              <a:gd name="T2" fmla="*/ 2478 w 567"/>
                              <a:gd name="T3" fmla="*/ -2964 h 1040"/>
                              <a:gd name="T4" fmla="*/ 3044 w 567"/>
                              <a:gd name="T5" fmla="*/ -3672 h 1040"/>
                              <a:gd name="T6" fmla="*/ 3044 w 567"/>
                              <a:gd name="T7" fmla="*/ -2964 h 1040"/>
                            </a:gdLst>
                            <a:ahLst/>
                            <a:cxnLst>
                              <a:cxn ang="0">
                                <a:pos x="T0" y="T1"/>
                              </a:cxn>
                              <a:cxn ang="0">
                                <a:pos x="T2" y="T3"/>
                              </a:cxn>
                              <a:cxn ang="0">
                                <a:pos x="T4" y="T5"/>
                              </a:cxn>
                              <a:cxn ang="0">
                                <a:pos x="T6" y="T7"/>
                              </a:cxn>
                            </a:cxnLst>
                            <a:rect l="0" t="0" r="r" b="b"/>
                            <a:pathLst>
                              <a:path w="567" h="1040">
                                <a:moveTo>
                                  <a:pt x="2478" y="-4003"/>
                                </a:moveTo>
                                <a:lnTo>
                                  <a:pt x="2478" y="-2964"/>
                                </a:lnTo>
                                <a:moveTo>
                                  <a:pt x="3044" y="-3672"/>
                                </a:moveTo>
                                <a:lnTo>
                                  <a:pt x="3044" y="-2964"/>
                                </a:lnTo>
                              </a:path>
                            </a:pathLst>
                          </a:custGeom>
                          <a:noFill/>
                          <a:ln w="3044" cmpd="sng">
                            <a:solidFill>
                              <a:srgbClr val="000000"/>
                            </a:solidFill>
                            <a:round/>
                          </a:ln>
                        </wps:spPr>
                        <wps:bodyPr rot="0" vert="horz" wrap="square" lIns="91440" tIns="45720" rIns="91440" bIns="45720" anchor="t" anchorCtr="0" upright="1">
                          <a:noAutofit/>
                        </wps:bodyPr>
                      </wps:wsp>
                      <pic:pic xmlns:pic="http://schemas.openxmlformats.org/drawingml/2006/picture">
                        <pic:nvPicPr>
                          <pic:cNvPr id="173011060" name="图片 6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2508" y="1213"/>
                            <a:ext cx="175" cy="567"/>
                          </a:xfrm>
                          <a:prstGeom prst="rect">
                            <a:avLst/>
                          </a:prstGeom>
                          <a:noFill/>
                          <a:ln>
                            <a:noFill/>
                          </a:ln>
                        </pic:spPr>
                      </pic:pic>
                      <wps:wsp>
                        <wps:cNvPr id="992153389" name="任意多边形 23"/>
                        <wps:cNvSpPr>
                          <a:spLocks noChangeArrowheads="1"/>
                        </wps:cNvSpPr>
                        <wps:spPr bwMode="auto">
                          <a:xfrm>
                            <a:off x="4954" y="7055"/>
                            <a:ext cx="567" cy="1013"/>
                          </a:xfrm>
                          <a:custGeom>
                            <a:avLst/>
                            <a:gdLst>
                              <a:gd name="T0" fmla="*/ 2473 w 567"/>
                              <a:gd name="T1" fmla="*/ -4002 h 1013"/>
                              <a:gd name="T2" fmla="*/ 2473 w 567"/>
                              <a:gd name="T3" fmla="*/ -2990 h 1013"/>
                              <a:gd name="T4" fmla="*/ 3038 w 567"/>
                              <a:gd name="T5" fmla="*/ -3698 h 1013"/>
                              <a:gd name="T6" fmla="*/ 3038 w 567"/>
                              <a:gd name="T7" fmla="*/ -2990 h 1013"/>
                            </a:gdLst>
                            <a:ahLst/>
                            <a:cxnLst>
                              <a:cxn ang="0">
                                <a:pos x="T0" y="T1"/>
                              </a:cxn>
                              <a:cxn ang="0">
                                <a:pos x="T2" y="T3"/>
                              </a:cxn>
                              <a:cxn ang="0">
                                <a:pos x="T4" y="T5"/>
                              </a:cxn>
                              <a:cxn ang="0">
                                <a:pos x="T6" y="T7"/>
                              </a:cxn>
                            </a:cxnLst>
                            <a:rect l="0" t="0" r="r" b="b"/>
                            <a:pathLst>
                              <a:path w="567" h="1013">
                                <a:moveTo>
                                  <a:pt x="2473" y="-4002"/>
                                </a:moveTo>
                                <a:lnTo>
                                  <a:pt x="2473" y="-2990"/>
                                </a:lnTo>
                                <a:moveTo>
                                  <a:pt x="3038" y="-3698"/>
                                </a:moveTo>
                                <a:lnTo>
                                  <a:pt x="3038" y="-2990"/>
                                </a:lnTo>
                              </a:path>
                            </a:pathLst>
                          </a:custGeom>
                          <a:noFill/>
                          <a:ln w="3044" cmpd="sng">
                            <a:solidFill>
                              <a:srgbClr val="000000"/>
                            </a:solidFill>
                            <a:round/>
                          </a:ln>
                        </wps:spPr>
                        <wps:bodyPr rot="0" vert="horz" wrap="square" lIns="91440" tIns="45720" rIns="91440" bIns="45720" anchor="t" anchorCtr="0" upright="1">
                          <a:noAutofit/>
                        </wps:bodyPr>
                      </wps:wsp>
                      <pic:pic xmlns:pic="http://schemas.openxmlformats.org/drawingml/2006/picture">
                        <pic:nvPicPr>
                          <pic:cNvPr id="1688434679" name="图片 7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4770" y="4043"/>
                            <a:ext cx="175" cy="175"/>
                          </a:xfrm>
                          <a:prstGeom prst="rect">
                            <a:avLst/>
                          </a:prstGeom>
                          <a:noFill/>
                          <a:ln>
                            <a:noFill/>
                          </a:ln>
                        </pic:spPr>
                      </pic:pic>
                      <pic:pic xmlns:pic="http://schemas.openxmlformats.org/drawingml/2006/picture">
                        <pic:nvPicPr>
                          <pic:cNvPr id="1017922537" name="图片 7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5332" y="4048"/>
                            <a:ext cx="175" cy="175"/>
                          </a:xfrm>
                          <a:prstGeom prst="rect">
                            <a:avLst/>
                          </a:prstGeom>
                          <a:noFill/>
                          <a:ln>
                            <a:noFill/>
                          </a:ln>
                        </pic:spPr>
                      </pic:pic>
                      <pic:pic xmlns:pic="http://schemas.openxmlformats.org/drawingml/2006/picture">
                        <pic:nvPicPr>
                          <pic:cNvPr id="117355179" name="图片 7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7342" y="4048"/>
                            <a:ext cx="175" cy="175"/>
                          </a:xfrm>
                          <a:prstGeom prst="rect">
                            <a:avLst/>
                          </a:prstGeom>
                          <a:noFill/>
                          <a:ln>
                            <a:noFill/>
                          </a:ln>
                        </pic:spPr>
                      </pic:pic>
                      <pic:pic xmlns:pic="http://schemas.openxmlformats.org/drawingml/2006/picture">
                        <pic:nvPicPr>
                          <pic:cNvPr id="1320350956" name="图片 7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a:xfrm>
                            <a:off x="7903" y="4053"/>
                            <a:ext cx="175" cy="175"/>
                          </a:xfrm>
                          <a:prstGeom prst="rect">
                            <a:avLst/>
                          </a:prstGeom>
                          <a:noFill/>
                          <a:ln>
                            <a:noFill/>
                          </a:ln>
                        </pic:spPr>
                      </pic:pic>
                      <wps:wsp>
                        <wps:cNvPr id="1558829708" name="文本框 28"/>
                        <wps:cNvSpPr txBox="1">
                          <a:spLocks noChangeArrowheads="1"/>
                        </wps:cNvSpPr>
                        <wps:spPr bwMode="auto">
                          <a:xfrm>
                            <a:off x="2752" y="1421"/>
                            <a:ext cx="498" cy="136"/>
                          </a:xfrm>
                          <a:prstGeom prst="rect">
                            <a:avLst/>
                          </a:prstGeom>
                          <a:noFill/>
                          <a:ln>
                            <a:noFill/>
                          </a:ln>
                        </wps:spPr>
                        <wps:txbx>
                          <w:txbxContent>
                            <w:p w14:paraId="1D57B8E7">
                              <w:pPr>
                                <w:spacing w:line="136" w:lineRule="exact"/>
                                <w:ind w:firstLine="251"/>
                                <w:rPr>
                                  <w:sz w:val="12"/>
                                </w:rPr>
                              </w:pPr>
                              <w:r>
                                <w:rPr>
                                  <w:w w:val="105"/>
                                  <w:sz w:val="12"/>
                                </w:rPr>
                                <w:t>220V AC</w:t>
                              </w:r>
                            </w:p>
                          </w:txbxContent>
                        </wps:txbx>
                        <wps:bodyPr rot="0" vert="horz" wrap="square" lIns="0" tIns="0" rIns="0" bIns="0" anchor="t" anchorCtr="0" upright="1">
                          <a:noAutofit/>
                        </wps:bodyPr>
                      </wps:wsp>
                      <wps:wsp>
                        <wps:cNvPr id="1644600063" name="文本框 29"/>
                        <wps:cNvSpPr txBox="1">
                          <a:spLocks noChangeArrowheads="1"/>
                        </wps:cNvSpPr>
                        <wps:spPr bwMode="auto">
                          <a:xfrm>
                            <a:off x="4745" y="4268"/>
                            <a:ext cx="180" cy="272"/>
                          </a:xfrm>
                          <a:prstGeom prst="rect">
                            <a:avLst/>
                          </a:prstGeom>
                          <a:noFill/>
                          <a:ln>
                            <a:noFill/>
                          </a:ln>
                        </wps:spPr>
                        <wps:txbx>
                          <w:txbxContent>
                            <w:p w14:paraId="1B065430">
                              <w:pPr>
                                <w:spacing w:line="271" w:lineRule="exact"/>
                                <w:ind w:firstLine="521"/>
                                <w:rPr>
                                  <w:sz w:val="24"/>
                                </w:rPr>
                              </w:pPr>
                              <w:r>
                                <w:rPr>
                                  <w:w w:val="109"/>
                                  <w:sz w:val="24"/>
                                </w:rPr>
                                <w:t>A</w:t>
                              </w:r>
                            </w:p>
                          </w:txbxContent>
                        </wps:txbx>
                        <wps:bodyPr rot="0" vert="horz" wrap="square" lIns="0" tIns="0" rIns="0" bIns="0" anchor="t" anchorCtr="0" upright="1">
                          <a:noAutofit/>
                        </wps:bodyPr>
                      </wps:wsp>
                      <wps:wsp>
                        <wps:cNvPr id="1875152318" name="文本框 30"/>
                        <wps:cNvSpPr txBox="1">
                          <a:spLocks noChangeArrowheads="1"/>
                        </wps:cNvSpPr>
                        <wps:spPr bwMode="auto">
                          <a:xfrm>
                            <a:off x="5311" y="4268"/>
                            <a:ext cx="180" cy="272"/>
                          </a:xfrm>
                          <a:prstGeom prst="rect">
                            <a:avLst/>
                          </a:prstGeom>
                          <a:noFill/>
                          <a:ln>
                            <a:noFill/>
                          </a:ln>
                        </wps:spPr>
                        <wps:txbx>
                          <w:txbxContent>
                            <w:p w14:paraId="7EB26FB7">
                              <w:pPr>
                                <w:spacing w:line="271" w:lineRule="exact"/>
                                <w:ind w:firstLine="484"/>
                                <w:rPr>
                                  <w:sz w:val="24"/>
                                </w:rPr>
                              </w:pPr>
                              <w:r>
                                <w:rPr>
                                  <w:w w:val="101"/>
                                  <w:sz w:val="24"/>
                                </w:rPr>
                                <w:t>B</w:t>
                              </w:r>
                            </w:p>
                          </w:txbxContent>
                        </wps:txbx>
                        <wps:bodyPr rot="0" vert="horz" wrap="square" lIns="0" tIns="0" rIns="0" bIns="0" anchor="t" anchorCtr="0" upright="1">
                          <a:noAutofit/>
                        </wps:bodyPr>
                      </wps:wsp>
                      <wps:wsp>
                        <wps:cNvPr id="14176511" name="文本框 31"/>
                        <wps:cNvSpPr txBox="1">
                          <a:spLocks noChangeArrowheads="1"/>
                        </wps:cNvSpPr>
                        <wps:spPr bwMode="auto">
                          <a:xfrm>
                            <a:off x="5993" y="4101"/>
                            <a:ext cx="853" cy="272"/>
                          </a:xfrm>
                          <a:prstGeom prst="rect">
                            <a:avLst/>
                          </a:prstGeom>
                          <a:noFill/>
                          <a:ln>
                            <a:noFill/>
                          </a:ln>
                        </wps:spPr>
                        <wps:txbx>
                          <w:txbxContent>
                            <w:p w14:paraId="2FFC1669">
                              <w:pPr>
                                <w:tabs>
                                  <w:tab w:val="left" w:pos="565"/>
                                </w:tabs>
                                <w:spacing w:line="271" w:lineRule="exact"/>
                                <w:rPr>
                                  <w:sz w:val="24"/>
                                </w:rPr>
                              </w:pPr>
                              <w:r>
                                <w:rPr>
                                  <w:sz w:val="24"/>
                                </w:rPr>
                                <w:t>L1</w:t>
                              </w:r>
                              <w:r>
                                <w:rPr>
                                  <w:sz w:val="24"/>
                                </w:rPr>
                                <w:tab/>
                              </w:r>
                              <w:r>
                                <w:rPr>
                                  <w:sz w:val="24"/>
                                </w:rPr>
                                <w:t>L2</w:t>
                              </w:r>
                            </w:p>
                          </w:txbxContent>
                        </wps:txbx>
                        <wps:bodyPr rot="0" vert="horz" wrap="square" lIns="0" tIns="0" rIns="0" bIns="0" anchor="t" anchorCtr="0" upright="1">
                          <a:noAutofit/>
                        </wps:bodyPr>
                      </wps:wsp>
                      <wps:wsp>
                        <wps:cNvPr id="2064247870" name="文本框 32"/>
                        <wps:cNvSpPr txBox="1">
                          <a:spLocks noChangeArrowheads="1"/>
                        </wps:cNvSpPr>
                        <wps:spPr bwMode="auto">
                          <a:xfrm>
                            <a:off x="7341" y="4268"/>
                            <a:ext cx="759" cy="272"/>
                          </a:xfrm>
                          <a:prstGeom prst="rect">
                            <a:avLst/>
                          </a:prstGeom>
                          <a:noFill/>
                          <a:ln>
                            <a:noFill/>
                          </a:ln>
                        </wps:spPr>
                        <wps:txbx>
                          <w:txbxContent>
                            <w:p w14:paraId="32705B74">
                              <w:pPr>
                                <w:tabs>
                                  <w:tab w:val="left" w:pos="565"/>
                                </w:tabs>
                                <w:spacing w:line="271" w:lineRule="exact"/>
                                <w:rPr>
                                  <w:sz w:val="24"/>
                                </w:rPr>
                              </w:pPr>
                              <w:r>
                                <w:rPr>
                                  <w:rFonts w:hint="eastAsia"/>
                                  <w:w w:val="110"/>
                                  <w:sz w:val="24"/>
                                </w:rPr>
                                <w:t>C</w:t>
                              </w:r>
                              <w:r>
                                <w:rPr>
                                  <w:w w:val="110"/>
                                  <w:sz w:val="24"/>
                                </w:rPr>
                                <w:tab/>
                              </w:r>
                              <w:r>
                                <w:rPr>
                                  <w:w w:val="110"/>
                                  <w:sz w:val="24"/>
                                </w:rPr>
                                <w:t>D</w:t>
                              </w:r>
                            </w:p>
                          </w:txbxContent>
                        </wps:txbx>
                        <wps:bodyPr rot="0" vert="horz" wrap="square" lIns="0" tIns="0" rIns="0" bIns="0" anchor="t" anchorCtr="0" upright="1">
                          <a:noAutofit/>
                        </wps:bodyPr>
                      </wps:wsp>
                      <wps:wsp>
                        <wps:cNvPr id="262898906" name="文本框 33"/>
                        <wps:cNvSpPr txBox="1">
                          <a:spLocks noChangeArrowheads="1"/>
                        </wps:cNvSpPr>
                        <wps:spPr bwMode="auto">
                          <a:xfrm>
                            <a:off x="5706" y="2912"/>
                            <a:ext cx="1415" cy="567"/>
                          </a:xfrm>
                          <a:prstGeom prst="rect">
                            <a:avLst/>
                          </a:prstGeom>
                          <a:noFill/>
                          <a:ln>
                            <a:noFill/>
                          </a:ln>
                        </wps:spPr>
                        <wps:txbx>
                          <w:txbxContent>
                            <w:p w14:paraId="3313C550">
                              <w:pPr>
                                <w:spacing w:before="94"/>
                                <w:ind w:left="467" w:firstLine="320"/>
                                <w:rPr>
                                  <w:sz w:val="16"/>
                                </w:rPr>
                              </w:pPr>
                            </w:p>
                          </w:txbxContent>
                        </wps:txbx>
                        <wps:bodyPr rot="0" vert="horz" wrap="square" lIns="0" tIns="0" rIns="0" bIns="0" anchor="t" anchorCtr="0" upright="1">
                          <a:noAutofit/>
                        </wps:bodyPr>
                      </wps:wsp>
                      <wps:wsp>
                        <wps:cNvPr id="2146508770" name="文本框 34"/>
                        <wps:cNvSpPr txBox="1">
                          <a:spLocks noChangeArrowheads="1"/>
                        </wps:cNvSpPr>
                        <wps:spPr bwMode="auto">
                          <a:xfrm>
                            <a:off x="8252" y="2629"/>
                            <a:ext cx="1415" cy="1134"/>
                          </a:xfrm>
                          <a:prstGeom prst="rect">
                            <a:avLst/>
                          </a:prstGeom>
                          <a:noFill/>
                          <a:ln>
                            <a:noFill/>
                          </a:ln>
                        </wps:spPr>
                        <wps:txbx>
                          <w:txbxContent>
                            <w:p w14:paraId="0E0DDFD6">
                              <w:pPr>
                                <w:spacing w:before="17"/>
                                <w:ind w:firstLine="340"/>
                                <w:rPr>
                                  <w:rFonts w:ascii="Noto Sans Mono CJK JP Regular"/>
                                  <w:sz w:val="17"/>
                                </w:rPr>
                              </w:pPr>
                            </w:p>
                            <w:p w14:paraId="21C097C5">
                              <w:pPr>
                                <w:ind w:left="307" w:firstLine="320"/>
                                <w:rPr>
                                  <w:sz w:val="16"/>
                                </w:rPr>
                              </w:pPr>
                            </w:p>
                          </w:txbxContent>
                        </wps:txbx>
                        <wps:bodyPr rot="0" vert="horz" wrap="square" lIns="0" tIns="0" rIns="0" bIns="0" anchor="t" anchorCtr="0" upright="1">
                          <a:noAutofit/>
                        </wps:bodyPr>
                      </wps:wsp>
                      <wps:wsp>
                        <wps:cNvPr id="1378123673" name="文本框 35"/>
                        <wps:cNvSpPr txBox="1">
                          <a:spLocks noChangeArrowheads="1"/>
                        </wps:cNvSpPr>
                        <wps:spPr bwMode="auto">
                          <a:xfrm>
                            <a:off x="3161" y="2629"/>
                            <a:ext cx="1415" cy="1134"/>
                          </a:xfrm>
                          <a:prstGeom prst="rect">
                            <a:avLst/>
                          </a:prstGeom>
                          <a:noFill/>
                          <a:ln>
                            <a:noFill/>
                          </a:ln>
                        </wps:spPr>
                        <wps:txbx>
                          <w:txbxContent>
                            <w:p w14:paraId="56DBCD56">
                              <w:pPr>
                                <w:spacing w:before="17"/>
                                <w:ind w:firstLine="340"/>
                                <w:rPr>
                                  <w:rFonts w:ascii="Noto Sans Mono CJK JP Regular"/>
                                  <w:sz w:val="17"/>
                                </w:rPr>
                              </w:pPr>
                            </w:p>
                          </w:txbxContent>
                        </wps:txbx>
                        <wps:bodyPr rot="0" vert="horz" wrap="square" lIns="0" tIns="0" rIns="0" bIns="0" anchor="t" anchorCtr="0" upright="1">
                          <a:noAutofit/>
                        </wps:bodyPr>
                      </wps:wsp>
                      <wps:wsp>
                        <wps:cNvPr id="929840870" name="文本框 36"/>
                        <wps:cNvSpPr txBox="1">
                          <a:spLocks noChangeArrowheads="1"/>
                        </wps:cNvSpPr>
                        <wps:spPr bwMode="auto">
                          <a:xfrm>
                            <a:off x="4292" y="929"/>
                            <a:ext cx="1415" cy="1134"/>
                          </a:xfrm>
                          <a:prstGeom prst="rect">
                            <a:avLst/>
                          </a:prstGeom>
                          <a:noFill/>
                          <a:ln>
                            <a:noFill/>
                          </a:ln>
                        </wps:spPr>
                        <wps:txbx>
                          <w:txbxContent>
                            <w:p w14:paraId="3BA2E94F">
                              <w:pPr>
                                <w:ind w:left="387" w:firstLine="220"/>
                                <w:rPr>
                                  <w:sz w:val="11"/>
                                  <w:szCs w:val="18"/>
                                </w:rPr>
                              </w:pPr>
                            </w:p>
                          </w:txbxContent>
                        </wps:txbx>
                        <wps:bodyPr rot="0" vert="horz" wrap="square" lIns="0" tIns="0" rIns="0" bIns="0" anchor="t" anchorCtr="0" upright="1">
                          <a:noAutofit/>
                        </wps:bodyPr>
                      </wps:wsp>
                    </wpg:wgp>
                  </a:graphicData>
                </a:graphic>
              </wp:anchor>
            </w:drawing>
          </mc:Choice>
          <mc:Fallback>
            <w:pict>
              <v:group id="组合 37" o:spid="_x0000_s1026" o:spt="203" style="position:absolute;left:0pt;margin-left:124.95pt;margin-top:2.05pt;height:180.65pt;width:358.1pt;mso-position-horizontal-relative:page;z-index:-251656192;mso-width-relative:page;mso-height-relative:page;" coordorigin="2508,927" coordsize="7162,3613" o:gfxdata="UEsDBAoAAAAAAIdO4kAAAAAAAAAAAAAAAAAEAAAAZHJzL1BLAwQUAAAACACHTuJAWviyodoAAAAJ&#10;AQAADwAAAGRycy9kb3ducmV2LnhtbE2PQUvDQBCF74L/YRnBm92kTYOJmRQp6qkItkLpbZudJqHZ&#10;2ZDdJu2/dz3p7Q3v8d43xepqOjHS4FrLCPEsAkFcWd1yjfC9e396BuG8Yq06y4RwIwer8v6uULm2&#10;E3/RuPW1CCXscoXQeN/nUrqqIaPczPbEwTvZwSgfzqGWelBTKDednEdRKo1qOSw0qqd1Q9V5ezEI&#10;H5OaXhfx27g5n9a3w275ud/EhPj4EEcvIDxd/V8YfvEDOpSB6WgvrJ3oEOZJloUoQhKDCH6WpkEc&#10;ERbpMgFZFvL/B+UPUEsDBBQAAAAIAIdO4kCFcUkRMQsAAIJVAAAOAAAAZHJzL2Uyb0RvYy54bWzt&#10;XM2O28gRvgfIOxA6BhiL3Wz+CdYsvGOvscBmY2QnD8ChqB9EIhmSMxpvkNsiuzklpxySAEGCXALk&#10;BQIj+zSxN4+Rr7r5L1Ej/ww9HtOAbUoqFqurq6u+qq7mw0+uN2vtKkjSVRROR+yBPtKC0I9mq3Ax&#10;Hf3i/LMTZ6SlmRfOvHUUBtPR8yAdfXL64x893MaTgEfLaD0LEg1MwnSyjaejZZbFk/E49ZfBxksf&#10;RHEQ4sd5lGy8DB+TxXiWeFtw36zHXNet8TZKZnES+UGa4tvH6sdRzjE5hmE0n6/84HHkX26CMFNc&#10;k2DtZRhSulzF6ehUSjufB372s/k8DTJtPR1hpJn8Fw/B9QX9Oz596E0WiRcvV34ugneMCK0xbbxV&#10;iIeWrB57maddJqsdVpuVn0RpNM8e+NFmrAYiNYJRML2lm6dJdBnLsSwm20VcKh0T1dL6G7P1v7x6&#10;lmir2XTkWsw0XFc3RlrobTDxP7z45uUfvtMMm5S0jRcT0D5N4q/iZ0n+xUJ9onFfz5MN/Y8RaddS&#10;vc9L9QbXmebjS2EK27GheR+/ce4KbppqAvwlZonu46YO88PPLpeP9Sb+8kl+u80sru41LGbQjePi&#10;uWMSr5RmG8My00pd6dup66ulFwdyFlJSQa4u5jqupVskUq6uv/7z5X/+rjGm1CVpSVeklTT+IvJ/&#10;mWphdLb0wkXwKEmi7TLwZhBN0mMAtRvoQ4pbtYvtT6MZpsK7zCJpXi01G8xiUl3c4q5SZaFsJpip&#10;tMWYIRra8iZxkmZPg2ij0cV0lGCZSPbe1RdpphRbkJD4YfTZar3G995kHTa+wAzQN1J8kpgMJZ1c&#10;RLPnkD6J1HKDs8HFMkq+HmlbLLXpKP3VpZcEI239eQgNuEwIWpvygzBtjg9J/ZeL+i9e6IPVdJSN&#10;NHV5lqn1fBknq8UST2JyLGH0CFqbr+R4KqlyYWEfStYeDMVgrmkKB4bdtBR+zy1F205Hhi6EnI40&#10;Wq9mZEZyPSSLi7N1ol155Jbln9xCG2SbVYZQs15tpiOnTjSYXBE9O3yTyVxmC2fXOUm32fA1t+ec&#10;TFu3lHNymTR1b7LrnExL+vnSkw++ScaunnwTZ8y1GWMIti3fJCPG/TWU3DVZg2uSobu/aCi45XLD&#10;tndgk0SCPRmc4C6eL1HmgJruJmpyXZcBCTpu2zFZPYKm92AnA2ZSyUPvMB3pt+W6pkP5p4Lp/33x&#10;4tU3v3/5jz/97/t/y8wuT4RridrtgSfEZOmhTM5kKK6wk4GYnafQjMvVUANP/qVK7AhkF8kcihIz&#10;pHX01WKWj+0cKdZ8s0ap4ydjjQvH0LaaZCyTvIoM2WVJdiJ0nWlLjeePrbODsCWdYA7rYIfaQkl2&#10;iJ2o0R2QDgluxc4QhtkhHWBoSXdAOoCgkuzkADtYSEknbGF1DBazVJKdGMzs0h2rz8UBfqgs1Bhy&#10;rtsdwyXTKZ9s6tztEBBFlIruoIT1+TjEsDEh3Og0F9aYEWF1ml9jSjiz9K4h1+fENF2za8iNSQHD&#10;Lh1SDaLUoeiWkDcmhTm21SEhb0xKt4S8MSmHGB45KfzYSYEzqYZ8YJYpWShVc9KSEL6o9DbeUlWT&#10;UMS7DnMPhCuUbVDA1CX0jqOUyn7kjgDHzlUtTNKTu+ogVp7xvCgBguoAMbREnCW8hHCHiVW+el6k&#10;pIeJYXLEWSLIGznTIpcjPG6Iufc/L+uch0VBjFDcjxsmLT8pzHEDZflIEXdUbfCwMLR0iDuWxlHk&#10;+XTC8I8iz4cKsz6KPB+qKicX06T+z02Sqp/t7YFEbg9c0CNQkfAysuTiUkI0GYSXKFhTMKRfNtFV&#10;cB5JmkxWshFUpR5knMtlrYjWYZ2YgtIOcUFS3RS3OFOMOppzjbiLMwUfJQaFq5s4l8QUinLiLs7k&#10;To7mXBFTCLmBM/lmxZnCww0yU2QoiW+SueJMPu5ozjXim7VRG2A1zcVtarorbexwhhmTbcqNkNJI&#10;ybZrKLBRuyfT5bZBSvA38QyF+HDxxiUQbE6FM7UGh4Ls4YKscFxhw5bhSJtbAA6ZVU9VD4ebytUO&#10;m0Uj7Y5uFqHiwAS3d8seMvTeY0MZ6h7vqe7BLAOVNpNiZ0fdA3iuPyclLIH0AvDR1kW7Nkv72Kp3&#10;wC1QQbEfXo94r1H3sCnxLPbH6/WMRlaHrgiZ1amn1sngT8tMyLB0yjr3cWukdKiiGJQj7nLD6Epu&#10;HPGig1sjnzNsxvdzA5IruR2QrZHMNbkBSdyzXO6tcb+cXY1wP6ZvP+y3czhKVnMDaKRpUXCUjCIn&#10;LtBfhQcL2F9yxpwfzZmmtMF5AI0fSuOISZsglmNiJe+vSKsMuydUwA1HJfa2rrc8M23iS8fMdDTy&#10;qJTgbT2zA++XNwfUPW7DMeeutHhqna7umeFLO7g1HDN3LQFXuo9b3TNTR8t+2ZqO2bLJMe/j1vDM&#10;ndwajrkl2+CZdyoy0gbhmKXCOzyzqmNRQaZwtpWTLdxu6WxzYtJ8w3/ulnpkjxNhlhMDk36TZ6aG&#10;KEm8w/mNPLN6+JDNU8fn6cN45U/wN++UxdVO6+fN/cm4K7tEd6LiFl49W/nU2Iiv6+2flM4zvULN&#10;L//8/Q+/+1azZEZf0Ko7UaVZ+a0G0DRG1ZFaFQ/0hDa5jOljQ5qL9SouOuro+t22UGvJJNhcBCgS&#10;JZ/PFNhB+1ZeB6VGLtne/GvuPEI84J+enJn6GZaW/eTkEYodJ7b+xBa6cNgZO/sNQSUmJpdpADV4&#10;68fxqui1ZmJnhvb2Muf91qpLWnZb582D+XKDQLIMVoiItUQqIUeQJv7PoWyEJVxnSZD5qJh5kzl6&#10;EfPvQVz+INVcaZaUrhpbi17jsse57FVmXJXpqz1aZlOFDR6hh/a2SkIpOj721Dzmuhwd40ZVq2hv&#10;mKuKfk/wRLim8qu2XnSVk5FS33kNnpT7KW8LTyg5OwKeKAhQmEe1r96CJx3cWvDEpd1Ppu9ya8IT&#10;owPstOCJ63Rwa8KTLm4teNKQbYAnB+AJpo/cT4U8SsSRJ46AJzeBCKoOFCDCLRB3gWDanA3dyLGM&#10;YbkyPGF+KqLiNiVGRcxxFqQBfHDX6+82DPCk3slEvhp/e4AnluMIQ1g2dt1U7pjjExy/QSAkOego&#10;y73BJ1yuqSL4q0D8seMTYdNZK4AQwDCZ7+zBJwRUmvl6ce7nnR0NIltTCKrCJ/Qd/vawDnRmu5yb&#10;OMTWWgeygkxy3Kt1oGLLsA7qZxGBUdW+J6UjZO0f4zpgtoFNnt1wIJHGsAw+gnTVNsSwDAyuG6bu&#10;ViX1AhbJAHnv1oE6ejmEg3o4sOURdwmLzDsGi6hUcvvnkU3TcbhrVwcdXv3x21d/+derv/1W4+1+&#10;JC27/jRCCUXV/27rGDu3884k9L5IXFZFaIGMVW0tGcVualG6eedIldRfHWLPri+uARboy9c8zw7U&#10;rc6y40KdY8eFOsOOiw/u/LqFRkicvqY2S5VK1uyl3ZbUj72gT1Xtm+M0YRvR0SalfL9EuRMz2Ity&#10;Kz2VhdGlajKTG1WzY2Uvhqw+1CrC/diLiaNNKhMe7EVuOlEOdGfejyGYbZk0QW3vYshY0L+1uK4q&#10;rgrU2pv5ogPEMHgXeWT8PbUrct0S1M9Bpa0de5HJbO/2gsSqy7vYJuqvQzSqMFS9GE7f3jraRa+7&#10;gzc10ZtIdsxFov/ezeVuvhZlQLvqLWg4bm3hHWSydL5jMO2XovSDXu7ouY3BYpTFMMN2GEfn1578&#10;SB3P693F3NHXwg0Wk79pkbuOgI/ZB2FkkaN3g3kPLzpRKUj+XkG0Fuw5QvgB2AugsHw1p+w9y18j&#10;Su/+rH+WmKd6derp/wFQSwMECgAAAAAAh07iQAAAAAAAAAAAAAAAAAoAAABkcnMvbWVkaWEvUEsD&#10;BBQAAAAIAIdO4kAaNfLH0gQAAM0EAAAUAAAAZHJzL21lZGlhL2ltYWdlMS5wbmcBzQQy+4lQTkcN&#10;ChoKAAAADUlIRFIAAAAYAAAATAgGAAAAd2h3GQAAAAZiS0dEAP8A/wD/oL2nkwAAAAlwSFlzAAAO&#10;xAAADsQBlSsOGwAABG1JREFUWIXtlk1II2cYx/+TaHfSIMakrixIwHxYSk1WB42VBHH1oKBgLtL1&#10;YN0mIMX0sAu7N/dibwrtwY+l0MSPQiP2oNCWVZAoJa7WwGR1g2DQyNoi1egmFPNhnczbw6pN1ejY&#10;bg8L88ADA/M8zw/eeef/fyhCCIRGTU3NHADMzc3VCO2RCJ7+L0MEiAARIAJEgAgQASLgLQFkXaeY&#10;47hr1QMAlWmz43le4vF4an0+XwXLsgzLskwoFNIAgEajCTEMwzIMw1ZUVPhqa2s9EomEFwwIBoPF&#10;NpvNNT8/bwYArVa7wTAMq9FoNgAgFAppWZZlNjY2tABgsVi8TqfTXlxcHDw3jBBymkdHR1m9vb0P&#10;aZpO5OXlvXI6nbZIJKJIr0nPSCSicDqdNoVCEaFpOtHb2/uQ4zhpes3pQzwel5nNZi8AYrVaJ7a3&#10;t29lGnw2t7e3bzU3N08CIGaz2ZtIJOhzgPv3738FgAwNDd3jeZ4SOvwkeZ6nhoaG7gEgDx48+PIf&#10;AI/HcwcAcTgc/dcdfDY7OzsHAJDZ2dkaQggQjUZz1Wr1S71eH4zFYu/u7e2purq6vqirq5sxGo3L&#10;Vqt1YmRk5JNkMnlDCODg4ECu1+uDarX6ZTQazUV3d/djiqL4xcXFyqmpqfqcnJw/KIriKysrF5ua&#10;mn4oLCz8FQCpqqp6trOzc1MIZGFh4SOKovju7u7HqK+vnzIajcvLy8tGuVx+cPv27eeBQODD9LN1&#10;u913ZTJZvLy83JdKpSRCIAaDYaWhoeEpVCrVnt1u/6a1tfU7pVK5n+n2jI6OtgEg4+PjLUIANpvN&#10;qVKp9gCA9PX1OeRy+UFHR8fXmRo4jpMWFBT83t7ePiwE8OTJk88AEAkAFBUVbcZiMbnJZFrKpClS&#10;qTRVWFj42+7u7s1MNScq4HA4BsrLy33AsZrm5+eHHQ7HQHV19c+XNUul0tRVgjc5OWkdHBzsTCaT&#10;NHCspn6/n+nv7//8skYA0Ol069PT0/Ucx2VlZWVxF9VsbW2pZTJZIhAIGABAolQqX/l8voqrhgNA&#10;S0vL9/v7+yq329160ftwOJw/MjLS3tjY+JPP56tQqVT7p9dUyIc7PDx8p6qq6hlN04mxsbGP069s&#10;MBjUl5SUvMjOzv5zdXX1g9Nrmv6jCYGEw+H3SktL/QCIVqtdb2hoeGoymX4BQBQKRWRmZqYu/Uej&#10;otForsFgeEHTdNLv95fJ5fLYVUeVSqWkY2Njd91ud+vOzk5Bdnb2UVNT049tbW3fKpXKV2VlZf7D&#10;w8MbKysrxv9N7Dwez51TNSXkb7keHh5uf+NyTch/Nxyr1TqBY8OJx+OycwBCXltmT0/PoxPLdLlc&#10;n17HMnt6eh6dtcwLTX9tbe19u93uPDF9nU63fmz6IQAIhUIalmWZ9fV1HQCYzeZ5l8tlu8j0r1xb&#10;lpaWTCdry+bmZhHwWrtO1haTybR07bUlU1gsFi8AeL1ei9Cea21qmfTnsnj7l18RIAJEgAgQASJA&#10;BIiANxN/AZnzZrmGHBrYAAAAAElFTkSuQmCCUEsDBBQAAAAIAIdO4kC8mIWe9wIAAPICAAAUAAAA&#10;ZHJzL21lZGlhL2ltYWdlMi5wbmcB8gIN/YlQTkcNChoKAAAADUlIRFIAAAAXAAAAFwgGAAAA4CrU&#10;oAAAAAZiS0dEAP8A/wD/oL2nkwAAAAlwSFlzAAAOxAAADsQBlSsOGwAAApJJREFUSImt1U9Ik3Ec&#10;BvDn/W31hoP3pqLGLpsbGGa6sWrdFEUHeo0GwQ7OS5KwgaIHPdilf0KRVHpIkAl6UlDwXe/CUzLx&#10;9c8Ewalg8GqphW1iLu3dt9NS1Gnq+4Xn8jt8frfnARHhpIiiWOF2uwNWq3URAB0Ox3FJq9W66Ha7&#10;A6IoVqQzjj3EYjGhtra2GwBlZmWrla5qamxupUD/IIXleQr0D1JjcytVuqopMytbBUBer7crFosJ&#10;p+KSJJUZjUaFMUb1DX5aWd2ibz9202ZldYsePfYRY4yMRqMiSVLZibgkSWUcxyVN5nx1RBw7FT2a&#10;EXGMTOZ8leO45OEPOCJCPB4XCgsL56/y13KCoc8sw2DAee/Xzg7KS+8m9/d+f52bmysQBCHOAMDn&#10;83UoipL36k3XhWAAyDAY8LqzmymKkuf3+18CgM7pdFb4fL6O+gY/7j94eCE4dbm517Gb2MW7t50l&#10;TqdzXKeqavvG5veCnt4BptfrL4UDwO079xDo/ZDc3o7rmSzLDpvNoeN5/tIwAPA8D5vdwWRZdrBo&#10;NGoqKi7RBE5d0a0SLCwsmBkA3Cwq1hRPeQwATKZ8TXGz2XKALy8vaoovLUUP8NmZKU3x2ZkpcBxH&#10;zGKxLEdmpjXFI7PTsFgsy8xut4cnJ8NqIpHQBE4kEpAnJ1SbzTbBPB5Pz+bGuu7Fsyea4M+ftmNz&#10;Y13n8Xh6QETwer1djDE6bxsezfDoGDHGqK6u7v2xVrxylc/5+Gn8Uq34Z39vLRKJ3BAEIf6vz0Oh&#10;UOlF+3x49KDPQ6FQ6X8t0Ze1n2cuUX2D/+wlSrehVa4aamppo76BIQrL89Q3MERNLW1U5ao534Ye&#10;TjAYLE+3/gAotf7BYLA8nfEXaFfCVfCTE0gAAAAASUVORK5CYIJQSwMEFAAAAAgAh07iQAfQihX0&#10;AgAA7wIAABQAAABkcnMvbWVkaWEvaW1hZ2UzLnBuZwHvAhD9iVBORw0KGgoAAAANSUhEUgAAABcA&#10;AAAYCAYAAAARfGZ1AAAABmJLR0QA/wD/AP+gvaeTAAAACXBIWXMAAA7EAAAOxAGVKw4bAAACj0lE&#10;QVRIibXWP0wTURwH8N975x9yCde0bg3LKYmGXNs77wxtNYEE3RyMLoL/tnbSEBZiu2mriy4wCFGM&#10;jQSiiCQ6aEQTNfagaMsddwoDLQwtMSSutDS5/hyQSKA0Aucv+S1v+LyXl7z3/QEiQrVWVTUQDof7&#10;JEnSGIaxAADXm2EYS5IkLRwO96mqGtjO2LKwurp6IBqNxiilFudwWC2tbdjZ1Y2JwRFMpmYwMTiC&#10;nV3d2NLahpzDYVFKrWg0GiuXy/tr4rOzs8dkWc4AALZfuobzi8v481dx255fXMaLHVcRAFCW5czc&#10;3NzRqrhhGALLskWX65A1kBiuiW7ugcQwOp0ui2XZomEYwrpJEBEsy2KCweBkNps7Pv5xgrrdDbDT&#10;WlrKw5nWQKWx8Ug6mUwGGIaxKABAT0/PjampKSV29/6uYAAAt7sBbt+5R1Op1Ine3t7rAAAkm80e&#10;9ng834OnWuqeDo0CIWRXOMDaFV/puADql08l0zSbmEqlciuTyfiHR14RjnPsGgYAIIRAc+AkPH74&#10;gJbLZYb4/f5JQvc1j70e3xO8sc6dPY0EKimq67ro8Uq2wQAAHq9EdF0XabFYPCh4fLbigtcHKysr&#10;dXRtJ3txr1cEAABqq/qnEPEvbszotuKGseZRlmVLxoxmL65rwLJsifp8Ps00NLQTNw0NRVGcpoqi&#10;fNWm01go5G2BC4U8aNNplGX5G8nlcrwgCD/sev6X28/DRPJzyTTNJsrz/EIsFou8f/cGxkaf7+nU&#10;L188gw/jbyEej9/keX7hv365W8LC6XTtOCwePRmqGha2xZyiKOltY25jQEcikTil1KrnuJoBXc9x&#10;/x7Qm0eLUCjUL4qiXm20EEVRD4VC/bVGi9932ZtmQcPHgwAAAABJRU5ErkJgglBLAwQUAAAACACH&#10;TuJAXv9ElxwDAAAXAwAAFAAAAGRycy9tZWRpYS9pbWFnZTQucG5nARcD6PyJUE5HDQoaCgAAAA1J&#10;SERSAAAAFwAAABcIBgAAAOAq1KAAAAAGYktHRAD/AP8A/6C9p5MAAAAJcEhZcwAADsQAAA7EAZUr&#10;DhsAAAK3SURBVEiJrdVPSJNxGAfw5/fbjIF7vU0pxRec8ULiH9xQc6ctNZXs3oT08ioYBm6QZZDl&#10;pRAkiqS0IEMXWYcsI9P5vnaq1Nc/m+hh7iA6wxwhzmmD3Pt0aaLmNPV94Ht4f4fP4T18v4CIsFec&#10;TmeB1Wp1cBw3SwiRAQC3h+O4WavV6ujv7y+KZvzzEAgEmKqqqjYAQJ0uPny+5AJeu3ELu169xW/S&#10;NDq6e7C+oRGLS8tQF58QBgDkeb59dXU1bl9cEAQLy7ILlFKsqa3DucUVXPr5K2rmFlewprYOKaWY&#10;nJzsGxwcPLcnLgiChRAip+hTw719Q/uiu9PbN4Qp+tQwIUQWBMESMcnfXxGXnp4+o445cdIpfqWx&#10;Wi0c9taDQSi0nJXDm7+/T01NnWEYZo0CANjt9hafz5f4sPXZkWAAgFitFh48ekrn5+eT7HZ7CwCA&#10;Kj8/v8hms92vqa2DS9bLR4Ijl5iYBBsb69D2uNVgMpm+qGRZblr6sZzW0fmGqNXqY+EAALl5JnB0&#10;PpeDwTUVlSQp12DMoRqN5tgwAIBGo4FsYw6VJCmXejwefWZWtiJw5DKzssHj8ehp5ENpHBEJBQDQ&#10;608rikc8CgDg9XoUxSMeBQBwuyYUxd2uCSCEIOU4zuuaHFcUd02OA8dxXmo0GofHRoflUCikCBwK&#10;hWBcGpENBsMIraioeOH3L9Pme02K4M1374Dfv0wrKys7ABGB5/l2Siketg135/1HEQkhWF1d/WRH&#10;K2ZkZEyr1DGnjtOKBeY8GeXwotvtTmMYZm2rz0VRNB+1zz98+rzV56IomvdcIlEUzSzLLhBC/nuJ&#10;rly1IaUUWZZd2D4UUTeU5/l2AEBdfMJmcWkZ1jc0oqO7B4fHZvDl63d4/eZtLCm9uGNDA4EAc+BA&#10;b1//8vLyroPWf2BgoDCa8QcY6MU4XnG+XgAAAABJRU5ErkJgg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Bs+YB9zQAAAK0CAAAZAAAAZHJzL19y&#10;ZWxzL2Uyb0RvYy54bWwucmVsc72SwWrDMAyG74O+g9F9cZKWMUadXkah19E9gLAVxzSWje2V9e1n&#10;KIMVSnfLURL/938HbXfffhZnStkFVtA1LQhiHYxjq+DzuH9+BZELssE5MCm4UIbdsHraftCMpYby&#10;5GIWlcJZwVRKfJMy64k85iZE4noZQ/JY6pisjKhPaEn2bfsi018GDDdMcTAK0sFsQBwvsTb/zw7j&#10;6DS9B/3licudCul87a5ATJaKAk/G4XW5aSJbkPcd1ss4rB859Ms49I8cumUcul8HefNkww9QSwME&#10;FAAAAAgAh07iQHnnugQEAQAAEwIAABMAAABbQ29udGVudF9UeXBlc10ueG1slZHBTsMwDIbvSLxD&#10;lCtqU3ZACK3dgY4jIDQeIErcNqJxojiU7e1Juk2CiSHtGNvf7y/JcrW1I5sgkHFY89uy4gxQOW2w&#10;r/n75qm454yiRC1Hh1DzHRBfNddXy83OA7FEI9V8iNE/CEFqACupdB4wdToXrIzpGHrhpfqQPYhF&#10;Vd0J5TACxiLmDN4sW+jk5xjZepvKexOPPWeP+7m8qubGZj7XxZ9EgJFOEOn9aJSM6W5iQn3iVRyc&#10;ykTOMzQYTzdJ/MyG3Pnt9HPBgXtJjxmMBvYqQ3yWNpkLHUho94UBpvL/kGxpqXBdZxSUbaA2YW8w&#10;Ha3OpcPCtU5dGr6eqWO2mL+0+QZQSwECFAAUAAAACACHTuJAeee6BAQBAAATAgAAEwAAAAAAAAAB&#10;ACAAAACZHQAAW0NvbnRlbnRfVHlwZXNdLnhtbFBLAQIUAAoAAAAAAIdO4kAAAAAAAAAAAAAAAAAG&#10;AAAAAAAAAAAAEAAAAE8bAABfcmVscy9QSwECFAAUAAAACACHTuJAihRmPNEAAACUAQAACwAAAAAA&#10;AAABACAAAABzGwAAX3JlbHMvLnJlbHNQSwECFAAKAAAAAACHTuJAAAAAAAAAAAAAAAAABAAAAAAA&#10;AAAAABAAAAAAAAAAZHJzL1BLAQIUAAoAAAAAAIdO4kAAAAAAAAAAAAAAAAAKAAAAAAAAAAAAEAAA&#10;AG0cAABkcnMvX3JlbHMvUEsBAhQAFAAAAAgAh07iQGz5gH3NAAAArQIAABkAAAAAAAAAAQAgAAAA&#10;lRwAAGRycy9fcmVscy9lMm9Eb2MueG1sLnJlbHNQSwECFAAUAAAACACHTuJAWviyodoAAAAJAQAA&#10;DwAAAAAAAAABACAAAAAiAAAAZHJzL2Rvd25yZXYueG1sUEsBAhQAFAAAAAgAh07iQIVxSRExCwAA&#10;glUAAA4AAAAAAAAAAQAgAAAAKQEAAGRycy9lMm9Eb2MueG1sUEsBAhQACgAAAAAAh07iQAAAAAAA&#10;AAAAAAAAAAoAAAAAAAAAAAAQAAAAhgwAAGRycy9tZWRpYS9QSwECFAAUAAAACACHTuJAGjXyx9IE&#10;AADNBAAAFAAAAAAAAAABACAAAACuDAAAZHJzL21lZGlhL2ltYWdlMS5wbmdQSwECFAAUAAAACACH&#10;TuJAvJiFnvcCAADyAgAAFAAAAAAAAAABACAAAACyEQAAZHJzL21lZGlhL2ltYWdlMi5wbmdQSwEC&#10;FAAUAAAACACHTuJAB9CKFfQCAADvAgAAFAAAAAAAAAABACAAAADbFAAAZHJzL21lZGlhL2ltYWdl&#10;My5wbmdQSwECFAAUAAAACACHTuJAXv9ElxwDAAAXAwAAFAAAAAAAAAABACAAAAABGAAAZHJzL21l&#10;ZGlhL2ltYWdlNC5wbmdQSwUGAAAAAA0ADQAYAwAAzh4AAAAA&#10;">
                <o:lock v:ext="edit" aspectratio="f"/>
                <v:rect id="矩形 11" o:spid="_x0000_s1026" o:spt="1" style="position:absolute;left:3161;top:2629;height:1134;width:1415;" filled="f" stroked="f" coordsize="21600,21600" o:gfxdata="UEsDBAoAAAAAAIdO4kAAAAAAAAAAAAAAAAAEAAAAZHJzL1BLAwQUAAAACACHTuJAzuxrU8AAAADi&#10;AAAADwAAAGRycy9kb3ducmV2LnhtbEVPy2rCQBTdC/2H4RbcSJ3RRdDU0YVQGoogjY/1JXNNgpk7&#10;MTNN7N93CoLLw3mvNnfbiJ46XzvWMJsqEMSFMzWXGo6Hj7cFCB+QDTaOScMvedisX0YrTI0b+Jv6&#10;PJQihrBPUUMVQptK6YuKLPqpa4kjd3GdxRBhV0rT4RDDbSPnSiXSYs2xocKWthUV1/zHahiKfX8+&#10;7D7lfnLOHN+y2zY/fWk9fp2pdxCB7uEpfrgzE+cvF8tEJckc/i9FDHL9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O7GtT&#10;wAAAAOIAAAAPAAAAAAAAAAEAIAAAACIAAABkcnMvZG93bnJldi54bWxQSwECFAAUAAAACACHTuJA&#10;My8FnjsAAAA5AAAAEAAAAAAAAAABACAAAAAPAQAAZHJzL3NoYXBleG1sLnhtbFBLBQYAAAAABgAG&#10;AFsBAAC5AwAAAAA=&#10;">
                  <v:fill on="f" focussize="0,0"/>
                  <v:stroke on="f"/>
                  <v:imagedata o:title=""/>
                  <o:lock v:ext="edit" aspectratio="f"/>
                </v:rect>
                <v:rect id="矩形 12" o:spid="_x0000_s1026" o:spt="1" style="position:absolute;left:3161;top:2629;height:1134;width:1415;" filled="f" stroked="t" coordsize="21600,21600" o:gfxdata="UEsDBAoAAAAAAIdO4kAAAAAAAAAAAAAAAAAEAAAAZHJzL1BLAwQUAAAACACHTuJAdEttI8cAAADj&#10;AAAADwAAAGRycy9kb3ducmV2LnhtbEWPS2/CMBCE70j8B2uRekHFTgsIUgyHqs9LlUJUiZuJt0lE&#10;vI5sl8e/7x4q9bg7szPfrjYX14kThth60pBNFAikytuWag3l7vl2ASImQ9Z0nlDDFSNs1sPByuTW&#10;n+kTT9tUCw6hmBsNTUp9LmWsGnQmTnyPxNq3D84kHkMtbTBnDnedvFNqLp1piRsa0+Njg9Vx++M0&#10;7L/GBe7K8fVpfizK90KFl9ePg9Y3o0w9gEh4Sf/mv+s3y/jL+2w5m00XDM0/8QLk+hdQSwMEFAAA&#10;AAgAh07iQDMvBZ47AAAAOQAAABAAAABkcnMvc2hhcGV4bWwueG1ss7GvyM1RKEstKs7Mz7NVMtQz&#10;UFJIzUvOT8nMS7dVCg1x07VQUiguScxLSczJz0u1VapMLVayt+PlAgBQSwMECgAAAAAAh07iQAAA&#10;AAAAAAAAAAAAAAYAAABfcmVscy9QSwMEFAAAAAgAh07iQNVcJijMAAAAjwEAAAsAAABfcmVscy8u&#10;cmVsc6WQsWoDMQyG90DfwWjv+ZKhlBBftkLWkEJXYevuTM6Wscw1efu4lEIvZMugQb/Q9wnt9pcw&#10;qZmyeI4G1k0LiqJl5+Ng4PP08foOSgpGhxNHMnAlgX33stodacJSl2T0SVSlRDEwlpK2WosdKaA0&#10;nCjWSc85YKltHnRCe8aB9KZt33T+z4BuwVQHZyAf3AbU6Zqq+Y4dvM0s3JfGctDc994+omoZMdFX&#10;mCoG80DFgMvym9bTmlqgH5vXT5odf8cjzUvxT5hp/vPqxRu7G1BLAwQUAAAACACHTuJAWuMRZvcA&#10;AADiAQAAEwAAAFtDb250ZW50X1R5cGVzXS54bWyVkU1PxCAQhu8m/gcyV9NSPRhjSvdg9ahG1x8w&#10;gWlLtgXCYN3999L9uBjXxCPMvM/7BOrVdhrFTJGtdwquywoEOe2Ndb2Cj/VTcQeCEzqDo3ekYEcM&#10;q+byol7vArHIaccKhpTCvZSsB5qQSx/I5Unn44QpH2MvA+oN9iRvqupWau8SuVSkhQFN3VKHn2MS&#10;j9t8fTCJNDKIh8Pi0qUAQxitxpRN5ezMj5bi2FDm5H6HBxv4KmuA/LVhmZwvOOZe8tNEa0i8YkzP&#10;OGUNaSJL479cpLn8G7JYTlz4rrOayjZym2NvNJ+sztF5wEAZ/V/8+5I7weX+h5pvUEsBAhQAFAAA&#10;AAgAh07iQFrjEWb3AAAA4gEAABMAAAAAAAAAAQAgAAAAmAIAAFtDb250ZW50X1R5cGVzXS54bWxQ&#10;SwECFAAKAAAAAACHTuJAAAAAAAAAAAAAAAAABgAAAAAAAAAAABAAAAB/AQAAX3JlbHMvUEsBAhQA&#10;FAAAAAgAh07iQNVcJijMAAAAjwEAAAsAAAAAAAAAAQAgAAAAowEAAF9yZWxzLy5yZWxzUEsBAhQA&#10;CgAAAAAAh07iQAAAAAAAAAAAAAAAAAQAAAAAAAAAAAAQAAAAAAAAAGRycy9QSwECFAAUAAAACACH&#10;TuJAdEttI8cAAADjAAAADwAAAAAAAAABACAAAAAiAAAAZHJzL2Rvd25yZXYueG1sUEsBAhQAFAAA&#10;AAgAh07iQDMvBZ47AAAAOQAAABAAAAAAAAAAAQAgAAAAFgEAAGRycy9zaGFwZXhtbC54bWxQSwUG&#10;AAAAAAYABgBbAQAAwAMAAAAA&#10;">
                  <v:fill on="f" focussize="0,0"/>
                  <v:stroke weight="0.239685039370079pt" color="#000000" miterlimit="8" joinstyle="miter"/>
                  <v:imagedata o:title=""/>
                  <o:lock v:ext="edit" aspectratio="f"/>
                </v:rect>
                <v:rect id="矩形 13" o:spid="_x0000_s1026" o:spt="1" style="position:absolute;left:5706;top:2912;height:567;width:1415;" filled="f" stroked="f" coordsize="21600,21600" o:gfxdata="UEsDBAoAAAAAAIdO4kAAAAAAAAAAAAAAAAAEAAAAZHJzL1BLAwQUAAAACACHTuJA+Cg1YcIAAADj&#10;AAAADwAAAGRycy9kb3ducmV2LnhtbEVPS2vCQBC+F/wPywheim4irdXU1YMgDVKQxsd5yE6TYHY2&#10;ZtdE/323UOhxvvcs13dTi45aV1lWEE8iEMS51RUXCo6H7XgOwnlkjbVlUvAgB+vV4GmJibY9f1GX&#10;+UKEEHYJKii9bxIpXV6SQTexDXHgvm1r0IezLaRusQ/hppbTKJpJgxWHhhIb2pSUX7KbUdDn++58&#10;+PyQ++dzavmaXjfZaafUaBhH7yA83f2/+M+d6jD/NV7Eby/z2RR+fwoAyNU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go&#10;NWHCAAAA4wAAAA8AAAAAAAAAAQAgAAAAIgAAAGRycy9kb3ducmV2LnhtbFBLAQIUABQAAAAIAIdO&#10;4kAzLwWeOwAAADkAAAAQAAAAAAAAAAEAIAAAABEBAABkcnMvc2hhcGV4bWwueG1sUEsFBgAAAAAG&#10;AAYAWwEAALsDAAAAAA==&#10;">
                  <v:fill on="f" focussize="0,0"/>
                  <v:stroke on="f"/>
                  <v:imagedata o:title=""/>
                  <o:lock v:ext="edit" aspectratio="f"/>
                </v:rect>
                <v:rect id="矩形 14" o:spid="_x0000_s1026" o:spt="1" style="position:absolute;left:5706;top:2912;height:567;width:1415;" filled="f" stroked="t" coordsize="21600,21600" o:gfxdata="UEsDBAoAAAAAAIdO4kAAAAAAAAAAAAAAAAAEAAAAZHJzL1BLAwQUAAAACACHTuJAW1idkcIAAADj&#10;AAAADwAAAGRycy9kb3ducmV2LnhtbEWPzWrDMBCE74G+g9hCb7EsH5rEjRJoINBTIT+X3DbWxjax&#10;Vo6kxs7bV4VCjsPMfMMs16PtxJ18aB1rUFkOgrhypuVaw/Gwnc5BhIhssHNMGh4UYL16mSyxNG7g&#10;Hd33sRYJwqFEDU2MfSllqBqyGDLXEyfv4rzFmKSvpfE4JLjtZJHn79Jiy2mhwZ42DVXX/Y9NFC8H&#10;Pt96/ryqb1Pby/i4nXZav72q/ANEpDE+w//tL6OhUGoxU0oVM/j7lP6AXP0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tY&#10;nZHCAAAA4wAAAA8AAAAAAAAAAQAgAAAAIgAAAGRycy9kb3ducmV2LnhtbFBLAQIUABQAAAAIAIdO&#10;4kAzLwWeOwAAADkAAAAQAAAAAAAAAAEAIAAAABEBAABkcnMvc2hhcGV4bWwueG1sUEsFBgAAAAAG&#10;AAYAWwEAALsDAAAAAA==&#10;">
                  <v:fill on="f" focussize="0,0"/>
                  <v:stroke weight="0.239842519685039pt" color="#000000" miterlimit="8" joinstyle="miter"/>
                  <v:imagedata o:title=""/>
                  <o:lock v:ext="edit" aspectratio="f"/>
                </v:rect>
                <v:rect id="矩形 15" o:spid="_x0000_s1026" o:spt="1" style="position:absolute;left:4292;top:929;height:1134;width:1415;" filled="f" stroked="f" coordsize="21600,21600" o:gfxdata="UEsDBAoAAAAAAIdO4kAAAAAAAAAAAAAAAAAEAAAAZHJzL1BLAwQUAAAACACHTuJAeavuTsUAAADi&#10;AAAADwAAAGRycy9kb3ducmV2LnhtbEWPW2vCQBSE3wv+h+UIvpS6MS1eUlcfBGmQgjReng/Z0ySY&#10;PRuza6L/vlso9HGYmW+Y5fpuatFR6yrLCibjCARxbnXFhYLjYfsyB+E8ssbaMil4kIP1avC0xETb&#10;nr+oy3whAoRdggpK75tESpeXZNCNbUMcvG/bGvRBtoXULfYBbmoZR9FUGqw4LJTY0Kak/JLdjII+&#10;33fnw+eH3D+fU8vX9LrJTjulRsNJ9A7C093/h//aqVbwFk8X8etsFsPvpXAH5Oo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Hmr7k7FAAAA4gAAAA8AAAAAAAAAAQAgAAAAIgAAAGRycy9kb3ducmV2LnhtbFBLAQIUABQAAAAI&#10;AIdO4kAzLwWeOwAAADkAAAAQAAAAAAAAAAEAIAAAABQBAABkcnMvc2hhcGV4bWwueG1sUEsFBgAA&#10;AAAGAAYAWwEAAL4DAAAAAA==&#10;">
                  <v:fill on="f" focussize="0,0"/>
                  <v:stroke on="f"/>
                  <v:imagedata o:title=""/>
                  <o:lock v:ext="edit" aspectratio="f"/>
                </v:rect>
                <v:rect id="矩形 16" o:spid="_x0000_s1026" o:spt="1" style="position:absolute;left:4292;top:929;height:1134;width:1415;" filled="f" stroked="t" coordsize="21600,21600" o:gfxdata="UEsDBAoAAAAAAIdO4kAAAAAAAAAAAAAAAAAEAAAAZHJzL1BLAwQUAAAACACHTuJA1Har2cYAAADi&#10;AAAADwAAAGRycy9kb3ducmV2LnhtbEWPS2vDMBCE74X8B7GBXkIjOdA0dqLkUPq8FDcxhd621sY2&#10;sVZGUvP491Wh0OMwM98wq83Z9uJIPnSONWRTBYK4dqbjRkO1e7xZgAgR2WDvmDRcKMBmPbpaYWHc&#10;id/puI2NSBAOBWpoYxwKKUPdksUwdQNx8vbOW4xJ+kYaj6cEt72cKTWXFjtOCy0OdN9Sfdh+Ww2f&#10;H5OSdtXk8jA/lNVrqfzT89uX1tfjTC1BRDrH//Bf+8VoyPM8u72bLXL4vZTugFz/AF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DUdqvZxgAAAOIAAAAPAAAAAAAAAAEAIAAAACIAAABkcnMvZG93bnJldi54bWxQSwECFAAUAAAA&#10;CACHTuJAMy8FnjsAAAA5AAAAEAAAAAAAAAABACAAAAAVAQAAZHJzL3NoYXBleG1sLnhtbFBLBQYA&#10;AAAABgAGAFsBAAC/AwAAAAA=&#10;">
                  <v:fill on="f" focussize="0,0"/>
                  <v:stroke weight="0.239685039370079pt" color="#000000" miterlimit="8" joinstyle="miter"/>
                  <v:imagedata o:title=""/>
                  <o:lock v:ext="edit" aspectratio="f"/>
                </v:rect>
                <v:shape id="任意多边形 17" o:spid="_x0000_s1026" o:spt="100" style="position:absolute;left:112;top:5214;height:2126;width:3119;" filled="f" stroked="t" coordsize="3119,2126" o:gfxdata="UEsDBAoAAAAAAIdO4kAAAAAAAAAAAAAAAAAEAAAAZHJzL1BLAwQUAAAACACHTuJAUZExQ8AAAADj&#10;AAAADwAAAGRycy9kb3ducmV2LnhtbEVPz2vCMBS+D/Y/hDfwMmZSh6LVKCIIO0204vnRvLXV5qU2&#10;0Tr/enMQPH58v2eLm63FlVpfOdaQ9BUI4tyZigsN+2z9NQbhA7LB2jFp+CcPi/n72wxT4zre0nUX&#10;ChFD2KeooQyhSaX0eUkWfd81xJH7c63FEGFbSNNiF8NtLQdKjaTFimNDiQ2tSspPu4vVQNlhGcyx&#10;WJ5d8/t5xs09676PWvc+EjUFEegWXuKn+8doGKhkNJkMxyqOjp/iH5Dz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RkTFD&#10;wAAAAOMAAAAPAAAAAAAAAAEAIAAAACIAAABkcnMvZG93bnJldi54bWxQSwECFAAUAAAACACHTuJA&#10;My8FnjsAAAA5AAAAEAAAAAAAAAABACAAAAAPAQAAZHJzL3NoYXBleG1sLnhtbFBLBQYAAAAABgAG&#10;AFsBAAC5AwAAAAA=&#10;" path="m2483,-4001l4181,-4001m2483,-3435l4181,-3435m4746,-3151l4746,-2207m5029,-3151l5029,-2301m4463,-2160l5595,-2167m4463,-1876l5595,-1876m5029,-2301l5029,-1876e">
                  <v:path o:connectlocs="2483,-4001;4181,-4001;2483,-3435;4181,-3435;4746,-3151;4746,-2207;5029,-3151;5029,-2301;4463,-2160;5595,-2167;4463,-1876;5595,-1876;5029,-2301;5029,-1876" o:connectangles="0,0,0,0,0,0,0,0,0,0,0,0,0,0"/>
                  <v:fill on="f" focussize="0,0"/>
                  <v:stroke weight="2.15708661417323pt" color="#000000" joinstyle="round"/>
                  <v:imagedata o:title=""/>
                  <o:lock v:ext="edit" aspectratio="f"/>
                </v:shape>
                <v:rect id="矩形 18" o:spid="_x0000_s1026" o:spt="1" style="position:absolute;left:8252;top:2629;height:1134;width:1415;" filled="f" stroked="f" coordsize="21600,21600" o:gfxdata="UEsDBAoAAAAAAIdO4kAAAAAAAAAAAAAAAAAEAAAAZHJzL1BLAwQUAAAACACHTuJAHfd8gsIAAADi&#10;AAAADwAAAGRycy9kb3ducmV2LnhtbEVPy2rCQBTdF/oPwy24KToTK61GRxdCaZCCND7Wl8w1Cc3c&#10;iZlpYv/eWRS6PJz3anOzjeip87VjDclEgSAunKm51HA8vI/nIHxANtg4Jg2/5GGzfnxYYWrcwF/U&#10;56EUMYR9ihqqENpUSl9UZNFPXEscuYvrLIYIu1KaDocYbhs5VepVWqw5NlTY0rai4jv/sRqGYt+f&#10;D58fcv98zhxfs+s2P+20Hj0lagki0C38i//cmdEwmy9mby8qiZvjpXgH5PoO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33&#10;fILCAAAA4gAAAA8AAAAAAAAAAQAgAAAAIgAAAGRycy9kb3ducmV2LnhtbFBLAQIUABQAAAAIAIdO&#10;4kAzLwWeOwAAADkAAAAQAAAAAAAAAAEAIAAAABEBAABkcnMvc2hhcGV4bWwueG1sUEsFBgAAAAAG&#10;AAYAWwEAALsDAAAAAA==&#10;">
                  <v:fill on="f" focussize="0,0"/>
                  <v:stroke on="f"/>
                  <v:imagedata o:title=""/>
                  <o:lock v:ext="edit" aspectratio="f"/>
                </v:rect>
                <v:rect id="矩形 19" o:spid="_x0000_s1026" o:spt="1" style="position:absolute;left:8252;top:2629;height:1134;width:1415;" filled="f" stroked="t" coordsize="21600,21600" o:gfxdata="UEsDBAoAAAAAAIdO4kAAAAAAAAAAAAAAAAAEAAAAZHJzL1BLAwQUAAAACACHTuJAIqpB3MYAAADi&#10;AAAADwAAAGRycy9kb3ducmV2LnhtbEWPS2vDMBCE74X+B7GFXkIj2YQ0caPkUPq8BDcxgdy21tY2&#10;sVZGUvP491Wh0OMwM98wi9XZ9uJIPnSONWRjBYK4dqbjRkO1fb6bgQgR2WDvmDRcKMBqeX21wMK4&#10;E3/QcRMbkSAcCtTQxjgUUoa6JYth7Abi5H05bzEm6RtpPJ4S3PYyV2oqLXacFloc6LGl+rD5thr2&#10;u1FJ22p0eZoeyuq9VP7ldf2p9e1Nph5ARDrH//Bf+81omOTzbJLfz+bweyndAbn8A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iqkHcxgAAAOIAAAAPAAAAAAAAAAEAIAAAACIAAABkcnMvZG93bnJldi54bWxQSwECFAAUAAAA&#10;CACHTuJAMy8FnjsAAAA5AAAAEAAAAAAAAAABACAAAAAVAQAAZHJzL3NoYXBleG1sLnhtbFBLBQYA&#10;AAAABgAGAFsBAAC/AwAAAAA=&#10;">
                  <v:fill on="f" focussize="0,0"/>
                  <v:stroke weight="0.239685039370079pt" color="#000000" miterlimit="8" joinstyle="miter"/>
                  <v:imagedata o:title=""/>
                  <o:lock v:ext="edit" aspectratio="f"/>
                </v:rect>
                <v:shape id="任意多边形 20" o:spid="_x0000_s1026" o:spt="100" style="position:absolute;left:4647;top:7049;height:291;width:1134;" filled="f" stroked="t" coordsize="1134,291" o:gfxdata="UEsDBAoAAAAAAIdO4kAAAAAAAAAAAAAAAAAEAAAAZHJzL1BLAwQUAAAACACHTuJArrgSFsUAAADj&#10;AAAADwAAAGRycy9kb3ducmV2LnhtbEWPQU/DMAyF70j8h8hIXBBLM7TCyrIdpk3AZWKDw45WY9pq&#10;jVM1oS3/Hh+QONp+fu99q83kWzVQH5vAFswsA0VcBtdwZeHzY3//BComZIdtYLLwQxE26+urFRYu&#10;jHyk4ZQqJSYcC7RQp9QVWseyJo9xFjpiuX2F3mOSsa+063EUc9/qeZbl2mPDklBjR9uaysvp21vA&#10;Oz2+P05hwJdjtx/fzjtz2F6svb0x2TOoRFP6F/99vzqpnz8szWJhcqEQJlmAXv8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K64EhbFAAAA4wAAAA8AAAAAAAAAAQAgAAAAIgAAAGRycy9kb3ducmV2LnhtbFBLAQIUABQAAAAI&#10;AIdO4kAzLwWeOwAAADkAAAAQAAAAAAAAAAEAIAAAABQBAABkcnMvc2hhcGV4bWwueG1sUEsFBgAA&#10;AAAGAAYAWwEAAL4DAAAAAA==&#10;" path="m2473,-3996l3605,-4003m2473,-3712l3605,-3712e">
                  <v:path o:connectlocs="2473,-3996;3605,-4003;2473,-3712;3605,-3712" o:connectangles="0,0,0,0"/>
                  <v:fill on="f" focussize="0,0"/>
                  <v:stroke weight="2.15708661417323pt" color="#000000" joinstyle="round"/>
                  <v:imagedata o:title=""/>
                  <o:lock v:ext="edit" aspectratio="f"/>
                </v:shape>
                <v:shape id="任意多边形 21" o:spid="_x0000_s1026" o:spt="100" style="position:absolute;left:2380;top:7009;height:1040;width:567;" filled="f" stroked="t" coordsize="567,1040" o:gfxdata="UEsDBAoAAAAAAIdO4kAAAAAAAAAAAAAAAAAEAAAAZHJzL1BLAwQUAAAACACHTuJAus0DV8EAAADj&#10;AAAADwAAAGRycy9kb3ducmV2LnhtbEVPzWrCQBC+F3yHZYReim4iGEx0FRQFD16qrXocstMkNDsb&#10;s9to3t4tFHqc738Wq4epRUetqywriMcRCOLc6ooLBR+n3WgGwnlkjbVlUtCTg9Vy8LLATNs7v1N3&#10;9IUIIewyVFB632RSurwkg25sG+LAfdnWoA9nW0jd4j2Em1pOoiiRBisODSU2tCkp/z7+GAWS1xu6&#10;bPef276jN9kdzrdrf1bqdRhHcxCeHv5f/Ofe6zB/mqZpnMymCfz+FACQyy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s0D&#10;V8EAAADjAAAADwAAAAAAAAABACAAAAAiAAAAZHJzL2Rvd25yZXYueG1sUEsBAhQAFAAAAAgAh07i&#10;QDMvBZ47AAAAOQAAABAAAAAAAAAAAQAgAAAAEAEAAGRycy9zaGFwZXhtbC54bWxQSwUGAAAAAAYA&#10;BgBbAQAAugMAAAAA&#10;" path="m2478,-4003l2478,-2964m3044,-3672l3044,-2964e">
                  <v:path o:connectlocs="2478,-4003;2478,-2964;3044,-3672;3044,-2964" o:connectangles="0,0,0,0"/>
                  <v:fill on="f" focussize="0,0"/>
                  <v:stroke weight="0.239685039370079pt" color="#000000" joinstyle="round"/>
                  <v:imagedata o:title=""/>
                  <o:lock v:ext="edit" aspectratio="f"/>
                </v:shape>
                <v:shape id="图片 68" o:spid="_x0000_s1026" o:spt="75" type="#_x0000_t75" style="position:absolute;left:2508;top:1213;height:567;width:175;" filled="f" o:preferrelative="t" stroked="f" coordsize="21600,21600" o:gfxdata="UEsDBAoAAAAAAIdO4kAAAAAAAAAAAAAAAAAEAAAAZHJzL1BLAwQUAAAACACHTuJAPHOq9b8AAADi&#10;AAAADwAAAGRycy9kb3ducmV2LnhtbEVPTWvCQBC9C/0PyxS86W6MxJK6epAKBSlF7aW3aXaahGZn&#10;Q3ar8d93DkKPj/e93o6+UxcaYhvYQjY3oIir4FquLXyc97MnUDEhO+wCk4UbRdhuHiZrLF248pEu&#10;p1QrCeFYooUmpb7UOlYNeYzz0BML9x0Gj0ngUGs34FXCfacXxhTaY8vS0GBPu4aqn9OvtxDz3ah7&#10;CreXfHn4LN7fxvNXcbR2+piZZ1CJxvQvvrtfncxf5SbLTCEn5JJg0J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xzqvW/&#10;AAAA4gAAAA8AAAAAAAAAAQAgAAAAIgAAAGRycy9kb3ducmV2LnhtbFBLAQIUABQAAAAIAIdO4kAz&#10;LwWeOwAAADkAAAAQAAAAAAAAAAEAIAAAAA4BAABkcnMvc2hhcGV4bWwueG1sUEsFBgAAAAAGAAYA&#10;WwEAALgDAAAAAA==&#10;">
                  <v:fill on="f" focussize="0,0"/>
                  <v:stroke on="f"/>
                  <v:imagedata r:id="rId33" o:title=""/>
                  <o:lock v:ext="edit" aspectratio="t"/>
                </v:shape>
                <v:shape id="任意多边形 23" o:spid="_x0000_s1026" o:spt="100" style="position:absolute;left:4954;top:7055;height:1013;width:567;" filled="f" stroked="t" coordsize="567,1013" o:gfxdata="UEsDBAoAAAAAAIdO4kAAAAAAAAAAAAAAAAAEAAAAZHJzL1BLAwQUAAAACACHTuJAO4KyosIAAADi&#10;AAAADwAAAGRycy9kb3ducmV2LnhtbEWPQWvCQBSE7wX/w/IEb/VtDBWTunoQBC8War309pp9TdJm&#10;34bsGvXfdwuFHoeZ+YZZb2+uUyMPofViIJtrUCyVt63UBs5v+8cVqBBJLHVe2MCdA2w3k4c1ldZf&#10;5ZXHU6xVgkgoyUATY18ihqphR2Hue5bkffrBUUxyqNEOdE1w1+FC6yU6aiUtNNTzruHq+3RxBi72&#10;I+fDuMT7yxGP8Wv/rh32xsymmX4GFfkW/8N/7YM1UBSL7CnPVwX8Xkp3AD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uC&#10;sqLCAAAA4gAAAA8AAAAAAAAAAQAgAAAAIgAAAGRycy9kb3ducmV2LnhtbFBLAQIUABQAAAAIAIdO&#10;4kAzLwWeOwAAADkAAAAQAAAAAAAAAAEAIAAAABEBAABkcnMvc2hhcGV4bWwueG1sUEsFBgAAAAAG&#10;AAYAWwEAALsDAAAAAA==&#10;" path="m2473,-4002l2473,-2990m3038,-3698l3038,-2990e">
                  <v:path o:connectlocs="2473,-4002;2473,-2990;3038,-3698;3038,-2990" o:connectangles="0,0,0,0"/>
                  <v:fill on="f" focussize="0,0"/>
                  <v:stroke weight="0.239685039370079pt" color="#000000" joinstyle="round"/>
                  <v:imagedata o:title=""/>
                  <o:lock v:ext="edit" aspectratio="f"/>
                </v:shape>
                <v:shape id="图片 70" o:spid="_x0000_s1026" o:spt="75" type="#_x0000_t75" style="position:absolute;left:4770;top:4043;height:175;width:175;" filled="f" o:preferrelative="t" stroked="f" coordsize="21600,21600" o:gfxdata="UEsDBAoAAAAAAIdO4kAAAAAAAAAAAAAAAAAEAAAAZHJzL1BLAwQUAAAACACHTuJAkylGSMEAAADj&#10;AAAADwAAAGRycy9kb3ducmV2LnhtbEVPzU4CMRC+m/gOzZh4kxbFdV0pHEATSDgIwn2yHbcbt9N1&#10;OwK+vTUx8Tjf/0zn59CpIw2pjWxhPDKgiOvoWm4s7N9ebkpQSZAddpHJwjclmM8uL6ZYuXjiLR13&#10;0qgcwqlCC16kr7ROtaeAaRR74sy9xyGg5HNotBvwlMNDp2+NKXTAlnODx54WnuqP3VewYA5R+tel&#10;7+L6s9k8rxZr2S7vrb2+GpsnUEJn+Rf/uVcuzy/KcnI3KR4e4fenDICe/Q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ylG&#10;SMEAAADjAAAADwAAAAAAAAABACAAAAAiAAAAZHJzL2Rvd25yZXYueG1sUEsBAhQAFAAAAAgAh07i&#10;QDMvBZ47AAAAOQAAABAAAAAAAAAAAQAgAAAAEAEAAGRycy9zaGFwZXhtbC54bWxQSwUGAAAAAAYA&#10;BgBbAQAAugMAAAAA&#10;">
                  <v:fill on="f" focussize="0,0"/>
                  <v:stroke on="f"/>
                  <v:imagedata r:id="rId34" o:title=""/>
                  <o:lock v:ext="edit" aspectratio="t"/>
                </v:shape>
                <v:shape id="图片 71" o:spid="_x0000_s1026" o:spt="75" type="#_x0000_t75" style="position:absolute;left:5332;top:4048;height:175;width:175;" filled="f" o:preferrelative="t" stroked="f" coordsize="21600,21600" o:gfxdata="UEsDBAoAAAAAAIdO4kAAAAAAAAAAAAAAAAAEAAAAZHJzL1BLAwQUAAAACACHTuJAe5vNMsIAAADj&#10;AAAADwAAAGRycy9kb3ducmV2LnhtbEVPS08CMRC+m/AfmjHxJu3WCLpQOGhM8ER4SMJt3A67K9vp&#10;ZlsX5NdbExKP871nOj+7RvTUhdqzgWyoQBAX3tZcGthu3u6fQISIbLHxTAZ+KMB8NriZYm79iVfU&#10;r2MpUgiHHA1UMba5lKGoyGEY+pY4cQffOYzp7EppOzylcNdIrdRIOqw5NVTY0ktFxXH97Qzsv94/&#10;PvWSF8tLf+HRa6/9rnXG3N1magIi0jn+i6/uhU3zVTZ+1vrxYQx/PyUA5OwX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ub&#10;zTLCAAAA4wAAAA8AAAAAAAAAAQAgAAAAIgAAAGRycy9kb3ducmV2LnhtbFBLAQIUABQAAAAIAIdO&#10;4kAzLwWeOwAAADkAAAAQAAAAAAAAAAEAIAAAABEBAABkcnMvc2hhcGV4bWwueG1sUEsFBgAAAAAG&#10;AAYAWwEAALsDAAAAAA==&#10;">
                  <v:fill on="f" focussize="0,0"/>
                  <v:stroke on="f"/>
                  <v:imagedata r:id="rId35" o:title=""/>
                  <o:lock v:ext="edit" aspectratio="t"/>
                </v:shape>
                <v:shape id="图片 72" o:spid="_x0000_s1026" o:spt="75" type="#_x0000_t75" style="position:absolute;left:7342;top:4048;height:175;width:175;" filled="f" o:preferrelative="t" stroked="f" coordsize="21600,21600" o:gfxdata="UEsDBAoAAAAAAIdO4kAAAAAAAAAAAAAAAAAEAAAAZHJzL1BLAwQUAAAACACHTuJAyEAfb8EAAADi&#10;AAAADwAAAGRycy9kb3ducmV2LnhtbEVPy2rCQBTdF/yH4Qrd1UlSfDRm4sJSsCvRtkJ318w1iWbu&#10;hMw0Wr++IwhdHs47W1xMI3rqXG1ZQTyKQBAXVtdcKvj8eHuagXAeWWNjmRT8koNFPnjIMNX2zBvq&#10;t74UIYRdigoq79tUSldUZNCNbEscuIPtDPoAu1LqDs8h3DQyiaKJNFhzaKiwpWVFxWn7YxR8H9+/&#10;9smaV+trf+XJa5/YXWuUehzG0RyEp4v/F9/dKx3mx9Pn8TievsDtUsAg8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EAf&#10;b8EAAADiAAAADwAAAAAAAAABACAAAAAiAAAAZHJzL2Rvd25yZXYueG1sUEsBAhQAFAAAAAgAh07i&#10;QDMvBZ47AAAAOQAAABAAAAAAAAAAAQAgAAAAEAEAAGRycy9zaGFwZXhtbC54bWxQSwUGAAAAAAYA&#10;BgBbAQAAugMAAAAA&#10;">
                  <v:fill on="f" focussize="0,0"/>
                  <v:stroke on="f"/>
                  <v:imagedata r:id="rId35" o:title=""/>
                  <o:lock v:ext="edit" aspectratio="t"/>
                </v:shape>
                <v:shape id="图片 73" o:spid="_x0000_s1026" o:spt="75" type="#_x0000_t75" style="position:absolute;left:7903;top:4053;height:175;width:175;" filled="f" o:preferrelative="t" stroked="f" coordsize="21600,21600" o:gfxdata="UEsDBAoAAAAAAIdO4kAAAAAAAAAAAAAAAAAEAAAAZHJzL1BLAwQUAAAACACHTuJAOsfZosIAAADj&#10;AAAADwAAAGRycy9kb3ducmV2LnhtbEVPS0vDQBC+C/0Pywje7G4bGmrabQ+KKL6gj4O9DdkxG5qd&#10;jdk1if/eFQSP871nvR1dI3rqQu1Zw2yqQBCX3tRcaTge7q+XIEJENth4Jg3fFGC7mVyssTB+4B31&#10;+1iJFMKhQA02xraQMpSWHIapb4kT9+E7hzGdXSVNh0MKd42cK5VLhzWnBost3Voqz/svp+Hl83R8&#10;yN2dLcfn16F3T+/Z28FrfXU5UysQkcb4L/5zP5o0P5urbKFuFjn8/pQAkJ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rH&#10;2aLCAAAA4wAAAA8AAAAAAAAAAQAgAAAAIgAAAGRycy9kb3ducmV2LnhtbFBLAQIUABQAAAAIAIdO&#10;4kAzLwWeOwAAADkAAAAQAAAAAAAAAAEAIAAAABEBAABkcnMvc2hhcGV4bWwueG1sUEsFBgAAAAAG&#10;AAYAWwEAALsDAAAAAA==&#10;">
                  <v:fill on="f" focussize="0,0"/>
                  <v:stroke on="f"/>
                  <v:imagedata r:id="rId36" o:title=""/>
                  <o:lock v:ext="edit" aspectratio="t"/>
                </v:shape>
                <v:shape id="文本框 28" o:spid="_x0000_s1026" o:spt="202" type="#_x0000_t202" style="position:absolute;left:2752;top:1421;height:136;width:498;" filled="f" stroked="f" coordsize="21600,21600" o:gfxdata="UEsDBAoAAAAAAIdO4kAAAAAAAAAAAAAAAAAEAAAAZHJzL1BLAwQUAAAACACHTuJAc9Gcl8UAAADj&#10;AAAADwAAAGRycy9kb3ducmV2LnhtbEWPQUsDMRCF74L/IUzBm01aaN1umxYRBUEQt+vB47iZ7oZu&#10;JusmtvXfOwfB48x78943m90l9OpEY/KRLcymBhRxE53n1sJ7/XRbgEoZ2WEfmSz8UILd9vpqg6WL&#10;Z67otM+tkhBOJVroch5KrVPTUcA0jQOxaIc4Bswyjq12I54lPPR6bsxSB/QsDR0O9NBRc9x/Bwv3&#10;H1w9+q/Xz7fqUPm6Xhl+WR6tvZnMzBpUpkv+N/9dPzvBXyyKYr66MwItP8kC9PYX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HPRnJfFAAAA4wAAAA8AAAAAAAAAAQAgAAAAIgAAAGRycy9kb3ducmV2LnhtbFBLAQIUABQAAAAI&#10;AIdO4kAzLwWeOwAAADkAAAAQAAAAAAAAAAEAIAAAABQBAABkcnMvc2hhcGV4bWwueG1sUEsFBgAA&#10;AAAGAAYAWwEAAL4DAAAAAA==&#10;">
                  <v:fill on="f" focussize="0,0"/>
                  <v:stroke on="f"/>
                  <v:imagedata o:title=""/>
                  <o:lock v:ext="edit" aspectratio="f"/>
                  <v:textbox inset="0mm,0mm,0mm,0mm">
                    <w:txbxContent>
                      <w:p w14:paraId="1D57B8E7">
                        <w:pPr>
                          <w:spacing w:line="136" w:lineRule="exact"/>
                          <w:ind w:firstLine="251"/>
                          <w:rPr>
                            <w:sz w:val="12"/>
                          </w:rPr>
                        </w:pPr>
                        <w:r>
                          <w:rPr>
                            <w:w w:val="105"/>
                            <w:sz w:val="12"/>
                          </w:rPr>
                          <w:t>220V AC</w:t>
                        </w:r>
                      </w:p>
                    </w:txbxContent>
                  </v:textbox>
                </v:shape>
                <v:shape id="文本框 29" o:spid="_x0000_s1026" o:spt="202" type="#_x0000_t202" style="position:absolute;left:4745;top:4268;height:272;width:180;" filled="f" stroked="f" coordsize="21600,21600" o:gfxdata="UEsDBAoAAAAAAIdO4kAAAAAAAAAAAAAAAAAEAAAAZHJzL1BLAwQUAAAACACHTuJAYn5i98QAAADj&#10;AAAADwAAAGRycy9kb3ducmV2LnhtbEWPT2sCMRDF7wW/Qxiht5pYZWlXo0ipIAjSdXvocboZd4Ob&#10;yXaT+ufbG6HQ48x77zdv5suLa8WJ+mA9axiPFAjiyhvLtYbPcv30AiJEZIOtZ9JwpQDLxeBhjrnx&#10;Zy7otI+1SBAOOWpoYuxyKUPVkMMw8h1x0g6+dxjT2NfS9HhOcNfKZ6Uy6dByutBgR28NVcf9r9Ow&#10;+uLi3f7svj+KQ2HL8lXxNjtq/TgcqxmISJf4b/5Lb0yqn02nmUrYCdx/SguQixt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Yn5i98QAAADjAAAADwAAAAAAAAABACAAAAAiAAAAZHJzL2Rvd25yZXYueG1sUEsBAhQAFAAAAAgA&#10;h07iQDMvBZ47AAAAOQAAABAAAAAAAAAAAQAgAAAAEwEAAGRycy9zaGFwZXhtbC54bWxQSwUGAAAA&#10;AAYABgBbAQAAvQMAAAAA&#10;">
                  <v:fill on="f" focussize="0,0"/>
                  <v:stroke on="f"/>
                  <v:imagedata o:title=""/>
                  <o:lock v:ext="edit" aspectratio="f"/>
                  <v:textbox inset="0mm,0mm,0mm,0mm">
                    <w:txbxContent>
                      <w:p w14:paraId="1B065430">
                        <w:pPr>
                          <w:spacing w:line="271" w:lineRule="exact"/>
                          <w:ind w:firstLine="521"/>
                          <w:rPr>
                            <w:sz w:val="24"/>
                          </w:rPr>
                        </w:pPr>
                        <w:r>
                          <w:rPr>
                            <w:w w:val="109"/>
                            <w:sz w:val="24"/>
                          </w:rPr>
                          <w:t>A</w:t>
                        </w:r>
                      </w:p>
                    </w:txbxContent>
                  </v:textbox>
                </v:shape>
                <v:shape id="文本框 30" o:spid="_x0000_s1026" o:spt="202" type="#_x0000_t202" style="position:absolute;left:5311;top:4268;height:272;width:180;" filled="f" stroked="f" coordsize="21600,21600" o:gfxdata="UEsDBAoAAAAAAIdO4kAAAAAAAAAAAAAAAAAEAAAAZHJzL1BLAwQUAAAACACHTuJADJJTIMUAAADj&#10;AAAADwAAAGRycy9kb3ducmV2LnhtbEWPQU/DMAyF70j8h8hI3FjSoY2tLJsQAgkJCdGVw46m8dpo&#10;jVOasI1/jw9IHO33/N7n1eYcenWkMfnIFoqJAUXcROe5tfBRP98sQKWM7LCPTBZ+KMFmfXmxwtLF&#10;E1d03OZWSQinEi10OQ+l1qnpKGCaxIFYtH0cA2YZx1a7EU8SHno9NWauA3qWhg4HeuyoOWy/g4WH&#10;HVdP/uvt873aV76ul4Zf5wdrr68Kcw8q0zn/m/+uX5zgL+5mxWx6Wwi0/CQL0Ot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AySUyDFAAAA4wAAAA8AAAAAAAAAAQAgAAAAIgAAAGRycy9kb3ducmV2LnhtbFBLAQIUABQAAAAI&#10;AIdO4kAzLwWeOwAAADkAAAAQAAAAAAAAAAEAIAAAABQBAABkcnMvc2hhcGV4bWwueG1sUEsFBgAA&#10;AAAGAAYAWwEAAL4DAAAAAA==&#10;">
                  <v:fill on="f" focussize="0,0"/>
                  <v:stroke on="f"/>
                  <v:imagedata o:title=""/>
                  <o:lock v:ext="edit" aspectratio="f"/>
                  <v:textbox inset="0mm,0mm,0mm,0mm">
                    <w:txbxContent>
                      <w:p w14:paraId="7EB26FB7">
                        <w:pPr>
                          <w:spacing w:line="271" w:lineRule="exact"/>
                          <w:ind w:firstLine="484"/>
                          <w:rPr>
                            <w:sz w:val="24"/>
                          </w:rPr>
                        </w:pPr>
                        <w:r>
                          <w:rPr>
                            <w:w w:val="101"/>
                            <w:sz w:val="24"/>
                          </w:rPr>
                          <w:t>B</w:t>
                        </w:r>
                      </w:p>
                    </w:txbxContent>
                  </v:textbox>
                </v:shape>
                <v:shape id="文本框 31" o:spid="_x0000_s1026" o:spt="202" type="#_x0000_t202" style="position:absolute;left:5993;top:4101;height:272;width:853;" filled="f" stroked="f" coordsize="21600,21600" o:gfxdata="UEsDBAoAAAAAAIdO4kAAAAAAAAAAAAAAAAAEAAAAZHJzL1BLAwQUAAAACACHTuJAAeycbL8AAADh&#10;AAAADwAAAGRycy9kb3ducmV2LnhtbEVPXUvDMBR9F/YfwhV8c0lEq6vLxhgTBEHs6oOPd81dG9bc&#10;1CZu898bQfDxcL7ny7PvxZHG6AIb0FMFgrgJ1nFr4L1+un4AEROyxT4wGfimCMvF5GKOpQ0nrui4&#10;Ta3IIRxLNNClNJRSxqYjj3EaBuLM7cPoMWU4ttKOeMrhvpc3ShXSo+Pc0OFA646aw/bLG1h9cLVx&#10;n6+7t2pfubqeKX4pDsZcXWr1CCLROf2L/9zPNs+/1ffFndbw+yhDkI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HsnGy/&#10;AAAA4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FFC1669">
                        <w:pPr>
                          <w:tabs>
                            <w:tab w:val="left" w:pos="565"/>
                          </w:tabs>
                          <w:spacing w:line="271" w:lineRule="exact"/>
                          <w:rPr>
                            <w:sz w:val="24"/>
                          </w:rPr>
                        </w:pPr>
                        <w:r>
                          <w:rPr>
                            <w:sz w:val="24"/>
                          </w:rPr>
                          <w:t>L1</w:t>
                        </w:r>
                        <w:r>
                          <w:rPr>
                            <w:sz w:val="24"/>
                          </w:rPr>
                          <w:tab/>
                        </w:r>
                        <w:r>
                          <w:rPr>
                            <w:sz w:val="24"/>
                          </w:rPr>
                          <w:t>L2</w:t>
                        </w:r>
                      </w:p>
                    </w:txbxContent>
                  </v:textbox>
                </v:shape>
                <v:shape id="文本框 32" o:spid="_x0000_s1026" o:spt="202" type="#_x0000_t202" style="position:absolute;left:7341;top:4268;height:272;width:759;" filled="f" stroked="f" coordsize="21600,21600" o:gfxdata="UEsDBAoAAAAAAIdO4kAAAAAAAAAAAAAAAAAEAAAAZHJzL1BLAwQUAAAACACHTuJAtBaC2cMAAADj&#10;AAAADwAAAGRycy9kb3ducmV2LnhtbEWPXWvCMBSG7wf7D+EMvJuJRarrjDLGBEEY1u5il2fNsQ02&#10;J10Tv/79ciHs8uX94lmsrq4TZxqC9axhMlYgiGtvLDcavqr18xxEiMgGO8+k4UYBVsvHhwUWxl+4&#10;pPM+NiKNcChQQxtjX0gZ6pYchrHviZN38IPDmOTQSDPgJY27TmZK5dKh5fTQYk/vLdXH/clpePvm&#10;8sP+fv7sykNpq+pF8TY/aj16mqhXEJGu8T98b2+Mhkzl02w6m88SRWJKPCCX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0&#10;FoLZwwAAAOMAAAAPAAAAAAAAAAEAIAAAACIAAABkcnMvZG93bnJldi54bWxQSwECFAAUAAAACACH&#10;TuJAMy8FnjsAAAA5AAAAEAAAAAAAAAABACAAAAASAQAAZHJzL3NoYXBleG1sLnhtbFBLBQYAAAAA&#10;BgAGAFsBAAC8AwAAAAA=&#10;">
                  <v:fill on="f" focussize="0,0"/>
                  <v:stroke on="f"/>
                  <v:imagedata o:title=""/>
                  <o:lock v:ext="edit" aspectratio="f"/>
                  <v:textbox inset="0mm,0mm,0mm,0mm">
                    <w:txbxContent>
                      <w:p w14:paraId="32705B74">
                        <w:pPr>
                          <w:tabs>
                            <w:tab w:val="left" w:pos="565"/>
                          </w:tabs>
                          <w:spacing w:line="271" w:lineRule="exact"/>
                          <w:rPr>
                            <w:sz w:val="24"/>
                          </w:rPr>
                        </w:pPr>
                        <w:r>
                          <w:rPr>
                            <w:rFonts w:hint="eastAsia"/>
                            <w:w w:val="110"/>
                            <w:sz w:val="24"/>
                          </w:rPr>
                          <w:t>C</w:t>
                        </w:r>
                        <w:r>
                          <w:rPr>
                            <w:w w:val="110"/>
                            <w:sz w:val="24"/>
                          </w:rPr>
                          <w:tab/>
                        </w:r>
                        <w:r>
                          <w:rPr>
                            <w:w w:val="110"/>
                            <w:sz w:val="24"/>
                          </w:rPr>
                          <w:t>D</w:t>
                        </w:r>
                      </w:p>
                    </w:txbxContent>
                  </v:textbox>
                </v:shape>
                <v:shape id="文本框 33" o:spid="_x0000_s1026" o:spt="202" type="#_x0000_t202" style="position:absolute;left:5706;top:2912;height:567;width:1415;" filled="f" stroked="f" coordsize="21600,21600" o:gfxdata="UEsDBAoAAAAAAIdO4kAAAAAAAAAAAAAAAAAEAAAAZHJzL1BLAwQUAAAACACHTuJAIOZfccMAAADi&#10;AAAADwAAAGRycy9kb3ducmV2LnhtbEWPzWrDMBCE74W8g9hAb40UH4ztRgkhtFAolDruocettbFF&#10;rJVrqfl5+6hQ6HGYmW+Y1ebiBnGiKVjPGpYLBYK49cZyp+GjeX4oQISIbHDwTBquFGCznt2tsDL+&#10;zDWd9rETCcKhQg19jGMlZWh7chgWfiRO3sFPDmOSUyfNhOcEd4PMlMqlQ8tpoceRdj21x/2P07D9&#10;5PrJfr99vdeH2jZNqfg1P2p9P1+qRxCRLvE//Nd+MRqyPCvKolQ5/F5Kd0Cu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g&#10;5l9xwwAAAOIAAAAPAAAAAAAAAAEAIAAAACIAAABkcnMvZG93bnJldi54bWxQSwECFAAUAAAACACH&#10;TuJAMy8FnjsAAAA5AAAAEAAAAAAAAAABACAAAAASAQAAZHJzL3NoYXBleG1sLnhtbFBLBQYAAAAA&#10;BgAGAFsBAAC8AwAAAAA=&#10;">
                  <v:fill on="f" focussize="0,0"/>
                  <v:stroke on="f"/>
                  <v:imagedata o:title=""/>
                  <o:lock v:ext="edit" aspectratio="f"/>
                  <v:textbox inset="0mm,0mm,0mm,0mm">
                    <w:txbxContent>
                      <w:p w14:paraId="3313C550">
                        <w:pPr>
                          <w:spacing w:before="94"/>
                          <w:ind w:left="467" w:firstLine="320"/>
                          <w:rPr>
                            <w:sz w:val="16"/>
                          </w:rPr>
                        </w:pPr>
                      </w:p>
                    </w:txbxContent>
                  </v:textbox>
                </v:shape>
                <v:shape id="文本框 34" o:spid="_x0000_s1026" o:spt="202" type="#_x0000_t202" style="position:absolute;left:8252;top:2629;height:1134;width:1415;" filled="f" stroked="f" coordsize="21600,21600" o:gfxdata="UEsDBAoAAAAAAIdO4kAAAAAAAAAAAAAAAAAEAAAAZHJzL1BLAwQUAAAACACHTuJAJwc6O8QAAADj&#10;AAAADwAAAGRycy9kb3ducmV2LnhtbEWPXUvDMBSG7wX/QzjC7lzSMbtZlw0ZE4TBsKsXXh6bszas&#10;OalN3Me/Xy4EL1/eL57F6uI6caIhWM8asrECQVx7Y7nR8Fm9Pc5BhIhssPNMGq4UYLW8v1tgYfyZ&#10;SzrtYyPSCIcCNbQx9oWUoW7JYRj7njh5Bz84jEkOjTQDntO46+REqVw6tJweWuxp3VJ93P86Da9f&#10;XG7sz+77ozyUtqqeFW/zo9ajh0y9gIh0if/hv/a70TDJpvmTms9miSIxJR6Qyxt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Jwc6O8QAAADjAAAADwAAAAAAAAABACAAAAAiAAAAZHJzL2Rvd25yZXYueG1sUEsBAhQAFAAAAAgA&#10;h07iQDMvBZ47AAAAOQAAABAAAAAAAAAAAQAgAAAAEwEAAGRycy9zaGFwZXhtbC54bWxQSwUGAAAA&#10;AAYABgBbAQAAvQMAAAAA&#10;">
                  <v:fill on="f" focussize="0,0"/>
                  <v:stroke on="f"/>
                  <v:imagedata o:title=""/>
                  <o:lock v:ext="edit" aspectratio="f"/>
                  <v:textbox inset="0mm,0mm,0mm,0mm">
                    <w:txbxContent>
                      <w:p w14:paraId="0E0DDFD6">
                        <w:pPr>
                          <w:spacing w:before="17"/>
                          <w:ind w:firstLine="340"/>
                          <w:rPr>
                            <w:rFonts w:ascii="Noto Sans Mono CJK JP Regular"/>
                            <w:sz w:val="17"/>
                          </w:rPr>
                        </w:pPr>
                      </w:p>
                      <w:p w14:paraId="21C097C5">
                        <w:pPr>
                          <w:ind w:left="307" w:firstLine="320"/>
                          <w:rPr>
                            <w:sz w:val="16"/>
                          </w:rPr>
                        </w:pPr>
                      </w:p>
                    </w:txbxContent>
                  </v:textbox>
                </v:shape>
                <v:shape id="文本框 35" o:spid="_x0000_s1026" o:spt="202" type="#_x0000_t202" style="position:absolute;left:3161;top:2629;height:1134;width:1415;" filled="f" stroked="f" coordsize="21600,21600" o:gfxdata="UEsDBAoAAAAAAIdO4kAAAAAAAAAAAAAAAAAEAAAAZHJzL1BLAwQUAAAACACHTuJAvPBc8MIAAADj&#10;AAAADwAAAGRycy9kb3ducmV2LnhtbEVPX0vDMBB/F/wO4QTfXNIVulmXjTEUBEHsugcfz+bWhjWX&#10;2sRtfnsjDPZ4v/+3WJ1dL440ButZQzZRIIgbbyy3Gnb1y8McRIjIBnvPpOGXAqyWtzcLLI0/cUXH&#10;bWxFCuFQooYuxqGUMjQdOQwTPxAnbu9HhzGdYyvNiKcU7no5VaqQDi2nhg4H2nTUHLY/TsP6k6tn&#10;+/3+9VHtK1vXj4rfioPW93eZegIR6Ryv4ov71aT5+WyeTfNilsP/TwkAufw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zw&#10;XPDCAAAA4w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14:paraId="56DBCD56">
                        <w:pPr>
                          <w:spacing w:before="17"/>
                          <w:ind w:firstLine="340"/>
                          <w:rPr>
                            <w:rFonts w:ascii="Noto Sans Mono CJK JP Regular"/>
                            <w:sz w:val="17"/>
                          </w:rPr>
                        </w:pPr>
                      </w:p>
                    </w:txbxContent>
                  </v:textbox>
                </v:shape>
                <v:shape id="文本框 36" o:spid="_x0000_s1026" o:spt="202" type="#_x0000_t202" style="position:absolute;left:4292;top:929;height:1134;width:1415;" filled="f" stroked="f" coordsize="21600,21600" o:gfxdata="UEsDBAoAAAAAAIdO4kAAAAAAAAAAAAAAAAAEAAAAZHJzL1BLAwQUAAAACACHTuJAxM8QnsMAAADi&#10;AAAADwAAAGRycy9kb3ducmV2LnhtbEWPXWvCMBSG7wf7D+EMdjcTRVzbGUVEYTAYq/XCy7Pm2Aab&#10;k9pk6v79cjHw8uX94pkvb64TFxqC9axhPFIgiGtvLDca9tX2JQMRIrLBzjNp+KUAy8XjwxwL469c&#10;0mUXG5FGOBSooY2xL6QMdUsOw8j3xMk7+sFhTHJopBnwmsZdJydKzaRDy+mhxZ7WLdWn3Y/TsDpw&#10;ubHnz++v8ljaqsoVf8xOWj8/jdUbiEi3eA//t9+NhnySZ1OVvSaIhJRwQC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E&#10;zxCewwAAAOIAAAAPAAAAAAAAAAEAIAAAACIAAABkcnMvZG93bnJldi54bWxQSwECFAAUAAAACACH&#10;TuJAMy8FnjsAAAA5AAAAEAAAAAAAAAABACAAAAASAQAAZHJzL3NoYXBleG1sLnhtbFBLBQYAAAAA&#10;BgAGAFsBAAC8AwAAAAA=&#10;">
                  <v:fill on="f" focussize="0,0"/>
                  <v:stroke on="f"/>
                  <v:imagedata o:title=""/>
                  <o:lock v:ext="edit" aspectratio="f"/>
                  <v:textbox inset="0mm,0mm,0mm,0mm">
                    <w:txbxContent>
                      <w:p w14:paraId="3BA2E94F">
                        <w:pPr>
                          <w:ind w:left="387" w:firstLine="220"/>
                          <w:rPr>
                            <w:sz w:val="11"/>
                            <w:szCs w:val="18"/>
                          </w:rPr>
                        </w:pPr>
                      </w:p>
                    </w:txbxContent>
                  </v:textbox>
                </v:shape>
              </v:group>
            </w:pict>
          </mc:Fallback>
        </mc:AlternateContent>
      </w:r>
    </w:p>
    <w:p w14:paraId="4048E777">
      <w:pPr>
        <w:ind w:firstLine="407" w:firstLineChars="194"/>
      </w:pPr>
    </w:p>
    <w:p w14:paraId="23B0C77E">
      <w:pPr>
        <w:ind w:firstLine="407" w:firstLineChars="194"/>
      </w:pPr>
    </w:p>
    <w:p w14:paraId="1DF8F2BB">
      <w:pPr>
        <w:ind w:firstLine="407" w:firstLineChars="194"/>
        <w:jc w:val="center"/>
        <w:rPr>
          <w:rFonts w:ascii="黑体" w:hAnsi="黑体" w:eastAsia="黑体" w:cs="黑体"/>
        </w:rPr>
      </w:pPr>
    </w:p>
    <w:p w14:paraId="2D54A851">
      <w:pPr>
        <w:ind w:firstLine="407" w:firstLineChars="194"/>
        <w:jc w:val="center"/>
        <w:rPr>
          <w:rFonts w:ascii="黑体" w:hAnsi="黑体" w:eastAsia="黑体" w:cs="黑体"/>
        </w:rPr>
      </w:pPr>
    </w:p>
    <w:p w14:paraId="01003F44">
      <w:pPr>
        <w:ind w:firstLine="407" w:firstLineChars="194"/>
      </w:pPr>
    </w:p>
    <w:p w14:paraId="38DDCB5A">
      <w:pPr>
        <w:ind w:firstLine="407" w:firstLineChars="194"/>
      </w:pPr>
    </w:p>
    <w:p w14:paraId="398EEAAB">
      <w:pPr>
        <w:tabs>
          <w:tab w:val="left" w:pos="2415"/>
        </w:tabs>
        <w:ind w:firstLine="407" w:firstLineChars="194"/>
      </w:pPr>
      <w:r>
        <w:tab/>
      </w:r>
    </w:p>
    <w:p w14:paraId="2D854F5D">
      <w:pPr>
        <w:ind w:firstLine="407" w:firstLineChars="194"/>
      </w:pPr>
    </w:p>
    <w:tbl>
      <w:tblPr>
        <w:tblStyle w:val="14"/>
        <w:tblpPr w:leftFromText="180" w:rightFromText="180" w:vertAnchor="text" w:horzAnchor="page" w:tblpX="5795" w:tblpY="670"/>
        <w:tblW w:w="0" w:type="auto"/>
        <w:tblInd w:w="0"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98"/>
        <w:gridCol w:w="340"/>
        <w:gridCol w:w="340"/>
        <w:gridCol w:w="340"/>
        <w:gridCol w:w="199"/>
      </w:tblGrid>
      <w:tr w14:paraId="01C83DB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2" w:hRule="atLeast"/>
        </w:trPr>
        <w:tc>
          <w:tcPr>
            <w:tcW w:w="538" w:type="dxa"/>
            <w:gridSpan w:val="2"/>
            <w:tcBorders>
              <w:top w:val="nil"/>
              <w:left w:val="nil"/>
              <w:bottom w:val="nil"/>
            </w:tcBorders>
          </w:tcPr>
          <w:p w14:paraId="7676BD8E">
            <w:pPr>
              <w:pStyle w:val="33"/>
              <w:spacing w:before="0"/>
              <w:ind w:left="0" w:firstLine="360"/>
              <w:jc w:val="left"/>
              <w:rPr>
                <w:sz w:val="18"/>
                <w:lang w:eastAsia="zh-CN"/>
              </w:rPr>
            </w:pPr>
          </w:p>
        </w:tc>
        <w:tc>
          <w:tcPr>
            <w:tcW w:w="340" w:type="dxa"/>
            <w:tcBorders>
              <w:top w:val="nil"/>
            </w:tcBorders>
          </w:tcPr>
          <w:p w14:paraId="24217E7E">
            <w:pPr>
              <w:pStyle w:val="33"/>
              <w:spacing w:before="0"/>
              <w:ind w:left="0" w:firstLine="360"/>
              <w:jc w:val="left"/>
              <w:rPr>
                <w:sz w:val="18"/>
                <w:lang w:eastAsia="zh-CN"/>
              </w:rPr>
            </w:pPr>
          </w:p>
        </w:tc>
        <w:tc>
          <w:tcPr>
            <w:tcW w:w="539" w:type="dxa"/>
            <w:gridSpan w:val="2"/>
            <w:tcBorders>
              <w:top w:val="nil"/>
              <w:bottom w:val="nil"/>
              <w:right w:val="nil"/>
            </w:tcBorders>
          </w:tcPr>
          <w:p w14:paraId="7EF076BF">
            <w:pPr>
              <w:pStyle w:val="33"/>
              <w:spacing w:before="0"/>
              <w:ind w:left="0" w:firstLine="360"/>
              <w:jc w:val="left"/>
              <w:rPr>
                <w:sz w:val="18"/>
                <w:lang w:eastAsia="zh-CN"/>
              </w:rPr>
            </w:pPr>
          </w:p>
        </w:tc>
      </w:tr>
      <w:tr w14:paraId="1A88BAB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86" w:hRule="atLeast"/>
        </w:trPr>
        <w:tc>
          <w:tcPr>
            <w:tcW w:w="198" w:type="dxa"/>
            <w:tcBorders>
              <w:top w:val="nil"/>
              <w:left w:val="nil"/>
              <w:bottom w:val="nil"/>
            </w:tcBorders>
          </w:tcPr>
          <w:p w14:paraId="513DB600">
            <w:pPr>
              <w:pStyle w:val="33"/>
              <w:spacing w:before="0"/>
              <w:ind w:left="0" w:firstLine="360"/>
              <w:jc w:val="left"/>
              <w:rPr>
                <w:sz w:val="18"/>
                <w:lang w:eastAsia="zh-CN"/>
              </w:rPr>
            </w:pPr>
          </w:p>
        </w:tc>
        <w:tc>
          <w:tcPr>
            <w:tcW w:w="1020" w:type="dxa"/>
            <w:gridSpan w:val="3"/>
          </w:tcPr>
          <w:p w14:paraId="71E89609">
            <w:pPr>
              <w:pStyle w:val="33"/>
              <w:spacing w:before="4"/>
              <w:ind w:left="269" w:firstLine="128"/>
              <w:jc w:val="left"/>
              <w:rPr>
                <w:rFonts w:ascii="Noto Sans CJK JP Regular" w:eastAsia="Noto Sans CJK JP Regular"/>
                <w:sz w:val="16"/>
                <w:lang w:eastAsia="zh-CN"/>
              </w:rPr>
            </w:pPr>
          </w:p>
        </w:tc>
        <w:tc>
          <w:tcPr>
            <w:tcW w:w="199" w:type="dxa"/>
            <w:tcBorders>
              <w:top w:val="nil"/>
              <w:bottom w:val="nil"/>
              <w:right w:val="nil"/>
            </w:tcBorders>
          </w:tcPr>
          <w:p w14:paraId="1198218B">
            <w:pPr>
              <w:pStyle w:val="33"/>
              <w:spacing w:before="0"/>
              <w:ind w:left="0" w:firstLine="360"/>
              <w:jc w:val="left"/>
              <w:rPr>
                <w:sz w:val="18"/>
                <w:lang w:eastAsia="zh-CN"/>
              </w:rPr>
            </w:pPr>
          </w:p>
        </w:tc>
      </w:tr>
      <w:tr w14:paraId="5FF5AD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58" w:hRule="atLeast"/>
        </w:trPr>
        <w:tc>
          <w:tcPr>
            <w:tcW w:w="538" w:type="dxa"/>
            <w:gridSpan w:val="2"/>
            <w:tcBorders>
              <w:top w:val="nil"/>
              <w:left w:val="nil"/>
            </w:tcBorders>
          </w:tcPr>
          <w:p w14:paraId="7671C4E5">
            <w:pPr>
              <w:pStyle w:val="33"/>
              <w:spacing w:before="0"/>
              <w:ind w:left="0" w:firstLine="360"/>
              <w:jc w:val="left"/>
              <w:rPr>
                <w:sz w:val="18"/>
                <w:lang w:eastAsia="zh-CN"/>
              </w:rPr>
            </w:pPr>
          </w:p>
        </w:tc>
        <w:tc>
          <w:tcPr>
            <w:tcW w:w="340" w:type="dxa"/>
          </w:tcPr>
          <w:p w14:paraId="3BBE97C9">
            <w:pPr>
              <w:pStyle w:val="33"/>
              <w:spacing w:before="0"/>
              <w:ind w:left="0" w:firstLine="360"/>
              <w:jc w:val="left"/>
              <w:rPr>
                <w:sz w:val="18"/>
                <w:lang w:eastAsia="zh-CN"/>
              </w:rPr>
            </w:pPr>
          </w:p>
        </w:tc>
        <w:tc>
          <w:tcPr>
            <w:tcW w:w="539" w:type="dxa"/>
            <w:gridSpan w:val="2"/>
            <w:tcBorders>
              <w:top w:val="nil"/>
              <w:right w:val="nil"/>
            </w:tcBorders>
          </w:tcPr>
          <w:p w14:paraId="0529AEC1">
            <w:pPr>
              <w:pStyle w:val="33"/>
              <w:spacing w:before="0"/>
              <w:ind w:left="0" w:firstLine="360"/>
              <w:jc w:val="left"/>
              <w:rPr>
                <w:sz w:val="18"/>
                <w:lang w:eastAsia="zh-CN"/>
              </w:rPr>
            </w:pPr>
          </w:p>
        </w:tc>
      </w:tr>
      <w:tr w14:paraId="68039B7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79" w:hRule="atLeast"/>
        </w:trPr>
        <w:tc>
          <w:tcPr>
            <w:tcW w:w="1417" w:type="dxa"/>
            <w:gridSpan w:val="5"/>
          </w:tcPr>
          <w:p w14:paraId="651F938D">
            <w:pPr>
              <w:pStyle w:val="33"/>
              <w:spacing w:before="151"/>
              <w:ind w:left="467" w:firstLine="104"/>
              <w:jc w:val="left"/>
              <w:rPr>
                <w:rFonts w:ascii="Noto Sans CJK JP Regular" w:eastAsia="Noto Sans CJK JP Regular"/>
                <w:sz w:val="13"/>
                <w:szCs w:val="13"/>
                <w:lang w:eastAsia="zh-CN"/>
              </w:rPr>
            </w:pPr>
          </w:p>
        </w:tc>
      </w:tr>
    </w:tbl>
    <w:p w14:paraId="6BE53015">
      <w:pPr>
        <w:ind w:firstLine="407" w:firstLineChars="194"/>
      </w:pPr>
    </w:p>
    <w:p w14:paraId="47743B1C">
      <w:pPr>
        <w:ind w:firstLine="407" w:firstLineChars="194"/>
      </w:pPr>
    </w:p>
    <w:p w14:paraId="2A61B602">
      <w:pPr>
        <w:tabs>
          <w:tab w:val="left" w:pos="3364"/>
          <w:tab w:val="left" w:pos="3928"/>
        </w:tabs>
        <w:ind w:firstLine="407" w:firstLineChars="194"/>
      </w:pPr>
      <w:r>
        <w:tab/>
      </w:r>
      <w:r>
        <w:rPr>
          <w:rFonts w:hint="eastAsia"/>
        </w:rPr>
        <w:t>A</w:t>
      </w:r>
      <w:r>
        <w:tab/>
      </w:r>
      <w:r>
        <w:rPr>
          <w:rFonts w:hint="eastAsia"/>
        </w:rPr>
        <w:t>B</w:t>
      </w:r>
    </w:p>
    <w:p w14:paraId="67CFE83D">
      <w:pPr>
        <w:ind w:firstLine="407" w:firstLineChars="194"/>
      </w:pPr>
    </w:p>
    <w:p w14:paraId="3FB34924">
      <w:pPr>
        <w:ind w:firstLine="407" w:firstLineChars="194"/>
      </w:pPr>
    </w:p>
    <w:p w14:paraId="79FADD18">
      <w:pPr>
        <w:ind w:firstLine="349" w:firstLineChars="194"/>
        <w:jc w:val="center"/>
        <w:rPr>
          <w:rFonts w:ascii="黑体" w:hAnsi="黑体" w:eastAsia="黑体"/>
          <w:sz w:val="18"/>
          <w:szCs w:val="18"/>
          <w:rPrChange w:id="65" w:author="zhangbs" w:date="2026-02-21T16:53:35Z">
            <w:rPr>
              <w:rFonts w:ascii="黑体" w:hAnsi="黑体" w:eastAsia="黑体"/>
              <w:szCs w:val="21"/>
            </w:rPr>
          </w:rPrChange>
        </w:rPr>
      </w:pPr>
      <w:commentRangeStart w:id="2"/>
      <w:r>
        <w:rPr>
          <w:rFonts w:hint="eastAsia" w:ascii="黑体" w:hAnsi="黑体" w:eastAsia="黑体"/>
          <w:sz w:val="18"/>
          <w:szCs w:val="18"/>
          <w:rPrChange w:id="66" w:author="zhangbs" w:date="2026-02-21T16:53:35Z">
            <w:rPr>
              <w:rFonts w:hint="eastAsia" w:ascii="黑体" w:hAnsi="黑体" w:eastAsia="黑体"/>
              <w:szCs w:val="21"/>
            </w:rPr>
          </w:rPrChange>
        </w:rPr>
        <w:t>图</w:t>
      </w:r>
      <w:r>
        <w:rPr>
          <w:rFonts w:ascii="黑体" w:hAnsi="黑体" w:eastAsia="黑体"/>
          <w:sz w:val="18"/>
          <w:szCs w:val="18"/>
          <w:rPrChange w:id="67" w:author="zhangbs" w:date="2026-02-21T16:53:35Z">
            <w:rPr>
              <w:rFonts w:ascii="黑体" w:hAnsi="黑体" w:eastAsia="黑体"/>
              <w:szCs w:val="21"/>
            </w:rPr>
          </w:rPrChange>
        </w:rPr>
        <w:t>2</w:t>
      </w:r>
      <w:r>
        <w:rPr>
          <w:rFonts w:ascii="黑体" w:hAnsi="黑体" w:eastAsia="黑体"/>
          <w:sz w:val="18"/>
          <w:szCs w:val="18"/>
          <w:rPrChange w:id="68" w:author="zhangbs" w:date="2026-02-21T16:53:35Z">
            <w:rPr>
              <w:rFonts w:ascii="黑体" w:hAnsi="黑体" w:eastAsia="黑体"/>
              <w:szCs w:val="21"/>
            </w:rPr>
          </w:rPrChange>
        </w:rPr>
        <w:tab/>
      </w:r>
      <w:r>
        <w:rPr>
          <w:rFonts w:hint="eastAsia" w:ascii="黑体" w:hAnsi="黑体" w:eastAsia="黑体"/>
          <w:sz w:val="18"/>
          <w:szCs w:val="18"/>
          <w:rPrChange w:id="69" w:author="zhangbs" w:date="2026-02-21T16:53:35Z">
            <w:rPr>
              <w:rFonts w:hint="eastAsia" w:ascii="黑体" w:hAnsi="黑体" w:eastAsia="黑体"/>
              <w:szCs w:val="21"/>
            </w:rPr>
          </w:rPrChange>
        </w:rPr>
        <w:t xml:space="preserve"> 工作频段测试</w:t>
      </w:r>
      <w:commentRangeEnd w:id="2"/>
      <w:r>
        <w:commentReference w:id="2"/>
      </w:r>
    </w:p>
    <w:p w14:paraId="36249D43">
      <w:pPr>
        <w:ind w:firstLine="407" w:firstLineChars="194"/>
        <w:rPr>
          <w:rFonts w:ascii="宋体" w:hAnsi="宋体"/>
        </w:rPr>
      </w:pPr>
      <w:r>
        <w:rPr>
          <w:rFonts w:hint="eastAsia" w:ascii="宋体" w:hAnsi="宋体"/>
        </w:rPr>
        <w:t>如图</w:t>
      </w:r>
      <w:r>
        <w:rPr>
          <w:rFonts w:ascii="宋体" w:hAnsi="宋体"/>
        </w:rPr>
        <w:t>2</w:t>
      </w:r>
      <w:r>
        <w:rPr>
          <w:rFonts w:hint="eastAsia" w:ascii="宋体" w:hAnsi="宋体"/>
        </w:rPr>
        <w:t>，标准网关（</w:t>
      </w:r>
      <w:commentRangeStart w:id="3"/>
      <w:r>
        <w:rPr>
          <w:rFonts w:hint="eastAsia" w:ascii="宋体" w:hAnsi="宋体"/>
        </w:rPr>
        <w:t>集中器</w:t>
      </w:r>
      <w:commentRangeEnd w:id="3"/>
      <w:r>
        <w:commentReference w:id="3"/>
      </w:r>
      <w:r>
        <w:rPr>
          <w:rFonts w:hint="eastAsia" w:ascii="宋体" w:hAnsi="宋体"/>
        </w:rPr>
        <w:t>）与标准终端（电表）之间正常召测，</w:t>
      </w:r>
      <w:r>
        <w:rPr>
          <w:rFonts w:ascii="宋体" w:hAnsi="宋体"/>
        </w:rPr>
        <w:t>通</w:t>
      </w:r>
      <w:r>
        <w:rPr>
          <w:rFonts w:hint="eastAsia" w:ascii="宋体" w:hAnsi="宋体"/>
        </w:rPr>
        <w:t>过</w:t>
      </w:r>
      <w:r>
        <w:rPr>
          <w:rFonts w:ascii="宋体" w:hAnsi="宋体"/>
        </w:rPr>
        <w:t>PLC信</w:t>
      </w:r>
      <w:r>
        <w:rPr>
          <w:rFonts w:hint="eastAsia" w:ascii="宋体" w:hAnsi="宋体"/>
        </w:rPr>
        <w:t>号耦合器将信号送到频谱分析仪，分辨率带宽为</w:t>
      </w:r>
      <w:r>
        <w:rPr>
          <w:rFonts w:ascii="宋体" w:hAnsi="宋体"/>
        </w:rPr>
        <w:t>10k</w:t>
      </w:r>
      <w:r>
        <w:rPr>
          <w:rFonts w:hint="eastAsia" w:ascii="宋体" w:hAnsi="宋体"/>
        </w:rPr>
        <w:t>H</w:t>
      </w:r>
      <w:r>
        <w:rPr>
          <w:rFonts w:ascii="宋体" w:hAnsi="宋体"/>
        </w:rPr>
        <w:t>z</w:t>
      </w:r>
      <w:r>
        <w:rPr>
          <w:rFonts w:hint="eastAsia" w:ascii="宋体" w:hAnsi="宋体"/>
        </w:rPr>
        <w:t>，读取频谱仪波形</w:t>
      </w:r>
      <w:r>
        <w:rPr>
          <w:rFonts w:ascii="宋体" w:hAnsi="宋体"/>
        </w:rPr>
        <w:t>(鞍</w:t>
      </w:r>
      <w:r>
        <w:rPr>
          <w:rFonts w:hint="eastAsia" w:ascii="宋体" w:hAnsi="宋体"/>
        </w:rPr>
        <w:t>形</w:t>
      </w:r>
      <w:r>
        <w:rPr>
          <w:rFonts w:ascii="宋体" w:hAnsi="宋体"/>
        </w:rPr>
        <w:t>)</w:t>
      </w:r>
      <w:r>
        <w:rPr>
          <w:rFonts w:hint="eastAsia" w:ascii="宋体" w:hAnsi="宋体"/>
        </w:rPr>
        <w:t>-6</w:t>
      </w:r>
      <w:r>
        <w:rPr>
          <w:rFonts w:ascii="宋体" w:hAnsi="宋体"/>
        </w:rPr>
        <w:t>0dBm上</w:t>
      </w:r>
      <w:r>
        <w:rPr>
          <w:rFonts w:hint="eastAsia" w:ascii="宋体" w:hAnsi="宋体"/>
        </w:rPr>
        <w:t>升延与下降延之间的频带作为工作频带，工作频段应符合第2部分：技术要求中的要求。被测对象为载波主节点时，耦合器</w:t>
      </w:r>
      <w:r>
        <w:rPr>
          <w:rFonts w:ascii="宋体" w:hAnsi="宋体"/>
        </w:rPr>
        <w:t>L1</w:t>
      </w:r>
      <w:r>
        <w:rPr>
          <w:rFonts w:hint="eastAsia" w:ascii="宋体" w:hAnsi="宋体"/>
        </w:rPr>
        <w:t>、L2接入A、</w:t>
      </w:r>
      <w:r>
        <w:rPr>
          <w:rFonts w:ascii="宋体" w:hAnsi="宋体"/>
        </w:rPr>
        <w:t>B位</w:t>
      </w:r>
      <w:r>
        <w:rPr>
          <w:rFonts w:hint="eastAsia" w:ascii="宋体" w:hAnsi="宋体"/>
        </w:rPr>
        <w:t>置，被测对象为载波从节点时，耦合器</w:t>
      </w:r>
      <w:r>
        <w:rPr>
          <w:rFonts w:ascii="宋体" w:hAnsi="宋体"/>
        </w:rPr>
        <w:t>L1</w:t>
      </w:r>
      <w:r>
        <w:rPr>
          <w:rFonts w:hint="eastAsia" w:ascii="宋体" w:hAnsi="宋体"/>
        </w:rPr>
        <w:t>、L2接入</w:t>
      </w:r>
      <w:r>
        <w:rPr>
          <w:rFonts w:ascii="宋体" w:hAnsi="宋体"/>
        </w:rPr>
        <w:t>C</w:t>
      </w:r>
      <w:r>
        <w:rPr>
          <w:rFonts w:hint="eastAsia" w:ascii="宋体" w:hAnsi="宋体"/>
        </w:rPr>
        <w:t>、</w:t>
      </w:r>
      <w:r>
        <w:rPr>
          <w:rFonts w:ascii="宋体" w:hAnsi="宋体"/>
        </w:rPr>
        <w:t>D位</w:t>
      </w:r>
      <w:r>
        <w:rPr>
          <w:rFonts w:hint="eastAsia" w:ascii="宋体" w:hAnsi="宋体"/>
        </w:rPr>
        <w:t>置。</w:t>
      </w:r>
    </w:p>
    <w:p w14:paraId="6AD72FFA">
      <w:pPr>
        <w:pStyle w:val="7"/>
        <w:tabs>
          <w:tab w:val="left" w:pos="840"/>
        </w:tabs>
      </w:pPr>
      <w:ins w:id="70" w:author="zhangbs" w:date="2026-02-21T19:55:54Z">
        <w:r>
          <w:rPr>
            <w:rFonts w:hint="eastAsia"/>
            <w:lang w:val="en-US" w:eastAsia="zh-CN"/>
          </w:rPr>
          <w:t xml:space="preserve"> </w:t>
        </w:r>
      </w:ins>
      <w:r>
        <w:rPr>
          <w:rFonts w:hint="eastAsia"/>
        </w:rPr>
        <w:t>功率谱密度测试</w:t>
      </w:r>
    </w:p>
    <w:p w14:paraId="6F877811">
      <w:pPr>
        <w:ind w:firstLine="407" w:firstLineChars="194"/>
        <w:rPr>
          <w:rFonts w:ascii="宋体" w:hAnsi="宋体"/>
        </w:rPr>
      </w:pPr>
      <w:r>
        <w:rPr>
          <w:rFonts w:ascii="宋体" w:hAnsi="宋体"/>
        </w:rPr>
        <w:t>如图2</w:t>
      </w:r>
      <w:r>
        <w:rPr>
          <w:rFonts w:hint="eastAsia" w:ascii="宋体" w:hAnsi="宋体"/>
        </w:rPr>
        <w:t>所示，标</w:t>
      </w:r>
      <w:r>
        <w:rPr>
          <w:rFonts w:ascii="宋体" w:hAnsi="宋体"/>
        </w:rPr>
        <w:t>准</w:t>
      </w:r>
      <w:r>
        <w:rPr>
          <w:rFonts w:hint="eastAsia" w:ascii="宋体" w:hAnsi="宋体"/>
        </w:rPr>
        <w:t>网关（集中器）</w:t>
      </w:r>
      <w:r>
        <w:rPr>
          <w:rFonts w:ascii="宋体" w:hAnsi="宋体"/>
        </w:rPr>
        <w:t>与标准</w:t>
      </w:r>
      <w:r>
        <w:rPr>
          <w:rFonts w:hint="eastAsia" w:ascii="宋体" w:hAnsi="宋体"/>
        </w:rPr>
        <w:t>终端（电表）</w:t>
      </w:r>
      <w:r>
        <w:rPr>
          <w:rFonts w:ascii="宋体" w:hAnsi="宋体"/>
        </w:rPr>
        <w:t>之间正常</w:t>
      </w:r>
      <w:r>
        <w:rPr>
          <w:rFonts w:hint="eastAsia" w:ascii="宋体" w:hAnsi="宋体"/>
        </w:rPr>
        <w:t>召测，通过P</w:t>
      </w:r>
      <w:r>
        <w:rPr>
          <w:rFonts w:ascii="宋体" w:hAnsi="宋体"/>
        </w:rPr>
        <w:t>LC</w:t>
      </w:r>
      <w:commentRangeStart w:id="4"/>
      <w:r>
        <w:rPr>
          <w:rFonts w:ascii="宋体" w:hAnsi="宋体"/>
        </w:rPr>
        <w:t>信号</w:t>
      </w:r>
      <w:commentRangeEnd w:id="4"/>
      <w:r>
        <w:commentReference w:id="4"/>
      </w:r>
      <w:r>
        <w:rPr>
          <w:rFonts w:ascii="宋体" w:hAnsi="宋体"/>
        </w:rPr>
        <w:t>耦合信号到频谱分析仪</w:t>
      </w:r>
      <w:r>
        <w:rPr>
          <w:rFonts w:hint="eastAsia" w:ascii="宋体" w:hAnsi="宋体"/>
        </w:rPr>
        <w:t>，分</w:t>
      </w:r>
      <w:r>
        <w:rPr>
          <w:rFonts w:ascii="宋体" w:hAnsi="宋体"/>
        </w:rPr>
        <w:t>辨率带宽10k</w:t>
      </w:r>
      <w:r>
        <w:rPr>
          <w:rFonts w:hint="eastAsia" w:ascii="宋体" w:hAnsi="宋体"/>
        </w:rPr>
        <w:t>H</w:t>
      </w:r>
      <w:r>
        <w:rPr>
          <w:rFonts w:ascii="宋体" w:hAnsi="宋体"/>
        </w:rPr>
        <w:t>z</w:t>
      </w:r>
      <w:r>
        <w:rPr>
          <w:rFonts w:hint="eastAsia" w:ascii="宋体" w:hAnsi="宋体"/>
        </w:rPr>
        <w:t>，</w:t>
      </w:r>
      <w:r>
        <w:rPr>
          <w:rFonts w:ascii="宋体" w:hAnsi="宋体"/>
        </w:rPr>
        <w:t>分别读取工作频带范围内与范围外幅度最高点的功率谱密度</w:t>
      </w:r>
      <w:r>
        <w:rPr>
          <w:rFonts w:hint="eastAsia" w:ascii="宋体" w:hAnsi="宋体"/>
        </w:rPr>
        <w:t>；被</w:t>
      </w:r>
      <w:r>
        <w:rPr>
          <w:rFonts w:ascii="宋体" w:hAnsi="宋体"/>
        </w:rPr>
        <w:t>测对象为载波主节点时</w:t>
      </w:r>
      <w:r>
        <w:rPr>
          <w:rFonts w:hint="eastAsia" w:ascii="宋体" w:hAnsi="宋体"/>
        </w:rPr>
        <w:t>，耦</w:t>
      </w:r>
      <w:r>
        <w:rPr>
          <w:rFonts w:ascii="宋体" w:hAnsi="宋体"/>
        </w:rPr>
        <w:t>合器L1</w:t>
      </w:r>
      <w:r>
        <w:rPr>
          <w:rFonts w:hint="eastAsia" w:ascii="宋体" w:hAnsi="宋体"/>
        </w:rPr>
        <w:t>、L2接入A、</w:t>
      </w:r>
      <w:r>
        <w:rPr>
          <w:rFonts w:ascii="宋体" w:hAnsi="宋体"/>
        </w:rPr>
        <w:t>B位置</w:t>
      </w:r>
      <w:r>
        <w:rPr>
          <w:rFonts w:hint="eastAsia" w:ascii="宋体" w:hAnsi="宋体"/>
        </w:rPr>
        <w:t>，被</w:t>
      </w:r>
      <w:r>
        <w:rPr>
          <w:rFonts w:ascii="宋体" w:hAnsi="宋体"/>
        </w:rPr>
        <w:t>测对象为载波从节点时</w:t>
      </w:r>
      <w:r>
        <w:rPr>
          <w:rFonts w:hint="eastAsia" w:ascii="宋体" w:hAnsi="宋体"/>
        </w:rPr>
        <w:t>，耦</w:t>
      </w:r>
      <w:r>
        <w:rPr>
          <w:rFonts w:ascii="宋体" w:hAnsi="宋体"/>
        </w:rPr>
        <w:t>合器L1</w:t>
      </w:r>
      <w:r>
        <w:rPr>
          <w:rFonts w:hint="eastAsia" w:ascii="宋体" w:hAnsi="宋体"/>
        </w:rPr>
        <w:t>、L2</w:t>
      </w:r>
      <w:r>
        <w:rPr>
          <w:rFonts w:ascii="宋体" w:hAnsi="宋体"/>
        </w:rPr>
        <w:t xml:space="preserve"> 接入C</w:t>
      </w:r>
      <w:r>
        <w:rPr>
          <w:rFonts w:hint="eastAsia" w:ascii="宋体" w:hAnsi="宋体"/>
        </w:rPr>
        <w:t>、</w:t>
      </w:r>
      <w:r>
        <w:rPr>
          <w:rFonts w:ascii="宋体" w:hAnsi="宋体"/>
        </w:rPr>
        <w:t>D位置。</w:t>
      </w:r>
    </w:p>
    <w:p w14:paraId="4EC546B2">
      <w:pPr>
        <w:ind w:firstLine="407" w:firstLineChars="194"/>
        <w:rPr>
          <w:rFonts w:ascii="宋体" w:hAnsi="宋体"/>
        </w:rPr>
      </w:pPr>
      <w:r>
        <w:rPr>
          <w:rFonts w:ascii="宋体" w:hAnsi="宋体"/>
        </w:rPr>
        <w:t>功率谱密度应符合</w:t>
      </w:r>
      <w:r>
        <w:rPr>
          <w:rFonts w:hint="eastAsia" w:ascii="宋体" w:hAnsi="宋体"/>
        </w:rPr>
        <w:t>本标准第2部分：技术要求中</w:t>
      </w:r>
      <w:r>
        <w:rPr>
          <w:rFonts w:ascii="宋体" w:hAnsi="宋体"/>
        </w:rPr>
        <w:t>的要求。</w:t>
      </w:r>
    </w:p>
    <w:p w14:paraId="589ACF2D">
      <w:pPr>
        <w:pStyle w:val="7"/>
      </w:pPr>
      <w:ins w:id="71" w:author="zhangbs" w:date="2026-02-21T19:55:51Z">
        <w:r>
          <w:rPr>
            <w:rFonts w:hint="eastAsia"/>
            <w:lang w:val="en-US" w:eastAsia="zh-CN"/>
          </w:rPr>
          <w:t xml:space="preserve"> </w:t>
        </w:r>
      </w:ins>
      <w:r>
        <w:t>抗衰减性能测试</w:t>
      </w:r>
    </w:p>
    <w:p w14:paraId="0D343140">
      <w:pPr>
        <w:ind w:firstLine="420" w:firstLineChars="200"/>
        <w:rPr>
          <w:rFonts w:hint="eastAsia"/>
        </w:rPr>
      </w:pPr>
      <w:r>
        <w:rPr>
          <w:rFonts w:hint="eastAsia"/>
        </w:rPr>
        <w:t>测试主机和标准发射机</w:t>
      </w:r>
      <w:del w:id="72" w:author="zhangbs" w:date="2026-02-21T16:54:54Z">
        <w:r>
          <w:rPr>
            <w:rFonts w:hint="default"/>
            <w:lang w:val="en-US"/>
          </w:rPr>
          <w:delText>(</w:delText>
        </w:r>
      </w:del>
      <w:ins w:id="73" w:author="zhangbs" w:date="2026-02-21T16:55:00Z">
        <w:r>
          <w:rPr>
            <w:rFonts w:hint="eastAsia"/>
            <w:lang w:val="en-US" w:eastAsia="zh-CN"/>
          </w:rPr>
          <w:t>（</w:t>
        </w:r>
      </w:ins>
      <w:r>
        <w:rPr>
          <w:rFonts w:hint="eastAsia"/>
        </w:rPr>
        <w:t>集中器</w:t>
      </w:r>
      <w:del w:id="74" w:author="zhangbs" w:date="2026-02-21T16:55:09Z">
        <w:r>
          <w:rPr/>
          <w:delText>)</w:delText>
        </w:r>
      </w:del>
      <w:ins w:id="75" w:author="zhangbs" w:date="2026-02-21T16:55:04Z">
        <w:r>
          <w:rPr>
            <w:rFonts w:hint="eastAsia"/>
            <w:lang w:val="en-US" w:eastAsia="zh-CN"/>
          </w:rPr>
          <w:t>）</w:t>
        </w:r>
      </w:ins>
      <w:r>
        <w:rPr>
          <w:rFonts w:hint="eastAsia"/>
        </w:rPr>
        <w:t>发送报文。被测设备</w:t>
      </w:r>
      <w:del w:id="76" w:author="zhangbs" w:date="2026-02-21T16:55:15Z">
        <w:r>
          <w:rPr>
            <w:rFonts w:hint="eastAsia"/>
          </w:rPr>
          <w:delText>(</w:delText>
        </w:r>
      </w:del>
      <w:ins w:id="77" w:author="zhangbs" w:date="2026-02-21T16:55:15Z">
        <w:r>
          <w:rPr>
            <w:rFonts w:hint="eastAsia"/>
            <w:lang w:eastAsia="zh-CN"/>
          </w:rPr>
          <w:t>（</w:t>
        </w:r>
      </w:ins>
      <w:r>
        <w:t>CCO</w:t>
      </w:r>
      <w:r>
        <w:rPr>
          <w:rFonts w:hint="eastAsia"/>
        </w:rPr>
        <w:t>或S</w:t>
      </w:r>
      <w:r>
        <w:t>TA</w:t>
      </w:r>
      <w:del w:id="78" w:author="zhangbs" w:date="2026-02-21T16:55:18Z">
        <w:r>
          <w:rPr/>
          <w:delText>)</w:delText>
        </w:r>
      </w:del>
      <w:ins w:id="79" w:author="zhangbs" w:date="2026-02-21T16:55:18Z">
        <w:r>
          <w:rPr>
            <w:rFonts w:hint="eastAsia"/>
            <w:lang w:eastAsia="zh-CN"/>
          </w:rPr>
          <w:t>）</w:t>
        </w:r>
      </w:ins>
      <w:r>
        <w:rPr>
          <w:rFonts w:hint="eastAsia"/>
        </w:rPr>
        <w:t>插入相应位置。应按以下步骤测试：</w:t>
      </w:r>
    </w:p>
    <w:p w14:paraId="38DA25D2">
      <w:pPr>
        <w:numPr>
          <w:ilvl w:val="0"/>
          <w:numId w:val="4"/>
        </w:numPr>
        <w:rPr>
          <w:rFonts w:hint="eastAsia" w:ascii="宋体" w:hAnsi="宋体" w:cs="黑体"/>
        </w:rPr>
      </w:pPr>
      <w:r>
        <w:rPr>
          <w:rFonts w:hint="eastAsia" w:ascii="宋体" w:hAnsi="宋体" w:cs="黑体"/>
        </w:rPr>
        <w:t>所有设备下电；</w:t>
      </w:r>
    </w:p>
    <w:p w14:paraId="1D610B7E">
      <w:pPr>
        <w:numPr>
          <w:ilvl w:val="0"/>
          <w:numId w:val="4"/>
        </w:numPr>
        <w:rPr>
          <w:rFonts w:ascii="宋体" w:hAnsi="宋体" w:cs="黑体"/>
        </w:rPr>
      </w:pPr>
      <w:r>
        <w:rPr>
          <w:rFonts w:hint="eastAsia" w:ascii="宋体" w:hAnsi="宋体" w:cs="黑体"/>
        </w:rPr>
        <w:t>标准设备上电，设置标准设备为指定频段(</w:t>
      </w:r>
      <w:r>
        <w:rPr>
          <w:rFonts w:ascii="宋体" w:hAnsi="宋体" w:cs="黑体"/>
        </w:rPr>
        <w:t>2.5M-5.7M</w:t>
      </w:r>
      <w:r>
        <w:rPr>
          <w:rFonts w:hint="eastAsia" w:ascii="宋体" w:hAnsi="宋体" w:cs="黑体"/>
        </w:rPr>
        <w:t>、0</w:t>
      </w:r>
      <w:r>
        <w:rPr>
          <w:rFonts w:ascii="宋体" w:hAnsi="宋体" w:cs="黑体"/>
        </w:rPr>
        <w:t>.7M-3M)</w:t>
      </w:r>
      <w:r>
        <w:rPr>
          <w:rFonts w:hint="eastAsia" w:ascii="宋体" w:hAnsi="宋体" w:cs="黑体"/>
        </w:rPr>
        <w:t>；</w:t>
      </w:r>
    </w:p>
    <w:p w14:paraId="33733A8B">
      <w:pPr>
        <w:numPr>
          <w:ilvl w:val="0"/>
          <w:numId w:val="4"/>
        </w:numPr>
        <w:rPr>
          <w:rFonts w:ascii="宋体" w:hAnsi="宋体" w:cs="黑体"/>
        </w:rPr>
      </w:pPr>
      <w:r>
        <w:rPr>
          <w:rFonts w:hint="eastAsia" w:ascii="宋体" w:hAnsi="宋体" w:cs="黑体"/>
        </w:rPr>
        <w:t>待测设备上电，连接信号发生器和程控衰减器；</w:t>
      </w:r>
    </w:p>
    <w:p w14:paraId="1DEB7D64">
      <w:pPr>
        <w:numPr>
          <w:ilvl w:val="0"/>
          <w:numId w:val="4"/>
        </w:numPr>
        <w:rPr>
          <w:rFonts w:ascii="宋体" w:hAnsi="宋体" w:cs="黑体"/>
        </w:rPr>
      </w:pPr>
      <w:r>
        <w:rPr>
          <w:rFonts w:hint="eastAsia" w:ascii="宋体" w:hAnsi="宋体" w:cs="黑体"/>
        </w:rPr>
        <w:t>设置默认衰减值，关闭信号发生器输出；</w:t>
      </w:r>
    </w:p>
    <w:p w14:paraId="216DC85F">
      <w:pPr>
        <w:numPr>
          <w:ilvl w:val="0"/>
          <w:numId w:val="4"/>
        </w:numPr>
        <w:rPr>
          <w:rFonts w:ascii="宋体" w:hAnsi="宋体" w:cs="黑体"/>
        </w:rPr>
      </w:pPr>
      <w:r>
        <w:rPr>
          <w:rFonts w:hint="eastAsia" w:ascii="宋体" w:hAnsi="宋体" w:cs="黑体"/>
        </w:rPr>
        <w:t>在指定频段上发送进入透传测试模式报文，持续1</w:t>
      </w:r>
      <w:r>
        <w:rPr>
          <w:rFonts w:ascii="宋体" w:hAnsi="宋体" w:cs="黑体"/>
        </w:rPr>
        <w:t>0</w:t>
      </w:r>
      <w:r>
        <w:rPr>
          <w:rFonts w:hint="eastAsia" w:ascii="宋体" w:hAnsi="宋体" w:cs="黑体"/>
        </w:rPr>
        <w:t>s；</w:t>
      </w:r>
    </w:p>
    <w:p w14:paraId="69999D2F">
      <w:pPr>
        <w:numPr>
          <w:ilvl w:val="0"/>
          <w:numId w:val="4"/>
        </w:numPr>
        <w:rPr>
          <w:rFonts w:ascii="宋体" w:hAnsi="宋体" w:cs="黑体"/>
        </w:rPr>
      </w:pPr>
      <w:commentRangeStart w:id="5"/>
      <w:r>
        <w:rPr>
          <w:rFonts w:hint="eastAsia" w:ascii="宋体" w:hAnsi="宋体" w:cs="黑体"/>
        </w:rPr>
        <w:t>测试主机P</w:t>
      </w:r>
      <w:r>
        <w:rPr>
          <w:rFonts w:ascii="宋体" w:hAnsi="宋体" w:cs="黑体"/>
        </w:rPr>
        <w:t>C</w:t>
      </w:r>
      <w:r>
        <w:rPr>
          <w:rFonts w:hint="eastAsia" w:ascii="宋体" w:hAnsi="宋体" w:cs="黑体"/>
        </w:rPr>
        <w:t>选择</w:t>
      </w:r>
      <w:commentRangeStart w:id="6"/>
      <w:r>
        <w:rPr>
          <w:rFonts w:ascii="宋体" w:hAnsi="宋体" w:cs="黑体"/>
        </w:rPr>
        <w:t>TMI</w:t>
      </w:r>
      <w:commentRangeEnd w:id="6"/>
      <w:r>
        <w:commentReference w:id="6"/>
      </w:r>
      <w:r>
        <w:rPr>
          <w:rFonts w:hint="eastAsia" w:ascii="宋体" w:hAnsi="宋体" w:cs="黑体"/>
        </w:rPr>
        <w:t>模式集合中的测试报文</w:t>
      </w:r>
      <w:commentRangeEnd w:id="5"/>
      <w:r>
        <w:commentReference w:id="5"/>
      </w:r>
      <w:r>
        <w:rPr>
          <w:rFonts w:hint="eastAsia" w:ascii="宋体" w:hAnsi="宋体" w:cs="黑体"/>
        </w:rPr>
        <w:t>，通过标准发射机循环发送P</w:t>
      </w:r>
      <w:r>
        <w:rPr>
          <w:rFonts w:ascii="宋体" w:hAnsi="宋体" w:cs="黑体"/>
        </w:rPr>
        <w:t>LC</w:t>
      </w:r>
      <w:r>
        <w:rPr>
          <w:rFonts w:hint="eastAsia" w:ascii="宋体" w:hAnsi="宋体" w:cs="黑体"/>
        </w:rPr>
        <w:t>测试报文(</w:t>
      </w:r>
      <w:r>
        <w:rPr>
          <w:rFonts w:ascii="宋体" w:hAnsi="宋体" w:cs="黑体"/>
        </w:rPr>
        <w:t>FC+PB, SACK</w:t>
      </w:r>
      <w:r>
        <w:rPr>
          <w:rFonts w:hint="eastAsia" w:ascii="宋体" w:hAnsi="宋体" w:cs="黑体"/>
        </w:rPr>
        <w:t>报文仅含F</w:t>
      </w:r>
      <w:r>
        <w:rPr>
          <w:rFonts w:ascii="宋体" w:hAnsi="宋体" w:cs="黑体"/>
        </w:rPr>
        <w:t>C)</w:t>
      </w:r>
      <w:r>
        <w:rPr>
          <w:rFonts w:hint="eastAsia" w:ascii="宋体" w:hAnsi="宋体" w:cs="黑体"/>
        </w:rPr>
        <w:t>，间隔1s发送一次，总共发送1</w:t>
      </w:r>
      <w:r>
        <w:rPr>
          <w:rFonts w:ascii="宋体" w:hAnsi="宋体" w:cs="黑体"/>
        </w:rPr>
        <w:t>00</w:t>
      </w:r>
      <w:r>
        <w:rPr>
          <w:rFonts w:hint="eastAsia" w:ascii="宋体" w:hAnsi="宋体" w:cs="黑体"/>
        </w:rPr>
        <w:t>次；</w:t>
      </w:r>
    </w:p>
    <w:p w14:paraId="476E0BE1">
      <w:pPr>
        <w:numPr>
          <w:ilvl w:val="0"/>
          <w:numId w:val="4"/>
        </w:numPr>
        <w:rPr>
          <w:rFonts w:ascii="宋体" w:hAnsi="宋体" w:cs="黑体"/>
        </w:rPr>
      </w:pPr>
      <w:r>
        <w:rPr>
          <w:rFonts w:hint="eastAsia" w:ascii="宋体" w:hAnsi="宋体" w:cs="黑体"/>
        </w:rPr>
        <w:t>测试主机从串口接收到被测设备透传的P</w:t>
      </w:r>
      <w:r>
        <w:rPr>
          <w:rFonts w:ascii="宋体" w:hAnsi="宋体" w:cs="黑体"/>
        </w:rPr>
        <w:t>LC</w:t>
      </w:r>
      <w:r>
        <w:rPr>
          <w:rFonts w:hint="eastAsia" w:ascii="宋体" w:hAnsi="宋体" w:cs="黑体"/>
        </w:rPr>
        <w:t>报文内容后和发送前保存的内容相比较，若内容相同，认为该报文透传成功，通信成功次数+</w:t>
      </w:r>
      <w:r>
        <w:rPr>
          <w:rFonts w:ascii="宋体" w:hAnsi="宋体" w:cs="黑体"/>
        </w:rPr>
        <w:t>1</w:t>
      </w:r>
      <w:r>
        <w:rPr>
          <w:rFonts w:hint="eastAsia" w:ascii="宋体" w:hAnsi="宋体" w:cs="黑体"/>
        </w:rPr>
        <w:t>，前后报文数据不一致，则通信成功次数不变；</w:t>
      </w:r>
    </w:p>
    <w:p w14:paraId="713928A9">
      <w:pPr>
        <w:numPr>
          <w:ilvl w:val="0"/>
          <w:numId w:val="4"/>
        </w:numPr>
        <w:rPr>
          <w:rFonts w:hint="eastAsia" w:ascii="宋体" w:hAnsi="宋体" w:cs="黑体"/>
        </w:rPr>
      </w:pPr>
      <w:r>
        <w:rPr>
          <w:rFonts w:hint="eastAsia" w:ascii="宋体" w:hAnsi="宋体" w:cs="黑体"/>
        </w:rPr>
        <w:t>统计成功率，若成功率为小于阈值，则结束测试，若成功率大于阈值，则增大衰减值，然后重复f</w:t>
      </w:r>
      <w:r>
        <w:rPr>
          <w:rFonts w:ascii="宋体" w:hAnsi="宋体" w:cs="黑体"/>
        </w:rPr>
        <w:t>-g</w:t>
      </w:r>
      <w:r>
        <w:rPr>
          <w:rFonts w:hint="eastAsia" w:ascii="宋体" w:hAnsi="宋体" w:cs="黑体"/>
        </w:rPr>
        <w:t>步骤，直到成功率刚刚小于阈值，结束当前测试，记录衰减值。</w:t>
      </w:r>
    </w:p>
    <w:p w14:paraId="34A16DB7">
      <w:pPr>
        <w:pStyle w:val="7"/>
      </w:pPr>
      <w:ins w:id="80" w:author="zhangbs" w:date="2026-02-21T19:55:50Z">
        <w:r>
          <w:rPr>
            <w:rFonts w:hint="eastAsia"/>
            <w:lang w:val="en-US" w:eastAsia="zh-CN"/>
          </w:rPr>
          <w:t xml:space="preserve"> </w:t>
        </w:r>
      </w:ins>
      <w:r>
        <w:t>抗白噪声性能测试</w:t>
      </w:r>
    </w:p>
    <w:p w14:paraId="0C424DE5">
      <w:pPr>
        <w:ind w:firstLine="420" w:firstLineChars="200"/>
        <w:rPr>
          <w:rFonts w:hint="eastAsia"/>
        </w:rPr>
      </w:pPr>
      <w:r>
        <w:rPr>
          <w:rFonts w:hint="eastAsia"/>
        </w:rPr>
        <w:t>测试主机和标准发射机</w:t>
      </w:r>
      <w:del w:id="81" w:author="zhangbs" w:date="2026-02-21T19:42:56Z">
        <w:r>
          <w:rPr>
            <w:rFonts w:hint="eastAsia"/>
          </w:rPr>
          <w:delText>(</w:delText>
        </w:r>
      </w:del>
      <w:ins w:id="82" w:author="zhangbs" w:date="2026-02-21T19:42:56Z">
        <w:r>
          <w:rPr>
            <w:rFonts w:hint="eastAsia"/>
            <w:lang w:eastAsia="zh-CN"/>
          </w:rPr>
          <w:t>（</w:t>
        </w:r>
      </w:ins>
      <w:r>
        <w:rPr>
          <w:rFonts w:hint="eastAsia"/>
        </w:rPr>
        <w:t>集中器</w:t>
      </w:r>
      <w:del w:id="83" w:author="zhangbs" w:date="2026-02-21T19:42:59Z">
        <w:r>
          <w:rPr/>
          <w:delText>)</w:delText>
        </w:r>
      </w:del>
      <w:ins w:id="84" w:author="zhangbs" w:date="2026-02-21T19:42:59Z">
        <w:r>
          <w:rPr>
            <w:rFonts w:hint="eastAsia"/>
            <w:lang w:eastAsia="zh-CN"/>
          </w:rPr>
          <w:t>）</w:t>
        </w:r>
      </w:ins>
      <w:r>
        <w:rPr>
          <w:rFonts w:hint="eastAsia"/>
        </w:rPr>
        <w:t>发送报文。被测设备</w:t>
      </w:r>
      <w:del w:id="85" w:author="zhangbs" w:date="2026-02-21T19:43:08Z">
        <w:r>
          <w:rPr>
            <w:rFonts w:hint="eastAsia"/>
          </w:rPr>
          <w:delText>(</w:delText>
        </w:r>
      </w:del>
      <w:ins w:id="86" w:author="zhangbs" w:date="2026-02-21T19:43:08Z">
        <w:r>
          <w:rPr>
            <w:rFonts w:hint="eastAsia"/>
            <w:lang w:eastAsia="zh-CN"/>
          </w:rPr>
          <w:t>（</w:t>
        </w:r>
      </w:ins>
      <w:r>
        <w:t>CCO</w:t>
      </w:r>
      <w:r>
        <w:rPr>
          <w:rFonts w:hint="eastAsia"/>
        </w:rPr>
        <w:t>或S</w:t>
      </w:r>
      <w:r>
        <w:t>TA</w:t>
      </w:r>
      <w:del w:id="87" w:author="zhangbs" w:date="2026-02-21T19:43:12Z">
        <w:r>
          <w:rPr/>
          <w:delText>)</w:delText>
        </w:r>
      </w:del>
      <w:ins w:id="88" w:author="zhangbs" w:date="2026-02-21T19:43:12Z">
        <w:r>
          <w:rPr>
            <w:rFonts w:hint="eastAsia"/>
            <w:lang w:eastAsia="zh-CN"/>
          </w:rPr>
          <w:t>）</w:t>
        </w:r>
      </w:ins>
      <w:r>
        <w:rPr>
          <w:rFonts w:hint="eastAsia"/>
        </w:rPr>
        <w:t>插入相应位置。应按以下步骤测试：</w:t>
      </w:r>
    </w:p>
    <w:p w14:paraId="7893A393">
      <w:pPr>
        <w:numPr>
          <w:ilvl w:val="0"/>
          <w:numId w:val="5"/>
        </w:numPr>
        <w:rPr>
          <w:rFonts w:hint="eastAsia" w:ascii="宋体" w:hAnsi="宋体" w:cs="黑体"/>
        </w:rPr>
      </w:pPr>
      <w:r>
        <w:rPr>
          <w:rFonts w:hint="eastAsia" w:ascii="宋体" w:hAnsi="宋体" w:cs="黑体"/>
        </w:rPr>
        <w:t>所有设备下电；</w:t>
      </w:r>
    </w:p>
    <w:p w14:paraId="6BA359DE">
      <w:pPr>
        <w:numPr>
          <w:ilvl w:val="0"/>
          <w:numId w:val="5"/>
        </w:numPr>
        <w:rPr>
          <w:rFonts w:ascii="宋体" w:hAnsi="宋体" w:cs="黑体"/>
        </w:rPr>
      </w:pPr>
      <w:r>
        <w:rPr>
          <w:rFonts w:hint="eastAsia" w:ascii="宋体" w:hAnsi="宋体" w:cs="黑体"/>
        </w:rPr>
        <w:t>标准设备上电，设置标准设备为指定频段(</w:t>
      </w:r>
      <w:r>
        <w:rPr>
          <w:rFonts w:ascii="宋体" w:hAnsi="宋体" w:cs="黑体"/>
        </w:rPr>
        <w:t>2.5M-5.7M</w:t>
      </w:r>
      <w:r>
        <w:rPr>
          <w:rFonts w:hint="eastAsia" w:ascii="宋体" w:hAnsi="宋体" w:cs="黑体"/>
        </w:rPr>
        <w:t>、0</w:t>
      </w:r>
      <w:r>
        <w:rPr>
          <w:rFonts w:ascii="宋体" w:hAnsi="宋体" w:cs="黑体"/>
        </w:rPr>
        <w:t>.7M-3M)</w:t>
      </w:r>
      <w:r>
        <w:rPr>
          <w:rFonts w:hint="eastAsia" w:ascii="宋体" w:hAnsi="宋体" w:cs="黑体"/>
        </w:rPr>
        <w:t>；</w:t>
      </w:r>
    </w:p>
    <w:p w14:paraId="14A4BFB6">
      <w:pPr>
        <w:numPr>
          <w:ilvl w:val="0"/>
          <w:numId w:val="5"/>
        </w:numPr>
        <w:rPr>
          <w:rFonts w:ascii="宋体" w:hAnsi="宋体" w:cs="黑体"/>
        </w:rPr>
      </w:pPr>
      <w:r>
        <w:rPr>
          <w:rFonts w:hint="eastAsia" w:ascii="宋体" w:hAnsi="宋体" w:cs="黑体"/>
        </w:rPr>
        <w:t>待测设备上电，连接信号发生器和程控衰减器；</w:t>
      </w:r>
    </w:p>
    <w:p w14:paraId="6E2B2139">
      <w:pPr>
        <w:numPr>
          <w:ilvl w:val="0"/>
          <w:numId w:val="5"/>
        </w:numPr>
        <w:rPr>
          <w:rFonts w:ascii="宋体" w:hAnsi="宋体" w:cs="黑体"/>
        </w:rPr>
      </w:pPr>
      <w:r>
        <w:rPr>
          <w:rFonts w:hint="eastAsia" w:ascii="宋体" w:hAnsi="宋体" w:cs="黑体"/>
        </w:rPr>
        <w:t>设置默认衰减值，关闭信号发生器输出；</w:t>
      </w:r>
    </w:p>
    <w:p w14:paraId="210DC0D7">
      <w:pPr>
        <w:numPr>
          <w:ilvl w:val="0"/>
          <w:numId w:val="5"/>
        </w:numPr>
        <w:rPr>
          <w:rFonts w:ascii="宋体" w:hAnsi="宋体" w:cs="黑体"/>
        </w:rPr>
      </w:pPr>
      <w:r>
        <w:rPr>
          <w:rFonts w:hint="eastAsia" w:ascii="宋体" w:hAnsi="宋体" w:cs="黑体"/>
        </w:rPr>
        <w:t>在指定频段上发送进入透传测试模式报文，持续1</w:t>
      </w:r>
      <w:r>
        <w:rPr>
          <w:rFonts w:ascii="宋体" w:hAnsi="宋体" w:cs="黑体"/>
        </w:rPr>
        <w:t>0</w:t>
      </w:r>
      <w:r>
        <w:rPr>
          <w:rFonts w:hint="eastAsia" w:ascii="宋体" w:hAnsi="宋体" w:cs="黑体"/>
        </w:rPr>
        <w:t>s；</w:t>
      </w:r>
    </w:p>
    <w:p w14:paraId="7F7B766E">
      <w:pPr>
        <w:numPr>
          <w:ilvl w:val="0"/>
          <w:numId w:val="5"/>
        </w:numPr>
        <w:rPr>
          <w:rFonts w:ascii="宋体" w:hAnsi="宋体" w:cs="黑体"/>
        </w:rPr>
      </w:pPr>
      <w:r>
        <w:rPr>
          <w:rFonts w:hint="eastAsia" w:ascii="宋体" w:hAnsi="宋体" w:cs="黑体"/>
        </w:rPr>
        <w:t>测试主机设置信号发生器输出高斯白噪声；</w:t>
      </w:r>
    </w:p>
    <w:p w14:paraId="70D393D0">
      <w:pPr>
        <w:numPr>
          <w:ilvl w:val="0"/>
          <w:numId w:val="5"/>
        </w:numPr>
        <w:rPr>
          <w:rFonts w:ascii="宋体" w:hAnsi="宋体" w:cs="黑体"/>
        </w:rPr>
      </w:pPr>
      <w:r>
        <w:rPr>
          <w:rFonts w:hint="eastAsia" w:ascii="宋体" w:hAnsi="宋体" w:cs="黑体"/>
        </w:rPr>
        <w:t>测试主机P</w:t>
      </w:r>
      <w:r>
        <w:rPr>
          <w:rFonts w:ascii="宋体" w:hAnsi="宋体" w:cs="黑体"/>
        </w:rPr>
        <w:t>C</w:t>
      </w:r>
      <w:r>
        <w:rPr>
          <w:rFonts w:hint="eastAsia" w:ascii="宋体" w:hAnsi="宋体" w:cs="黑体"/>
        </w:rPr>
        <w:t>选择</w:t>
      </w:r>
      <w:r>
        <w:rPr>
          <w:rFonts w:ascii="宋体" w:hAnsi="宋体" w:cs="黑体"/>
        </w:rPr>
        <w:t>TMI</w:t>
      </w:r>
      <w:r>
        <w:rPr>
          <w:rFonts w:hint="eastAsia" w:ascii="宋体" w:hAnsi="宋体" w:cs="黑体"/>
        </w:rPr>
        <w:t>模式集合中的测试报文，通过标准发射机循环发送P</w:t>
      </w:r>
      <w:r>
        <w:rPr>
          <w:rFonts w:ascii="宋体" w:hAnsi="宋体" w:cs="黑体"/>
        </w:rPr>
        <w:t>LC</w:t>
      </w:r>
      <w:r>
        <w:rPr>
          <w:rFonts w:hint="eastAsia" w:ascii="宋体" w:hAnsi="宋体" w:cs="黑体"/>
        </w:rPr>
        <w:t>测试报文(</w:t>
      </w:r>
      <w:r>
        <w:rPr>
          <w:rFonts w:ascii="宋体" w:hAnsi="宋体" w:cs="黑体"/>
        </w:rPr>
        <w:t>FC+PB, SACK</w:t>
      </w:r>
      <w:r>
        <w:rPr>
          <w:rFonts w:hint="eastAsia" w:ascii="宋体" w:hAnsi="宋体" w:cs="黑体"/>
        </w:rPr>
        <w:t>报文仅含F</w:t>
      </w:r>
      <w:r>
        <w:rPr>
          <w:rFonts w:ascii="宋体" w:hAnsi="宋体" w:cs="黑体"/>
        </w:rPr>
        <w:t>C)</w:t>
      </w:r>
      <w:r>
        <w:rPr>
          <w:rFonts w:hint="eastAsia" w:ascii="宋体" w:hAnsi="宋体" w:cs="黑体"/>
        </w:rPr>
        <w:t>，间隔1s发送一次，总共发送1</w:t>
      </w:r>
      <w:r>
        <w:rPr>
          <w:rFonts w:ascii="宋体" w:hAnsi="宋体" w:cs="黑体"/>
        </w:rPr>
        <w:t>00</w:t>
      </w:r>
      <w:r>
        <w:rPr>
          <w:rFonts w:hint="eastAsia" w:ascii="宋体" w:hAnsi="宋体" w:cs="黑体"/>
        </w:rPr>
        <w:t>次；</w:t>
      </w:r>
    </w:p>
    <w:p w14:paraId="0E9CC031">
      <w:pPr>
        <w:numPr>
          <w:ilvl w:val="0"/>
          <w:numId w:val="5"/>
        </w:numPr>
        <w:rPr>
          <w:rFonts w:ascii="宋体" w:hAnsi="宋体" w:cs="黑体"/>
        </w:rPr>
      </w:pPr>
      <w:r>
        <w:rPr>
          <w:rFonts w:hint="eastAsia" w:ascii="宋体" w:hAnsi="宋体" w:cs="黑体"/>
        </w:rPr>
        <w:t>测试主机从串口接收到被测设备透传的P</w:t>
      </w:r>
      <w:r>
        <w:rPr>
          <w:rFonts w:ascii="宋体" w:hAnsi="宋体" w:cs="黑体"/>
        </w:rPr>
        <w:t>LC</w:t>
      </w:r>
      <w:r>
        <w:rPr>
          <w:rFonts w:hint="eastAsia" w:ascii="宋体" w:hAnsi="宋体" w:cs="黑体"/>
        </w:rPr>
        <w:t>报文内容后和发送前保存的内容相比较，若内容相同，认为该报文透传成功，通信成功次数+</w:t>
      </w:r>
      <w:r>
        <w:rPr>
          <w:rFonts w:ascii="宋体" w:hAnsi="宋体" w:cs="黑体"/>
        </w:rPr>
        <w:t>1</w:t>
      </w:r>
      <w:r>
        <w:rPr>
          <w:rFonts w:hint="eastAsia" w:ascii="宋体" w:hAnsi="宋体" w:cs="黑体"/>
        </w:rPr>
        <w:t>，前后报文数据不一致，则通信成功次数不变；</w:t>
      </w:r>
    </w:p>
    <w:p w14:paraId="64D44EBA">
      <w:pPr>
        <w:numPr>
          <w:ilvl w:val="0"/>
          <w:numId w:val="5"/>
        </w:numPr>
        <w:rPr>
          <w:rFonts w:ascii="宋体" w:hAnsi="宋体" w:cs="黑体"/>
        </w:rPr>
      </w:pPr>
      <w:r>
        <w:rPr>
          <w:rFonts w:hint="eastAsia" w:ascii="宋体" w:hAnsi="宋体" w:cs="黑体"/>
        </w:rPr>
        <w:t>统计成功率，若成功率为小于阈值，则结束测试，若成功率大于阈值，则增大衰减值，然后重复g</w:t>
      </w:r>
      <w:r>
        <w:rPr>
          <w:rFonts w:ascii="宋体" w:hAnsi="宋体" w:cs="黑体"/>
        </w:rPr>
        <w:t>-</w:t>
      </w:r>
      <w:r>
        <w:rPr>
          <w:rFonts w:hint="eastAsia" w:ascii="宋体" w:hAnsi="宋体" w:cs="黑体"/>
        </w:rPr>
        <w:t>h步骤，直到成功率刚刚小于阈值，结束当前测试，记录衰减值；</w:t>
      </w:r>
    </w:p>
    <w:p w14:paraId="2446B0FA">
      <w:pPr>
        <w:numPr>
          <w:ilvl w:val="0"/>
          <w:numId w:val="5"/>
        </w:numPr>
        <w:rPr>
          <w:rFonts w:hint="eastAsia" w:ascii="宋体" w:hAnsi="宋体" w:cs="黑体"/>
        </w:rPr>
      </w:pPr>
      <w:r>
        <w:rPr>
          <w:rFonts w:hint="eastAsia" w:ascii="宋体" w:hAnsi="宋体" w:cs="黑体"/>
        </w:rPr>
        <w:t>继续选择下一个T</w:t>
      </w:r>
      <w:r>
        <w:rPr>
          <w:rFonts w:ascii="宋体" w:hAnsi="宋体" w:cs="黑体"/>
        </w:rPr>
        <w:t>MI</w:t>
      </w:r>
      <w:r>
        <w:rPr>
          <w:rFonts w:hint="eastAsia" w:ascii="宋体" w:hAnsi="宋体" w:cs="黑体"/>
        </w:rPr>
        <w:t>模式，重复步骤g</w:t>
      </w:r>
      <w:r>
        <w:rPr>
          <w:rFonts w:ascii="宋体" w:hAnsi="宋体" w:cs="黑体"/>
        </w:rPr>
        <w:t>-i</w:t>
      </w:r>
      <w:r>
        <w:rPr>
          <w:rFonts w:hint="eastAsia" w:ascii="宋体" w:hAnsi="宋体" w:cs="黑体"/>
        </w:rPr>
        <w:t>。</w:t>
      </w:r>
    </w:p>
    <w:p w14:paraId="35FB50F8">
      <w:pPr>
        <w:pStyle w:val="7"/>
      </w:pPr>
      <w:ins w:id="89" w:author="zhangbs" w:date="2026-02-21T19:55:48Z">
        <w:r>
          <w:rPr>
            <w:rFonts w:hint="eastAsia"/>
            <w:lang w:val="en-US" w:eastAsia="zh-CN"/>
          </w:rPr>
          <w:t xml:space="preserve"> </w:t>
        </w:r>
      </w:ins>
      <w:r>
        <w:t>抗脉冲噪声性能测试</w:t>
      </w:r>
    </w:p>
    <w:p w14:paraId="1639FCF0">
      <w:pPr>
        <w:ind w:firstLine="420" w:firstLineChars="200"/>
        <w:rPr>
          <w:rFonts w:hint="eastAsia"/>
        </w:rPr>
      </w:pPr>
      <w:r>
        <w:rPr>
          <w:rFonts w:hint="eastAsia"/>
        </w:rPr>
        <w:t>测试主机和标准发射机</w:t>
      </w:r>
      <w:del w:id="90" w:author="zhangbs" w:date="2026-02-21T19:43:22Z">
        <w:r>
          <w:rPr>
            <w:rFonts w:hint="eastAsia"/>
          </w:rPr>
          <w:delText>(</w:delText>
        </w:r>
      </w:del>
      <w:ins w:id="91" w:author="zhangbs" w:date="2026-02-21T19:43:22Z">
        <w:r>
          <w:rPr>
            <w:rFonts w:hint="eastAsia"/>
            <w:lang w:eastAsia="zh-CN"/>
          </w:rPr>
          <w:t>（</w:t>
        </w:r>
      </w:ins>
      <w:r>
        <w:rPr>
          <w:rFonts w:hint="eastAsia"/>
        </w:rPr>
        <w:t>集中器</w:t>
      </w:r>
      <w:del w:id="92" w:author="zhangbs" w:date="2026-02-21T19:43:24Z">
        <w:r>
          <w:rPr/>
          <w:delText>)</w:delText>
        </w:r>
      </w:del>
      <w:ins w:id="93" w:author="zhangbs" w:date="2026-02-21T19:43:24Z">
        <w:r>
          <w:rPr>
            <w:rFonts w:hint="eastAsia"/>
            <w:lang w:eastAsia="zh-CN"/>
          </w:rPr>
          <w:t>）</w:t>
        </w:r>
      </w:ins>
      <w:r>
        <w:rPr>
          <w:rFonts w:hint="eastAsia"/>
        </w:rPr>
        <w:t>发送报文。被测设备</w:t>
      </w:r>
      <w:del w:id="94" w:author="zhangbs" w:date="2026-02-21T19:43:27Z">
        <w:r>
          <w:rPr>
            <w:rFonts w:hint="eastAsia"/>
          </w:rPr>
          <w:delText>(</w:delText>
        </w:r>
      </w:del>
      <w:ins w:id="95" w:author="zhangbs" w:date="2026-02-21T19:43:27Z">
        <w:r>
          <w:rPr>
            <w:rFonts w:hint="eastAsia"/>
            <w:lang w:eastAsia="zh-CN"/>
          </w:rPr>
          <w:t>（</w:t>
        </w:r>
      </w:ins>
      <w:r>
        <w:t>CCO</w:t>
      </w:r>
      <w:r>
        <w:rPr>
          <w:rFonts w:hint="eastAsia"/>
        </w:rPr>
        <w:t>或S</w:t>
      </w:r>
      <w:r>
        <w:t>TA</w:t>
      </w:r>
      <w:del w:id="96" w:author="zhangbs" w:date="2026-02-21T19:43:30Z">
        <w:r>
          <w:rPr/>
          <w:delText>)</w:delText>
        </w:r>
      </w:del>
      <w:ins w:id="97" w:author="zhangbs" w:date="2026-02-21T19:43:30Z">
        <w:r>
          <w:rPr>
            <w:rFonts w:hint="eastAsia"/>
            <w:lang w:eastAsia="zh-CN"/>
          </w:rPr>
          <w:t>）</w:t>
        </w:r>
      </w:ins>
      <w:r>
        <w:rPr>
          <w:rFonts w:hint="eastAsia"/>
        </w:rPr>
        <w:t>插入相应位置。应按以下步骤测试：</w:t>
      </w:r>
    </w:p>
    <w:p w14:paraId="66566EC4">
      <w:pPr>
        <w:numPr>
          <w:ilvl w:val="0"/>
          <w:numId w:val="6"/>
        </w:numPr>
        <w:rPr>
          <w:rFonts w:hint="eastAsia" w:ascii="宋体" w:hAnsi="宋体" w:cs="黑体"/>
        </w:rPr>
      </w:pPr>
      <w:r>
        <w:rPr>
          <w:rFonts w:hint="eastAsia" w:ascii="宋体" w:hAnsi="宋体" w:cs="黑体"/>
        </w:rPr>
        <w:t>所有设备下电；</w:t>
      </w:r>
    </w:p>
    <w:p w14:paraId="47BD5CE7">
      <w:pPr>
        <w:numPr>
          <w:ilvl w:val="0"/>
          <w:numId w:val="6"/>
        </w:numPr>
        <w:rPr>
          <w:rFonts w:ascii="宋体" w:hAnsi="宋体" w:cs="黑体"/>
        </w:rPr>
      </w:pPr>
      <w:r>
        <w:rPr>
          <w:rFonts w:hint="eastAsia" w:ascii="宋体" w:hAnsi="宋体" w:cs="黑体"/>
        </w:rPr>
        <w:t>标准设备上电，设置标准设备为指定频段(</w:t>
      </w:r>
      <w:r>
        <w:rPr>
          <w:rFonts w:ascii="宋体" w:hAnsi="宋体" w:cs="黑体"/>
        </w:rPr>
        <w:t>2.5M-5.7M</w:t>
      </w:r>
      <w:r>
        <w:rPr>
          <w:rFonts w:hint="eastAsia" w:ascii="宋体" w:hAnsi="宋体" w:cs="黑体"/>
        </w:rPr>
        <w:t>、0</w:t>
      </w:r>
      <w:r>
        <w:rPr>
          <w:rFonts w:ascii="宋体" w:hAnsi="宋体" w:cs="黑体"/>
        </w:rPr>
        <w:t>.7M-3M)</w:t>
      </w:r>
      <w:r>
        <w:rPr>
          <w:rFonts w:hint="eastAsia" w:ascii="宋体" w:hAnsi="宋体" w:cs="黑体"/>
        </w:rPr>
        <w:t>；</w:t>
      </w:r>
    </w:p>
    <w:p w14:paraId="5B878552">
      <w:pPr>
        <w:numPr>
          <w:ilvl w:val="0"/>
          <w:numId w:val="6"/>
        </w:numPr>
        <w:rPr>
          <w:rFonts w:ascii="宋体" w:hAnsi="宋体" w:cs="黑体"/>
        </w:rPr>
      </w:pPr>
      <w:r>
        <w:rPr>
          <w:rFonts w:hint="eastAsia" w:ascii="宋体" w:hAnsi="宋体" w:cs="黑体"/>
        </w:rPr>
        <w:t>待测设备上电，连接信号发生器和程控衰减器；</w:t>
      </w:r>
    </w:p>
    <w:p w14:paraId="05B922C8">
      <w:pPr>
        <w:numPr>
          <w:ilvl w:val="0"/>
          <w:numId w:val="6"/>
        </w:numPr>
        <w:rPr>
          <w:rFonts w:ascii="宋体" w:hAnsi="宋体" w:cs="黑体"/>
        </w:rPr>
      </w:pPr>
      <w:r>
        <w:rPr>
          <w:rFonts w:hint="eastAsia" w:ascii="宋体" w:hAnsi="宋体" w:cs="黑体"/>
        </w:rPr>
        <w:t>设置默认衰减值，关闭信号发生器输出；</w:t>
      </w:r>
    </w:p>
    <w:p w14:paraId="18791C74">
      <w:pPr>
        <w:numPr>
          <w:ilvl w:val="0"/>
          <w:numId w:val="6"/>
        </w:numPr>
        <w:rPr>
          <w:rFonts w:ascii="宋体" w:hAnsi="宋体" w:cs="黑体"/>
        </w:rPr>
      </w:pPr>
      <w:r>
        <w:rPr>
          <w:rFonts w:hint="eastAsia" w:ascii="宋体" w:hAnsi="宋体" w:cs="黑体"/>
        </w:rPr>
        <w:t>在指定频段的所有</w:t>
      </w:r>
      <w:commentRangeStart w:id="7"/>
      <w:r>
        <w:rPr>
          <w:rFonts w:hint="eastAsia" w:ascii="宋体" w:hAnsi="宋体" w:cs="黑体"/>
        </w:rPr>
        <w:t>S</w:t>
      </w:r>
      <w:r>
        <w:rPr>
          <w:rFonts w:ascii="宋体" w:hAnsi="宋体" w:cs="黑体"/>
        </w:rPr>
        <w:t>NID</w:t>
      </w:r>
      <w:commentRangeEnd w:id="7"/>
      <w:r>
        <w:commentReference w:id="7"/>
      </w:r>
      <w:r>
        <w:rPr>
          <w:rFonts w:hint="eastAsia" w:ascii="宋体" w:hAnsi="宋体" w:cs="黑体"/>
        </w:rPr>
        <w:t>上发送进入透传测试模式报文，持续1</w:t>
      </w:r>
      <w:r>
        <w:rPr>
          <w:rFonts w:ascii="宋体" w:hAnsi="宋体" w:cs="黑体"/>
        </w:rPr>
        <w:t>0</w:t>
      </w:r>
      <w:r>
        <w:rPr>
          <w:rFonts w:hint="eastAsia" w:ascii="宋体" w:hAnsi="宋体" w:cs="黑体"/>
        </w:rPr>
        <w:t>s；</w:t>
      </w:r>
    </w:p>
    <w:p w14:paraId="250882D2">
      <w:pPr>
        <w:numPr>
          <w:ilvl w:val="0"/>
          <w:numId w:val="6"/>
        </w:numPr>
        <w:rPr>
          <w:rFonts w:ascii="宋体" w:hAnsi="宋体" w:cs="黑体"/>
        </w:rPr>
      </w:pPr>
      <w:r>
        <w:rPr>
          <w:rFonts w:hint="eastAsia" w:ascii="宋体" w:hAnsi="宋体" w:cs="黑体"/>
        </w:rPr>
        <w:t>测试主机设置信号发生器输出脉冲噪声；</w:t>
      </w:r>
    </w:p>
    <w:p w14:paraId="5DD97A06">
      <w:pPr>
        <w:numPr>
          <w:ilvl w:val="0"/>
          <w:numId w:val="6"/>
        </w:numPr>
        <w:rPr>
          <w:rFonts w:ascii="宋体" w:hAnsi="宋体" w:cs="黑体"/>
        </w:rPr>
      </w:pPr>
      <w:r>
        <w:rPr>
          <w:rFonts w:hint="eastAsia" w:ascii="宋体" w:hAnsi="宋体" w:cs="黑体"/>
        </w:rPr>
        <w:t>测试主机P</w:t>
      </w:r>
      <w:r>
        <w:rPr>
          <w:rFonts w:ascii="宋体" w:hAnsi="宋体" w:cs="黑体"/>
        </w:rPr>
        <w:t>C</w:t>
      </w:r>
      <w:r>
        <w:rPr>
          <w:rFonts w:hint="eastAsia" w:ascii="宋体" w:hAnsi="宋体" w:cs="黑体"/>
        </w:rPr>
        <w:t>选择</w:t>
      </w:r>
      <w:r>
        <w:rPr>
          <w:rFonts w:ascii="宋体" w:hAnsi="宋体" w:cs="黑体"/>
        </w:rPr>
        <w:t>TMI</w:t>
      </w:r>
      <w:r>
        <w:rPr>
          <w:rFonts w:hint="eastAsia" w:ascii="宋体" w:hAnsi="宋体" w:cs="黑体"/>
        </w:rPr>
        <w:t>模式集合中的测试报文，通过标准发射机循环发送P</w:t>
      </w:r>
      <w:r>
        <w:rPr>
          <w:rFonts w:ascii="宋体" w:hAnsi="宋体" w:cs="黑体"/>
        </w:rPr>
        <w:t>LC</w:t>
      </w:r>
      <w:r>
        <w:rPr>
          <w:rFonts w:hint="eastAsia" w:ascii="宋体" w:hAnsi="宋体" w:cs="黑体"/>
        </w:rPr>
        <w:t>测试报文(</w:t>
      </w:r>
      <w:r>
        <w:rPr>
          <w:rFonts w:ascii="宋体" w:hAnsi="宋体" w:cs="黑体"/>
        </w:rPr>
        <w:t>FC+PB, SACK</w:t>
      </w:r>
      <w:r>
        <w:rPr>
          <w:rFonts w:hint="eastAsia" w:ascii="宋体" w:hAnsi="宋体" w:cs="黑体"/>
        </w:rPr>
        <w:t>报文仅含F</w:t>
      </w:r>
      <w:r>
        <w:rPr>
          <w:rFonts w:ascii="宋体" w:hAnsi="宋体" w:cs="黑体"/>
        </w:rPr>
        <w:t>C)</w:t>
      </w:r>
      <w:r>
        <w:rPr>
          <w:rFonts w:hint="eastAsia" w:ascii="宋体" w:hAnsi="宋体" w:cs="黑体"/>
        </w:rPr>
        <w:t>，间隔1s发送一次，总共发送1</w:t>
      </w:r>
      <w:r>
        <w:rPr>
          <w:rFonts w:ascii="宋体" w:hAnsi="宋体" w:cs="黑体"/>
        </w:rPr>
        <w:t>00</w:t>
      </w:r>
      <w:r>
        <w:rPr>
          <w:rFonts w:hint="eastAsia" w:ascii="宋体" w:hAnsi="宋体" w:cs="黑体"/>
        </w:rPr>
        <w:t>次；</w:t>
      </w:r>
    </w:p>
    <w:p w14:paraId="2A9D8D70">
      <w:pPr>
        <w:numPr>
          <w:ilvl w:val="0"/>
          <w:numId w:val="6"/>
        </w:numPr>
        <w:rPr>
          <w:rFonts w:ascii="宋体" w:hAnsi="宋体" w:cs="黑体"/>
        </w:rPr>
      </w:pPr>
      <w:r>
        <w:rPr>
          <w:rFonts w:hint="eastAsia" w:ascii="宋体" w:hAnsi="宋体" w:cs="黑体"/>
        </w:rPr>
        <w:t>测试主机从串口接收到被测设备透传的P</w:t>
      </w:r>
      <w:r>
        <w:rPr>
          <w:rFonts w:ascii="宋体" w:hAnsi="宋体" w:cs="黑体"/>
        </w:rPr>
        <w:t>LC</w:t>
      </w:r>
      <w:r>
        <w:rPr>
          <w:rFonts w:hint="eastAsia" w:ascii="宋体" w:hAnsi="宋体" w:cs="黑体"/>
        </w:rPr>
        <w:t>报文内容后和发送前保存的内容相比较，若内容相同，认为该报文透传成功，通信成功次数+</w:t>
      </w:r>
      <w:r>
        <w:rPr>
          <w:rFonts w:ascii="宋体" w:hAnsi="宋体" w:cs="黑体"/>
        </w:rPr>
        <w:t>1</w:t>
      </w:r>
      <w:r>
        <w:rPr>
          <w:rFonts w:hint="eastAsia" w:ascii="宋体" w:hAnsi="宋体" w:cs="黑体"/>
        </w:rPr>
        <w:t>，前后报文数据不一致，则通信成功次数不变；</w:t>
      </w:r>
    </w:p>
    <w:p w14:paraId="3ED02BC4">
      <w:pPr>
        <w:numPr>
          <w:ilvl w:val="0"/>
          <w:numId w:val="6"/>
        </w:numPr>
        <w:rPr>
          <w:rFonts w:ascii="宋体" w:hAnsi="宋体" w:cs="黑体"/>
        </w:rPr>
      </w:pPr>
      <w:r>
        <w:rPr>
          <w:rFonts w:hint="eastAsia" w:ascii="宋体" w:hAnsi="宋体" w:cs="黑体"/>
        </w:rPr>
        <w:t>统计成功率，若成功率为小于阈值，则结束测试，若成功率大于阈值，则增大衰减值，然后重复g</w:t>
      </w:r>
      <w:r>
        <w:rPr>
          <w:rFonts w:ascii="宋体" w:hAnsi="宋体" w:cs="黑体"/>
        </w:rPr>
        <w:t>-</w:t>
      </w:r>
      <w:r>
        <w:rPr>
          <w:rFonts w:hint="eastAsia" w:ascii="宋体" w:hAnsi="宋体" w:cs="黑体"/>
        </w:rPr>
        <w:t>h步骤，直到成功率刚刚小于阈值，结束当前测试，记录衰减值。</w:t>
      </w:r>
    </w:p>
    <w:p w14:paraId="452B273D">
      <w:pPr>
        <w:pStyle w:val="7"/>
      </w:pPr>
      <w:ins w:id="98" w:author="zhangbs" w:date="2026-02-21T19:55:46Z">
        <w:r>
          <w:rPr>
            <w:rFonts w:hint="eastAsia"/>
            <w:lang w:val="en-US" w:eastAsia="zh-CN"/>
          </w:rPr>
          <w:t xml:space="preserve"> </w:t>
        </w:r>
      </w:ins>
      <w:r>
        <w:t>抗</w:t>
      </w:r>
      <w:r>
        <w:rPr>
          <w:rFonts w:hint="eastAsia"/>
        </w:rPr>
        <w:t>窄带</w:t>
      </w:r>
      <w:r>
        <w:t>噪声性能测试</w:t>
      </w:r>
    </w:p>
    <w:p w14:paraId="1D4ED071">
      <w:pPr>
        <w:ind w:firstLine="420" w:firstLineChars="200"/>
        <w:rPr>
          <w:rFonts w:hint="eastAsia"/>
        </w:rPr>
      </w:pPr>
      <w:r>
        <w:rPr>
          <w:rFonts w:hint="eastAsia"/>
        </w:rPr>
        <w:t>测试主机和标准发射机</w:t>
      </w:r>
      <w:del w:id="99" w:author="zhangbs" w:date="2026-02-21T19:43:37Z">
        <w:r>
          <w:rPr>
            <w:rFonts w:hint="eastAsia"/>
          </w:rPr>
          <w:delText>(</w:delText>
        </w:r>
      </w:del>
      <w:ins w:id="100" w:author="zhangbs" w:date="2026-02-21T19:43:37Z">
        <w:r>
          <w:rPr>
            <w:rFonts w:hint="eastAsia"/>
            <w:lang w:eastAsia="zh-CN"/>
          </w:rPr>
          <w:t>（</w:t>
        </w:r>
      </w:ins>
      <w:r>
        <w:rPr>
          <w:rFonts w:hint="eastAsia"/>
        </w:rPr>
        <w:t>集中器</w:t>
      </w:r>
      <w:del w:id="101" w:author="zhangbs" w:date="2026-02-21T19:43:40Z">
        <w:r>
          <w:rPr/>
          <w:delText>)</w:delText>
        </w:r>
      </w:del>
      <w:ins w:id="102" w:author="zhangbs" w:date="2026-02-21T19:43:40Z">
        <w:r>
          <w:rPr>
            <w:rFonts w:hint="eastAsia"/>
            <w:lang w:eastAsia="zh-CN"/>
          </w:rPr>
          <w:t>）</w:t>
        </w:r>
      </w:ins>
      <w:r>
        <w:rPr>
          <w:rFonts w:hint="eastAsia"/>
        </w:rPr>
        <w:t>发送报文。被测设备</w:t>
      </w:r>
      <w:del w:id="103" w:author="zhangbs" w:date="2026-02-21T19:43:43Z">
        <w:r>
          <w:rPr>
            <w:rFonts w:hint="eastAsia"/>
          </w:rPr>
          <w:delText>(</w:delText>
        </w:r>
      </w:del>
      <w:ins w:id="104" w:author="zhangbs" w:date="2026-02-21T19:43:43Z">
        <w:r>
          <w:rPr>
            <w:rFonts w:hint="eastAsia"/>
            <w:lang w:eastAsia="zh-CN"/>
          </w:rPr>
          <w:t>（</w:t>
        </w:r>
      </w:ins>
      <w:r>
        <w:t>CCO</w:t>
      </w:r>
      <w:r>
        <w:rPr>
          <w:rFonts w:hint="eastAsia"/>
        </w:rPr>
        <w:t>或S</w:t>
      </w:r>
      <w:r>
        <w:t>TA</w:t>
      </w:r>
      <w:del w:id="105" w:author="zhangbs" w:date="2026-02-21T19:43:45Z">
        <w:r>
          <w:rPr/>
          <w:delText>)</w:delText>
        </w:r>
      </w:del>
      <w:ins w:id="106" w:author="zhangbs" w:date="2026-02-21T19:43:45Z">
        <w:r>
          <w:rPr>
            <w:rFonts w:hint="eastAsia"/>
            <w:lang w:eastAsia="zh-CN"/>
          </w:rPr>
          <w:t>）</w:t>
        </w:r>
      </w:ins>
      <w:r>
        <w:rPr>
          <w:rFonts w:hint="eastAsia"/>
        </w:rPr>
        <w:t>插入相应位置。应按以下步骤测试：</w:t>
      </w:r>
    </w:p>
    <w:p w14:paraId="742DA19F">
      <w:pPr>
        <w:numPr>
          <w:ilvl w:val="0"/>
          <w:numId w:val="7"/>
        </w:numPr>
        <w:rPr>
          <w:rFonts w:hint="eastAsia" w:ascii="宋体" w:hAnsi="宋体" w:cs="黑体"/>
        </w:rPr>
      </w:pPr>
      <w:r>
        <w:rPr>
          <w:rFonts w:hint="eastAsia" w:ascii="宋体" w:hAnsi="宋体" w:cs="黑体"/>
        </w:rPr>
        <w:t>所有设备下电；</w:t>
      </w:r>
    </w:p>
    <w:p w14:paraId="150F9493">
      <w:pPr>
        <w:numPr>
          <w:ilvl w:val="0"/>
          <w:numId w:val="7"/>
        </w:numPr>
        <w:rPr>
          <w:rFonts w:ascii="宋体" w:hAnsi="宋体" w:cs="黑体"/>
        </w:rPr>
      </w:pPr>
      <w:r>
        <w:rPr>
          <w:rFonts w:hint="eastAsia" w:ascii="宋体" w:hAnsi="宋体" w:cs="黑体"/>
        </w:rPr>
        <w:t>标准设备上电，设置标准设备为指定频段(</w:t>
      </w:r>
      <w:r>
        <w:rPr>
          <w:rFonts w:ascii="宋体" w:hAnsi="宋体" w:cs="黑体"/>
        </w:rPr>
        <w:t>2.5M-5.7M</w:t>
      </w:r>
      <w:r>
        <w:rPr>
          <w:rFonts w:hint="eastAsia" w:ascii="宋体" w:hAnsi="宋体" w:cs="黑体"/>
        </w:rPr>
        <w:t>、0</w:t>
      </w:r>
      <w:r>
        <w:rPr>
          <w:rFonts w:ascii="宋体" w:hAnsi="宋体" w:cs="黑体"/>
        </w:rPr>
        <w:t>.7M-3M)</w:t>
      </w:r>
      <w:r>
        <w:rPr>
          <w:rFonts w:hint="eastAsia" w:ascii="宋体" w:hAnsi="宋体" w:cs="黑体"/>
        </w:rPr>
        <w:t>；</w:t>
      </w:r>
    </w:p>
    <w:p w14:paraId="6817591A">
      <w:pPr>
        <w:numPr>
          <w:ilvl w:val="0"/>
          <w:numId w:val="7"/>
        </w:numPr>
        <w:rPr>
          <w:rFonts w:ascii="宋体" w:hAnsi="宋体" w:cs="黑体"/>
        </w:rPr>
      </w:pPr>
      <w:r>
        <w:rPr>
          <w:rFonts w:hint="eastAsia" w:ascii="宋体" w:hAnsi="宋体" w:cs="黑体"/>
        </w:rPr>
        <w:t>待测设备上电，连接信号发生器和程控衰减器；</w:t>
      </w:r>
    </w:p>
    <w:p w14:paraId="049EBB32">
      <w:pPr>
        <w:numPr>
          <w:ilvl w:val="0"/>
          <w:numId w:val="7"/>
        </w:numPr>
        <w:rPr>
          <w:rFonts w:ascii="宋体" w:hAnsi="宋体" w:cs="黑体"/>
        </w:rPr>
      </w:pPr>
      <w:r>
        <w:rPr>
          <w:rFonts w:hint="eastAsia" w:ascii="宋体" w:hAnsi="宋体" w:cs="黑体"/>
        </w:rPr>
        <w:t>设置默认衰减值，关闭信号发生器输出；</w:t>
      </w:r>
    </w:p>
    <w:p w14:paraId="5CF97EEB">
      <w:pPr>
        <w:numPr>
          <w:ilvl w:val="0"/>
          <w:numId w:val="7"/>
        </w:numPr>
        <w:rPr>
          <w:rFonts w:ascii="宋体" w:hAnsi="宋体" w:cs="黑体"/>
        </w:rPr>
      </w:pPr>
      <w:r>
        <w:rPr>
          <w:rFonts w:hint="eastAsia" w:ascii="宋体" w:hAnsi="宋体" w:cs="黑体"/>
        </w:rPr>
        <w:t>在指定频段上发送进入透传测试模式报文，持续1</w:t>
      </w:r>
      <w:r>
        <w:rPr>
          <w:rFonts w:ascii="宋体" w:hAnsi="宋体" w:cs="黑体"/>
        </w:rPr>
        <w:t>0</w:t>
      </w:r>
      <w:r>
        <w:rPr>
          <w:rFonts w:hint="eastAsia" w:ascii="宋体" w:hAnsi="宋体" w:cs="黑体"/>
        </w:rPr>
        <w:t>s；</w:t>
      </w:r>
    </w:p>
    <w:p w14:paraId="6DE1BB18">
      <w:pPr>
        <w:numPr>
          <w:ilvl w:val="0"/>
          <w:numId w:val="7"/>
        </w:numPr>
        <w:rPr>
          <w:rFonts w:ascii="宋体" w:hAnsi="宋体" w:cs="黑体"/>
        </w:rPr>
      </w:pPr>
      <w:r>
        <w:rPr>
          <w:rFonts w:hint="eastAsia" w:ascii="宋体" w:hAnsi="宋体" w:cs="黑体"/>
        </w:rPr>
        <w:t>测试主机设置信号发生器输出窄带噪声；</w:t>
      </w:r>
    </w:p>
    <w:p w14:paraId="1C52D8FA">
      <w:pPr>
        <w:numPr>
          <w:ilvl w:val="0"/>
          <w:numId w:val="7"/>
        </w:numPr>
        <w:rPr>
          <w:rFonts w:ascii="宋体" w:hAnsi="宋体" w:cs="黑体"/>
        </w:rPr>
      </w:pPr>
      <w:r>
        <w:rPr>
          <w:rFonts w:hint="eastAsia" w:ascii="宋体" w:hAnsi="宋体" w:cs="黑体"/>
        </w:rPr>
        <w:t>测试主机P</w:t>
      </w:r>
      <w:r>
        <w:rPr>
          <w:rFonts w:ascii="宋体" w:hAnsi="宋体" w:cs="黑体"/>
        </w:rPr>
        <w:t>C</w:t>
      </w:r>
      <w:r>
        <w:rPr>
          <w:rFonts w:hint="eastAsia" w:ascii="宋体" w:hAnsi="宋体" w:cs="黑体"/>
        </w:rPr>
        <w:t>选择</w:t>
      </w:r>
      <w:r>
        <w:rPr>
          <w:rFonts w:ascii="宋体" w:hAnsi="宋体" w:cs="黑体"/>
        </w:rPr>
        <w:t>TMI</w:t>
      </w:r>
      <w:r>
        <w:rPr>
          <w:rFonts w:hint="eastAsia" w:ascii="宋体" w:hAnsi="宋体" w:cs="黑体"/>
        </w:rPr>
        <w:t>模式集合中的测试报文，通过标准发射机循环发送P</w:t>
      </w:r>
      <w:r>
        <w:rPr>
          <w:rFonts w:ascii="宋体" w:hAnsi="宋体" w:cs="黑体"/>
        </w:rPr>
        <w:t>LC</w:t>
      </w:r>
      <w:r>
        <w:rPr>
          <w:rFonts w:hint="eastAsia" w:ascii="宋体" w:hAnsi="宋体" w:cs="黑体"/>
        </w:rPr>
        <w:t>测试报文(</w:t>
      </w:r>
      <w:r>
        <w:rPr>
          <w:rFonts w:ascii="宋体" w:hAnsi="宋体" w:cs="黑体"/>
        </w:rPr>
        <w:t>FC+PB, SACK</w:t>
      </w:r>
      <w:r>
        <w:rPr>
          <w:rFonts w:hint="eastAsia" w:ascii="宋体" w:hAnsi="宋体" w:cs="黑体"/>
        </w:rPr>
        <w:t>报文仅含F</w:t>
      </w:r>
      <w:r>
        <w:rPr>
          <w:rFonts w:ascii="宋体" w:hAnsi="宋体" w:cs="黑体"/>
        </w:rPr>
        <w:t>C)</w:t>
      </w:r>
      <w:r>
        <w:rPr>
          <w:rFonts w:hint="eastAsia" w:ascii="宋体" w:hAnsi="宋体" w:cs="黑体"/>
        </w:rPr>
        <w:t>，间隔1s发送一次，总共发送1</w:t>
      </w:r>
      <w:r>
        <w:rPr>
          <w:rFonts w:ascii="宋体" w:hAnsi="宋体" w:cs="黑体"/>
        </w:rPr>
        <w:t>00</w:t>
      </w:r>
      <w:r>
        <w:rPr>
          <w:rFonts w:hint="eastAsia" w:ascii="宋体" w:hAnsi="宋体" w:cs="黑体"/>
        </w:rPr>
        <w:t>次；</w:t>
      </w:r>
    </w:p>
    <w:p w14:paraId="3D3CF329">
      <w:pPr>
        <w:numPr>
          <w:ilvl w:val="0"/>
          <w:numId w:val="7"/>
        </w:numPr>
        <w:rPr>
          <w:rFonts w:ascii="宋体" w:hAnsi="宋体" w:cs="黑体"/>
        </w:rPr>
      </w:pPr>
      <w:r>
        <w:rPr>
          <w:rFonts w:hint="eastAsia" w:ascii="宋体" w:hAnsi="宋体" w:cs="黑体"/>
        </w:rPr>
        <w:t>测试主机从串口接收到被测设备透传的P</w:t>
      </w:r>
      <w:r>
        <w:rPr>
          <w:rFonts w:ascii="宋体" w:hAnsi="宋体" w:cs="黑体"/>
        </w:rPr>
        <w:t>LC</w:t>
      </w:r>
      <w:r>
        <w:rPr>
          <w:rFonts w:hint="eastAsia" w:ascii="宋体" w:hAnsi="宋体" w:cs="黑体"/>
        </w:rPr>
        <w:t>报文内容后和发送前保存的内容相比较，若内容相同，认为该报文透传成功，通信成功次数+</w:t>
      </w:r>
      <w:r>
        <w:rPr>
          <w:rFonts w:ascii="宋体" w:hAnsi="宋体" w:cs="黑体"/>
        </w:rPr>
        <w:t>1</w:t>
      </w:r>
      <w:r>
        <w:rPr>
          <w:rFonts w:hint="eastAsia" w:ascii="宋体" w:hAnsi="宋体" w:cs="黑体"/>
        </w:rPr>
        <w:t>，前后报文数据不一致，则通信成功次数不变；</w:t>
      </w:r>
    </w:p>
    <w:p w14:paraId="27FE4075">
      <w:pPr>
        <w:numPr>
          <w:ilvl w:val="0"/>
          <w:numId w:val="7"/>
        </w:numPr>
        <w:rPr>
          <w:rFonts w:hint="eastAsia" w:ascii="宋体" w:hAnsi="宋体" w:cs="黑体"/>
        </w:rPr>
      </w:pPr>
      <w:r>
        <w:rPr>
          <w:rFonts w:hint="eastAsia" w:ascii="宋体" w:hAnsi="宋体" w:cs="黑体"/>
        </w:rPr>
        <w:t>统计成功率，若成功率为小于阈值，则结束测试，若成功率大于阈值，则增大衰减值，然后重复g</w:t>
      </w:r>
      <w:r>
        <w:rPr>
          <w:rFonts w:ascii="宋体" w:hAnsi="宋体" w:cs="黑体"/>
        </w:rPr>
        <w:t>-</w:t>
      </w:r>
      <w:r>
        <w:rPr>
          <w:rFonts w:hint="eastAsia" w:ascii="宋体" w:hAnsi="宋体" w:cs="黑体"/>
        </w:rPr>
        <w:t>h步骤，直到成功率刚刚小于阈值，结束当前测试，记录衰减值。</w:t>
      </w:r>
    </w:p>
    <w:p w14:paraId="46641C75">
      <w:pPr>
        <w:pStyle w:val="7"/>
        <w:rPr>
          <w:rFonts w:hint="eastAsia"/>
        </w:rPr>
      </w:pPr>
      <w:ins w:id="107" w:author="zhangbs" w:date="2026-02-21T19:55:44Z">
        <w:r>
          <w:rPr>
            <w:rFonts w:hint="eastAsia"/>
            <w:lang w:val="en-US" w:eastAsia="zh-CN"/>
          </w:rPr>
          <w:t xml:space="preserve"> </w:t>
        </w:r>
      </w:ins>
      <w:r>
        <w:t>抗频偏性能测试</w:t>
      </w:r>
    </w:p>
    <w:p w14:paraId="3A2BC448">
      <w:pPr>
        <w:ind w:firstLine="420" w:firstLineChars="200"/>
        <w:rPr>
          <w:rFonts w:hint="eastAsia"/>
        </w:rPr>
      </w:pPr>
      <w:r>
        <w:rPr>
          <w:rFonts w:hint="eastAsia"/>
        </w:rPr>
        <w:t>测试主机和标准发射机</w:t>
      </w:r>
      <w:del w:id="108" w:author="zhangbs" w:date="2026-02-21T19:43:51Z">
        <w:r>
          <w:rPr>
            <w:rFonts w:hint="eastAsia"/>
          </w:rPr>
          <w:delText>(</w:delText>
        </w:r>
      </w:del>
      <w:ins w:id="109" w:author="zhangbs" w:date="2026-02-21T19:43:51Z">
        <w:r>
          <w:rPr>
            <w:rFonts w:hint="eastAsia"/>
            <w:lang w:eastAsia="zh-CN"/>
          </w:rPr>
          <w:t>（</w:t>
        </w:r>
      </w:ins>
      <w:r>
        <w:rPr>
          <w:rFonts w:hint="eastAsia"/>
        </w:rPr>
        <w:t>集中器</w:t>
      </w:r>
      <w:del w:id="110" w:author="zhangbs" w:date="2026-02-21T19:43:54Z">
        <w:r>
          <w:rPr/>
          <w:delText>)</w:delText>
        </w:r>
      </w:del>
      <w:ins w:id="111" w:author="zhangbs" w:date="2026-02-21T19:43:54Z">
        <w:r>
          <w:rPr>
            <w:rFonts w:hint="eastAsia"/>
            <w:lang w:eastAsia="zh-CN"/>
          </w:rPr>
          <w:t>）</w:t>
        </w:r>
      </w:ins>
      <w:r>
        <w:rPr>
          <w:rFonts w:hint="eastAsia"/>
        </w:rPr>
        <w:t>发送报文。被测设备</w:t>
      </w:r>
      <w:del w:id="112" w:author="zhangbs" w:date="2026-02-21T19:43:58Z">
        <w:r>
          <w:rPr>
            <w:rFonts w:hint="eastAsia"/>
          </w:rPr>
          <w:delText>(</w:delText>
        </w:r>
      </w:del>
      <w:ins w:id="113" w:author="zhangbs" w:date="2026-02-21T19:43:58Z">
        <w:r>
          <w:rPr>
            <w:rFonts w:hint="eastAsia"/>
            <w:lang w:eastAsia="zh-CN"/>
          </w:rPr>
          <w:t>（</w:t>
        </w:r>
      </w:ins>
      <w:r>
        <w:t>CCO</w:t>
      </w:r>
      <w:r>
        <w:rPr>
          <w:rFonts w:hint="eastAsia"/>
        </w:rPr>
        <w:t>或S</w:t>
      </w:r>
      <w:r>
        <w:t>TA</w:t>
      </w:r>
      <w:ins w:id="114" w:author="zhangbs" w:date="2026-02-21T19:44:01Z">
        <w:r>
          <w:rPr>
            <w:rFonts w:hint="eastAsia"/>
            <w:lang w:eastAsia="zh-CN"/>
          </w:rPr>
          <w:t>）</w:t>
        </w:r>
      </w:ins>
      <w:del w:id="115" w:author="zhangbs" w:date="2026-02-21T19:44:00Z">
        <w:r>
          <w:rPr/>
          <w:delText>)</w:delText>
        </w:r>
      </w:del>
      <w:r>
        <w:rPr>
          <w:rFonts w:hint="eastAsia"/>
        </w:rPr>
        <w:t>插入相应位置。应按以下步骤测试：</w:t>
      </w:r>
    </w:p>
    <w:p w14:paraId="4E1019D5">
      <w:pPr>
        <w:numPr>
          <w:ilvl w:val="0"/>
          <w:numId w:val="8"/>
        </w:numPr>
        <w:rPr>
          <w:rFonts w:hint="eastAsia" w:ascii="宋体" w:hAnsi="宋体" w:cs="黑体"/>
        </w:rPr>
      </w:pPr>
      <w:r>
        <w:rPr>
          <w:rFonts w:hint="eastAsia" w:ascii="宋体" w:hAnsi="宋体" w:cs="黑体"/>
        </w:rPr>
        <w:t>所有设备下电；</w:t>
      </w:r>
    </w:p>
    <w:p w14:paraId="5732E5FD">
      <w:pPr>
        <w:numPr>
          <w:ilvl w:val="0"/>
          <w:numId w:val="8"/>
        </w:numPr>
        <w:rPr>
          <w:rFonts w:ascii="宋体" w:hAnsi="宋体" w:cs="黑体"/>
        </w:rPr>
      </w:pPr>
      <w:r>
        <w:rPr>
          <w:rFonts w:hint="eastAsia" w:ascii="宋体" w:hAnsi="宋体" w:cs="黑体"/>
        </w:rPr>
        <w:t>标准设备上电，设置标准设备为指定频段(</w:t>
      </w:r>
      <w:r>
        <w:rPr>
          <w:rFonts w:ascii="宋体" w:hAnsi="宋体" w:cs="黑体"/>
        </w:rPr>
        <w:t>2.5M-5.7M</w:t>
      </w:r>
      <w:r>
        <w:rPr>
          <w:rFonts w:hint="eastAsia" w:ascii="宋体" w:hAnsi="宋体" w:cs="黑体"/>
        </w:rPr>
        <w:t>、0</w:t>
      </w:r>
      <w:r>
        <w:rPr>
          <w:rFonts w:ascii="宋体" w:hAnsi="宋体" w:cs="黑体"/>
        </w:rPr>
        <w:t>.7M-3M)</w:t>
      </w:r>
      <w:r>
        <w:rPr>
          <w:rFonts w:hint="eastAsia" w:ascii="宋体" w:hAnsi="宋体" w:cs="黑体"/>
        </w:rPr>
        <w:t>；</w:t>
      </w:r>
    </w:p>
    <w:p w14:paraId="3EB7E031">
      <w:pPr>
        <w:numPr>
          <w:ilvl w:val="0"/>
          <w:numId w:val="8"/>
        </w:numPr>
        <w:rPr>
          <w:rFonts w:ascii="宋体" w:hAnsi="宋体" w:cs="黑体"/>
        </w:rPr>
      </w:pPr>
      <w:r>
        <w:rPr>
          <w:rFonts w:hint="eastAsia" w:ascii="宋体" w:hAnsi="宋体" w:cs="黑体"/>
        </w:rPr>
        <w:t>待测设备上电，连接信号发生器和程控衰减器；</w:t>
      </w:r>
    </w:p>
    <w:p w14:paraId="6D3D327A">
      <w:pPr>
        <w:numPr>
          <w:ilvl w:val="0"/>
          <w:numId w:val="8"/>
        </w:numPr>
        <w:rPr>
          <w:rFonts w:ascii="宋体" w:hAnsi="宋体" w:cs="黑体"/>
        </w:rPr>
      </w:pPr>
      <w:r>
        <w:rPr>
          <w:rFonts w:hint="eastAsia" w:ascii="宋体" w:hAnsi="宋体" w:cs="黑体"/>
        </w:rPr>
        <w:t>设置默认衰减值，关闭信号发生器输出；</w:t>
      </w:r>
    </w:p>
    <w:p w14:paraId="79EEEBA4">
      <w:pPr>
        <w:numPr>
          <w:ilvl w:val="0"/>
          <w:numId w:val="8"/>
        </w:numPr>
        <w:rPr>
          <w:rFonts w:ascii="宋体" w:hAnsi="宋体" w:cs="黑体"/>
        </w:rPr>
      </w:pPr>
      <w:r>
        <w:rPr>
          <w:rFonts w:hint="eastAsia" w:ascii="宋体" w:hAnsi="宋体" w:cs="黑体"/>
        </w:rPr>
        <w:t>在指定频段上发送进入透传测试模式报文，持续1</w:t>
      </w:r>
      <w:r>
        <w:rPr>
          <w:rFonts w:ascii="宋体" w:hAnsi="宋体" w:cs="黑体"/>
        </w:rPr>
        <w:t>0</w:t>
      </w:r>
      <w:r>
        <w:rPr>
          <w:rFonts w:hint="eastAsia" w:ascii="宋体" w:hAnsi="宋体" w:cs="黑体"/>
        </w:rPr>
        <w:t>s；</w:t>
      </w:r>
    </w:p>
    <w:p w14:paraId="661D41E0">
      <w:pPr>
        <w:numPr>
          <w:ilvl w:val="0"/>
          <w:numId w:val="8"/>
        </w:numPr>
        <w:rPr>
          <w:rFonts w:ascii="宋体" w:hAnsi="宋体" w:cs="黑体"/>
        </w:rPr>
      </w:pPr>
      <w:r>
        <w:rPr>
          <w:rFonts w:hint="eastAsia" w:ascii="宋体" w:hAnsi="宋体" w:cs="黑体"/>
        </w:rPr>
        <w:t>测试主机设置标准发射机频偏为初始值；</w:t>
      </w:r>
    </w:p>
    <w:p w14:paraId="1D6576FB">
      <w:pPr>
        <w:numPr>
          <w:ilvl w:val="0"/>
          <w:numId w:val="8"/>
        </w:numPr>
        <w:rPr>
          <w:rFonts w:ascii="宋体" w:hAnsi="宋体" w:cs="黑体"/>
        </w:rPr>
      </w:pPr>
      <w:r>
        <w:rPr>
          <w:rFonts w:hint="eastAsia" w:ascii="宋体" w:hAnsi="宋体" w:cs="黑体"/>
        </w:rPr>
        <w:t>测试主机P</w:t>
      </w:r>
      <w:r>
        <w:rPr>
          <w:rFonts w:ascii="宋体" w:hAnsi="宋体" w:cs="黑体"/>
        </w:rPr>
        <w:t>C</w:t>
      </w:r>
      <w:r>
        <w:rPr>
          <w:rFonts w:hint="eastAsia" w:ascii="宋体" w:hAnsi="宋体" w:cs="黑体"/>
        </w:rPr>
        <w:t>选择</w:t>
      </w:r>
      <w:commentRangeStart w:id="8"/>
      <w:r>
        <w:rPr>
          <w:rFonts w:ascii="宋体" w:hAnsi="宋体" w:cs="黑体"/>
        </w:rPr>
        <w:t>BPLC TMI4</w:t>
      </w:r>
      <w:commentRangeEnd w:id="8"/>
      <w:r>
        <w:commentReference w:id="8"/>
      </w:r>
      <w:r>
        <w:rPr>
          <w:rFonts w:hint="eastAsia" w:ascii="宋体" w:hAnsi="宋体" w:cs="黑体"/>
        </w:rPr>
        <w:t>测试报文，通过标准发射机循环发送P</w:t>
      </w:r>
      <w:r>
        <w:rPr>
          <w:rFonts w:ascii="宋体" w:hAnsi="宋体" w:cs="黑体"/>
        </w:rPr>
        <w:t>LC</w:t>
      </w:r>
      <w:r>
        <w:rPr>
          <w:rFonts w:hint="eastAsia" w:ascii="宋体" w:hAnsi="宋体" w:cs="黑体"/>
        </w:rPr>
        <w:t>测试报文(</w:t>
      </w:r>
      <w:r>
        <w:rPr>
          <w:rFonts w:ascii="宋体" w:hAnsi="宋体" w:cs="黑体"/>
        </w:rPr>
        <w:t>FC+PB, SACK</w:t>
      </w:r>
      <w:r>
        <w:rPr>
          <w:rFonts w:hint="eastAsia" w:ascii="宋体" w:hAnsi="宋体" w:cs="黑体"/>
        </w:rPr>
        <w:t>报文仅含F</w:t>
      </w:r>
      <w:r>
        <w:rPr>
          <w:rFonts w:ascii="宋体" w:hAnsi="宋体" w:cs="黑体"/>
        </w:rPr>
        <w:t>C)</w:t>
      </w:r>
      <w:r>
        <w:rPr>
          <w:rFonts w:hint="eastAsia" w:ascii="宋体" w:hAnsi="宋体" w:cs="黑体"/>
        </w:rPr>
        <w:t>，间隔1s发送一次，总共发送1</w:t>
      </w:r>
      <w:r>
        <w:rPr>
          <w:rFonts w:ascii="宋体" w:hAnsi="宋体" w:cs="黑体"/>
        </w:rPr>
        <w:t>00</w:t>
      </w:r>
      <w:r>
        <w:rPr>
          <w:rFonts w:hint="eastAsia" w:ascii="宋体" w:hAnsi="宋体" w:cs="黑体"/>
        </w:rPr>
        <w:t>次；</w:t>
      </w:r>
    </w:p>
    <w:p w14:paraId="10C30044">
      <w:pPr>
        <w:numPr>
          <w:ilvl w:val="0"/>
          <w:numId w:val="8"/>
        </w:numPr>
        <w:rPr>
          <w:rFonts w:ascii="宋体" w:hAnsi="宋体" w:cs="黑体"/>
        </w:rPr>
      </w:pPr>
      <w:r>
        <w:rPr>
          <w:rFonts w:hint="eastAsia" w:ascii="宋体" w:hAnsi="宋体" w:cs="黑体"/>
        </w:rPr>
        <w:t>测试主机从串口接收到被测设备透传的P</w:t>
      </w:r>
      <w:r>
        <w:rPr>
          <w:rFonts w:ascii="宋体" w:hAnsi="宋体" w:cs="黑体"/>
        </w:rPr>
        <w:t>LC</w:t>
      </w:r>
      <w:r>
        <w:rPr>
          <w:rFonts w:hint="eastAsia" w:ascii="宋体" w:hAnsi="宋体" w:cs="黑体"/>
        </w:rPr>
        <w:t>报文内容后和发送前保存的内容相比较，若内容相同，认为该报文透传成功，通信成功次数+</w:t>
      </w:r>
      <w:r>
        <w:rPr>
          <w:rFonts w:ascii="宋体" w:hAnsi="宋体" w:cs="黑体"/>
        </w:rPr>
        <w:t>1</w:t>
      </w:r>
      <w:r>
        <w:rPr>
          <w:rFonts w:hint="eastAsia" w:ascii="宋体" w:hAnsi="宋体" w:cs="黑体"/>
        </w:rPr>
        <w:t>，前后报文数据不一致，则通信成功次数不变；</w:t>
      </w:r>
    </w:p>
    <w:p w14:paraId="439048E3">
      <w:pPr>
        <w:numPr>
          <w:ilvl w:val="0"/>
          <w:numId w:val="8"/>
        </w:numPr>
        <w:rPr>
          <w:rFonts w:ascii="宋体" w:hAnsi="宋体" w:cs="黑体"/>
        </w:rPr>
      </w:pPr>
      <w:r>
        <w:rPr>
          <w:rFonts w:hint="eastAsia" w:ascii="宋体" w:hAnsi="宋体" w:cs="黑体"/>
        </w:rPr>
        <w:t>统计成功率，若成功率为小于阈值，则结束测试，若成功率大于阈值，则增大标准发射机的频偏(如果是测试负向抗频偏值，则减少标准发射机的频偏</w:t>
      </w:r>
      <w:r>
        <w:rPr>
          <w:rFonts w:ascii="宋体" w:hAnsi="宋体" w:cs="黑体"/>
        </w:rPr>
        <w:t>)</w:t>
      </w:r>
      <w:r>
        <w:rPr>
          <w:rFonts w:hint="eastAsia" w:ascii="宋体" w:hAnsi="宋体" w:cs="黑体"/>
        </w:rPr>
        <w:t>，然后重复g</w:t>
      </w:r>
      <w:r>
        <w:rPr>
          <w:rFonts w:ascii="宋体" w:hAnsi="宋体" w:cs="黑体"/>
        </w:rPr>
        <w:t>-</w:t>
      </w:r>
      <w:r>
        <w:rPr>
          <w:rFonts w:hint="eastAsia" w:ascii="宋体" w:hAnsi="宋体" w:cs="黑体"/>
        </w:rPr>
        <w:t>h步骤，直到成功率刚刚小于阈值，结束当前测试，记录频偏值为被测设备的抗频偏值。</w:t>
      </w:r>
    </w:p>
    <w:p w14:paraId="0017154E">
      <w:pPr>
        <w:pStyle w:val="6"/>
        <w:tabs>
          <w:tab w:val="left" w:pos="640"/>
        </w:tabs>
      </w:pPr>
      <w:ins w:id="116" w:author="zhangbs" w:date="2026-02-21T19:55:42Z">
        <w:r>
          <w:rPr>
            <w:rFonts w:hint="eastAsia"/>
            <w:lang w:val="en-US" w:eastAsia="zh-CN"/>
          </w:rPr>
          <w:t xml:space="preserve"> </w:t>
        </w:r>
      </w:ins>
      <w:r>
        <w:t>通信速率测试</w:t>
      </w:r>
    </w:p>
    <w:p w14:paraId="79D7133E">
      <w:pPr>
        <w:pStyle w:val="7"/>
      </w:pPr>
      <w:ins w:id="117" w:author="zhangbs" w:date="2026-02-21T19:55:41Z">
        <w:r>
          <w:rPr>
            <w:rFonts w:hint="eastAsia"/>
            <w:lang w:val="en-US" w:eastAsia="zh-CN"/>
          </w:rPr>
          <w:t xml:space="preserve"> </w:t>
        </w:r>
      </w:ins>
      <w:commentRangeStart w:id="9"/>
      <w:r>
        <w:t>SISO</w:t>
      </w:r>
      <w:commentRangeEnd w:id="9"/>
      <w:r>
        <w:commentReference w:id="9"/>
      </w:r>
      <w:r>
        <w:t>通信速率测试</w:t>
      </w:r>
    </w:p>
    <w:p w14:paraId="068FC522">
      <w:pPr>
        <w:ind w:firstLine="407" w:firstLineChars="194"/>
      </w:pPr>
      <w:r>
        <w:t>如图3</w:t>
      </w:r>
      <w:r>
        <w:rPr>
          <w:rFonts w:hint="eastAsia"/>
        </w:rPr>
        <w:t>，隔</w:t>
      </w:r>
      <w:r>
        <w:t>离电源供电</w:t>
      </w:r>
      <w:r>
        <w:rPr>
          <w:rFonts w:hint="eastAsia"/>
        </w:rPr>
        <w:t>，标</w:t>
      </w:r>
      <w:r>
        <w:t>准通信单元和被测通信单元</w:t>
      </w:r>
      <w:ins w:id="118" w:author="zhangbs" w:date="2026-02-25T21:57:49Z">
        <w:r>
          <w:rPr>
            <w:rFonts w:hint="eastAsia" w:ascii="宋体" w:hAnsi="宋体" w:cs="宋体"/>
          </w:rPr>
          <w:t>1:1</w:t>
        </w:r>
      </w:ins>
      <w:del w:id="119" w:author="zhangbs" w:date="2026-02-25T21:57:49Z">
        <w:r>
          <w:rPr>
            <w:rFonts w:hint="eastAsia"/>
          </w:rPr>
          <w:delText>1:1</w:delText>
        </w:r>
      </w:del>
      <w:r>
        <w:rPr>
          <w:rFonts w:hint="eastAsia"/>
        </w:rPr>
        <w:t>配</w:t>
      </w:r>
      <w:r>
        <w:t>置</w:t>
      </w:r>
      <w:r>
        <w:rPr>
          <w:rFonts w:hint="eastAsia"/>
        </w:rPr>
        <w:t>，在</w:t>
      </w:r>
      <w:r>
        <w:t>工装上正常上电工作</w:t>
      </w:r>
      <w:r>
        <w:rPr>
          <w:rFonts w:hint="eastAsia"/>
        </w:rPr>
        <w:t>，通</w:t>
      </w:r>
      <w:r>
        <w:t>过电力线</w:t>
      </w:r>
      <w:del w:id="120" w:author="zhangbs" w:date="2026-02-25T21:57:53Z">
        <w:r>
          <w:rPr/>
          <w:delText>可</w:delText>
        </w:r>
      </w:del>
      <w:r>
        <w:t>通信。</w:t>
      </w:r>
    </w:p>
    <w:p w14:paraId="1B825399">
      <w:pPr>
        <w:ind w:firstLine="407" w:firstLineChars="194"/>
        <w:jc w:val="center"/>
      </w:pPr>
      <w:r>
        <mc:AlternateContent>
          <mc:Choice Requires="wpg">
            <w:drawing>
              <wp:inline distT="0" distB="0" distL="0" distR="0">
                <wp:extent cx="3432175" cy="2207260"/>
                <wp:effectExtent l="8255" t="12700" r="7620" b="8890"/>
                <wp:docPr id="2078590058" name="组合 59"/>
                <wp:cNvGraphicFramePr/>
                <a:graphic xmlns:a="http://schemas.openxmlformats.org/drawingml/2006/main">
                  <a:graphicData uri="http://schemas.microsoft.com/office/word/2010/wordprocessingGroup">
                    <wpg:wgp>
                      <wpg:cNvGrpSpPr/>
                      <wpg:grpSpPr>
                        <a:xfrm>
                          <a:off x="0" y="0"/>
                          <a:ext cx="3432175" cy="2207260"/>
                          <a:chOff x="3595" y="424"/>
                          <a:chExt cx="5405" cy="3476"/>
                        </a:xfrm>
                      </wpg:grpSpPr>
                      <wps:wsp>
                        <wps:cNvPr id="1418571898" name="矩形 38"/>
                        <wps:cNvSpPr>
                          <a:spLocks noChangeArrowheads="1"/>
                        </wps:cNvSpPr>
                        <wps:spPr bwMode="auto">
                          <a:xfrm>
                            <a:off x="7187" y="1441"/>
                            <a:ext cx="1810" cy="1806"/>
                          </a:xfrm>
                          <a:prstGeom prst="rect">
                            <a:avLst/>
                          </a:prstGeom>
                          <a:noFill/>
                          <a:ln>
                            <a:noFill/>
                          </a:ln>
                        </wps:spPr>
                        <wps:bodyPr rot="0" vert="horz" wrap="square" lIns="91440" tIns="45720" rIns="91440" bIns="45720" anchor="t" anchorCtr="0" upright="1">
                          <a:noAutofit/>
                        </wps:bodyPr>
                      </wps:wsp>
                      <wps:wsp>
                        <wps:cNvPr id="1723384223" name="矩形 39"/>
                        <wps:cNvSpPr>
                          <a:spLocks noChangeArrowheads="1"/>
                        </wps:cNvSpPr>
                        <wps:spPr bwMode="auto">
                          <a:xfrm>
                            <a:off x="7187" y="1441"/>
                            <a:ext cx="1810" cy="1806"/>
                          </a:xfrm>
                          <a:prstGeom prst="rect">
                            <a:avLst/>
                          </a:prstGeom>
                          <a:noFill/>
                          <a:ln w="3037">
                            <a:solidFill>
                              <a:srgbClr val="000000"/>
                            </a:solidFill>
                            <a:miter lim="800000"/>
                          </a:ln>
                        </wps:spPr>
                        <wps:bodyPr rot="0" vert="horz" wrap="square" lIns="91440" tIns="45720" rIns="91440" bIns="45720" anchor="t" anchorCtr="0" upright="1">
                          <a:noAutofit/>
                        </wps:bodyPr>
                      </wps:wsp>
                      <wps:wsp>
                        <wps:cNvPr id="1237259766" name="矩形 40"/>
                        <wps:cNvSpPr>
                          <a:spLocks noChangeArrowheads="1"/>
                        </wps:cNvSpPr>
                        <wps:spPr bwMode="auto">
                          <a:xfrm>
                            <a:off x="3597" y="1441"/>
                            <a:ext cx="1810" cy="1806"/>
                          </a:xfrm>
                          <a:prstGeom prst="rect">
                            <a:avLst/>
                          </a:prstGeom>
                          <a:noFill/>
                          <a:ln>
                            <a:noFill/>
                          </a:ln>
                        </wps:spPr>
                        <wps:bodyPr rot="0" vert="horz" wrap="square" lIns="91440" tIns="45720" rIns="91440" bIns="45720" anchor="t" anchorCtr="0" upright="1">
                          <a:noAutofit/>
                        </wps:bodyPr>
                      </wps:wsp>
                      <wps:wsp>
                        <wps:cNvPr id="1221499049" name="矩形 41"/>
                        <wps:cNvSpPr>
                          <a:spLocks noChangeArrowheads="1"/>
                        </wps:cNvSpPr>
                        <wps:spPr bwMode="auto">
                          <a:xfrm>
                            <a:off x="3597" y="1441"/>
                            <a:ext cx="1810" cy="1806"/>
                          </a:xfrm>
                          <a:prstGeom prst="rect">
                            <a:avLst/>
                          </a:prstGeom>
                          <a:noFill/>
                          <a:ln w="3037">
                            <a:solidFill>
                              <a:srgbClr val="000000"/>
                            </a:solidFill>
                            <a:miter lim="800000"/>
                          </a:ln>
                        </wps:spPr>
                        <wps:bodyPr rot="0" vert="horz" wrap="square" lIns="91440" tIns="45720" rIns="91440" bIns="45720" anchor="t" anchorCtr="0" upright="1">
                          <a:noAutofit/>
                        </wps:bodyPr>
                      </wps:wsp>
                      <wps:wsp>
                        <wps:cNvPr id="21962470" name="直接连接符 42"/>
                        <wps:cNvCnPr>
                          <a:cxnSpLocks noChangeShapeType="1"/>
                        </wps:cNvCnPr>
                        <wps:spPr bwMode="auto">
                          <a:xfrm>
                            <a:off x="5124" y="2147"/>
                            <a:ext cx="2262" cy="0"/>
                          </a:xfrm>
                          <a:prstGeom prst="line">
                            <a:avLst/>
                          </a:prstGeom>
                          <a:noFill/>
                          <a:ln w="27308">
                            <a:solidFill>
                              <a:srgbClr val="000000"/>
                            </a:solidFill>
                            <a:round/>
                          </a:ln>
                        </wps:spPr>
                        <wps:bodyPr/>
                      </wps:wsp>
                      <wps:wsp>
                        <wps:cNvPr id="1140268292" name="直接连接符 43"/>
                        <wps:cNvCnPr>
                          <a:cxnSpLocks noChangeShapeType="1"/>
                        </wps:cNvCnPr>
                        <wps:spPr bwMode="auto">
                          <a:xfrm flipV="1">
                            <a:off x="6255" y="2147"/>
                            <a:ext cx="0" cy="1355"/>
                          </a:xfrm>
                          <a:prstGeom prst="line">
                            <a:avLst/>
                          </a:prstGeom>
                          <a:noFill/>
                          <a:ln w="27358">
                            <a:solidFill>
                              <a:srgbClr val="000000"/>
                            </a:solidFill>
                            <a:round/>
                          </a:ln>
                        </wps:spPr>
                        <wps:bodyPr/>
                      </wps:wsp>
                      <wps:wsp>
                        <wps:cNvPr id="560138214" name="任意多边形 44"/>
                        <wps:cNvSpPr>
                          <a:spLocks noChangeArrowheads="1"/>
                        </wps:cNvSpPr>
                        <wps:spPr bwMode="auto">
                          <a:xfrm>
                            <a:off x="4558" y="694"/>
                            <a:ext cx="923" cy="597"/>
                          </a:xfrm>
                          <a:custGeom>
                            <a:avLst/>
                            <a:gdLst>
                              <a:gd name="T0" fmla="*/ 922 w 923"/>
                              <a:gd name="T1" fmla="*/ 0 h 597"/>
                              <a:gd name="T2" fmla="*/ 0 w 923"/>
                              <a:gd name="T3" fmla="*/ 0 h 597"/>
                              <a:gd name="T4" fmla="*/ 0 w 923"/>
                              <a:gd name="T5" fmla="*/ 597 h 597"/>
                            </a:gdLst>
                            <a:ahLst/>
                            <a:cxnLst>
                              <a:cxn ang="0">
                                <a:pos x="T0" y="T1"/>
                              </a:cxn>
                              <a:cxn ang="0">
                                <a:pos x="T2" y="T3"/>
                              </a:cxn>
                              <a:cxn ang="0">
                                <a:pos x="T4" y="T5"/>
                              </a:cxn>
                            </a:cxnLst>
                            <a:rect l="0" t="0" r="r" b="b"/>
                            <a:pathLst>
                              <a:path w="923" h="597">
                                <a:moveTo>
                                  <a:pt x="922" y="0"/>
                                </a:moveTo>
                                <a:lnTo>
                                  <a:pt x="0" y="0"/>
                                </a:lnTo>
                                <a:lnTo>
                                  <a:pt x="0" y="597"/>
                                </a:lnTo>
                              </a:path>
                            </a:pathLst>
                          </a:custGeom>
                          <a:noFill/>
                          <a:ln w="3036" cmpd="sng">
                            <a:solidFill>
                              <a:srgbClr val="000000"/>
                            </a:solidFill>
                            <a:round/>
                          </a:ln>
                        </wps:spPr>
                        <wps:bodyPr rot="0" vert="horz" wrap="square" lIns="91440" tIns="45720" rIns="91440" bIns="45720" anchor="t" anchorCtr="0" upright="1">
                          <a:noAutofit/>
                        </wps:bodyPr>
                      </wps:wsp>
                      <wps:wsp>
                        <wps:cNvPr id="1469641468" name="任意多边形 45"/>
                        <wps:cNvSpPr>
                          <a:spLocks noChangeArrowheads="1"/>
                        </wps:cNvSpPr>
                        <wps:spPr bwMode="auto">
                          <a:xfrm>
                            <a:off x="5467" y="639"/>
                            <a:ext cx="166" cy="110"/>
                          </a:xfrm>
                          <a:custGeom>
                            <a:avLst/>
                            <a:gdLst>
                              <a:gd name="T0" fmla="*/ 0 w 166"/>
                              <a:gd name="T1" fmla="*/ 0 h 110"/>
                              <a:gd name="T2" fmla="*/ 0 w 166"/>
                              <a:gd name="T3" fmla="*/ 110 h 110"/>
                              <a:gd name="T4" fmla="*/ 165 w 166"/>
                              <a:gd name="T5" fmla="*/ 55 h 110"/>
                              <a:gd name="T6" fmla="*/ 0 w 166"/>
                              <a:gd name="T7" fmla="*/ 0 h 110"/>
                            </a:gdLst>
                            <a:ahLst/>
                            <a:cxnLst>
                              <a:cxn ang="0">
                                <a:pos x="T0" y="T1"/>
                              </a:cxn>
                              <a:cxn ang="0">
                                <a:pos x="T2" y="T3"/>
                              </a:cxn>
                              <a:cxn ang="0">
                                <a:pos x="T4" y="T5"/>
                              </a:cxn>
                              <a:cxn ang="0">
                                <a:pos x="T6" y="T7"/>
                              </a:cxn>
                            </a:cxnLst>
                            <a:rect l="0" t="0" r="r" b="b"/>
                            <a:pathLst>
                              <a:path w="166" h="110">
                                <a:moveTo>
                                  <a:pt x="0" y="0"/>
                                </a:moveTo>
                                <a:lnTo>
                                  <a:pt x="0" y="110"/>
                                </a:lnTo>
                                <a:lnTo>
                                  <a:pt x="165" y="55"/>
                                </a:lnTo>
                                <a:lnTo>
                                  <a:pt x="0" y="0"/>
                                </a:lnTo>
                                <a:close/>
                              </a:path>
                            </a:pathLst>
                          </a:custGeom>
                          <a:noFill/>
                          <a:ln>
                            <a:noFill/>
                          </a:ln>
                        </wps:spPr>
                        <wps:bodyPr rot="0" vert="horz" wrap="square" lIns="91440" tIns="45720" rIns="91440" bIns="45720" anchor="t" anchorCtr="0" upright="1">
                          <a:noAutofit/>
                        </wps:bodyPr>
                      </wps:wsp>
                      <wps:wsp>
                        <wps:cNvPr id="618238552" name="任意多边形 46"/>
                        <wps:cNvSpPr>
                          <a:spLocks noChangeArrowheads="1"/>
                        </wps:cNvSpPr>
                        <wps:spPr bwMode="auto">
                          <a:xfrm>
                            <a:off x="4503" y="1277"/>
                            <a:ext cx="111" cy="165"/>
                          </a:xfrm>
                          <a:custGeom>
                            <a:avLst/>
                            <a:gdLst>
                              <a:gd name="T0" fmla="*/ 110 w 111"/>
                              <a:gd name="T1" fmla="*/ 0 h 165"/>
                              <a:gd name="T2" fmla="*/ 0 w 111"/>
                              <a:gd name="T3" fmla="*/ 0 h 165"/>
                              <a:gd name="T4" fmla="*/ 55 w 111"/>
                              <a:gd name="T5" fmla="*/ 165 h 165"/>
                              <a:gd name="T6" fmla="*/ 110 w 111"/>
                              <a:gd name="T7" fmla="*/ 0 h 165"/>
                            </a:gdLst>
                            <a:ahLst/>
                            <a:cxnLst>
                              <a:cxn ang="0">
                                <a:pos x="T0" y="T1"/>
                              </a:cxn>
                              <a:cxn ang="0">
                                <a:pos x="T2" y="T3"/>
                              </a:cxn>
                              <a:cxn ang="0">
                                <a:pos x="T4" y="T5"/>
                              </a:cxn>
                              <a:cxn ang="0">
                                <a:pos x="T6" y="T7"/>
                              </a:cxn>
                            </a:cxnLst>
                            <a:rect l="0" t="0" r="r" b="b"/>
                            <a:pathLst>
                              <a:path w="111" h="165">
                                <a:moveTo>
                                  <a:pt x="110" y="0"/>
                                </a:moveTo>
                                <a:lnTo>
                                  <a:pt x="0" y="0"/>
                                </a:lnTo>
                                <a:lnTo>
                                  <a:pt x="55" y="165"/>
                                </a:lnTo>
                                <a:lnTo>
                                  <a:pt x="110" y="0"/>
                                </a:lnTo>
                                <a:close/>
                              </a:path>
                            </a:pathLst>
                          </a:custGeom>
                          <a:noFill/>
                          <a:ln>
                            <a:noFill/>
                          </a:ln>
                        </wps:spPr>
                        <wps:bodyPr rot="0" vert="horz" wrap="square" lIns="91440" tIns="45720" rIns="91440" bIns="45720" anchor="t" anchorCtr="0" upright="1">
                          <a:noAutofit/>
                        </wps:bodyPr>
                      </wps:wsp>
                      <wps:wsp>
                        <wps:cNvPr id="512112108" name="任意多边形 47"/>
                        <wps:cNvSpPr>
                          <a:spLocks noChangeArrowheads="1"/>
                        </wps:cNvSpPr>
                        <wps:spPr bwMode="auto">
                          <a:xfrm>
                            <a:off x="7028" y="694"/>
                            <a:ext cx="923" cy="597"/>
                          </a:xfrm>
                          <a:custGeom>
                            <a:avLst/>
                            <a:gdLst>
                              <a:gd name="T0" fmla="*/ 0 w 923"/>
                              <a:gd name="T1" fmla="*/ 0 h 597"/>
                              <a:gd name="T2" fmla="*/ 923 w 923"/>
                              <a:gd name="T3" fmla="*/ 0 h 597"/>
                              <a:gd name="T4" fmla="*/ 923 w 923"/>
                              <a:gd name="T5" fmla="*/ 597 h 597"/>
                            </a:gdLst>
                            <a:ahLst/>
                            <a:cxnLst>
                              <a:cxn ang="0">
                                <a:pos x="T0" y="T1"/>
                              </a:cxn>
                              <a:cxn ang="0">
                                <a:pos x="T2" y="T3"/>
                              </a:cxn>
                              <a:cxn ang="0">
                                <a:pos x="T4" y="T5"/>
                              </a:cxn>
                            </a:cxnLst>
                            <a:rect l="0" t="0" r="r" b="b"/>
                            <a:pathLst>
                              <a:path w="923" h="597">
                                <a:moveTo>
                                  <a:pt x="0" y="0"/>
                                </a:moveTo>
                                <a:lnTo>
                                  <a:pt x="923" y="0"/>
                                </a:lnTo>
                                <a:lnTo>
                                  <a:pt x="923" y="597"/>
                                </a:lnTo>
                              </a:path>
                            </a:pathLst>
                          </a:custGeom>
                          <a:noFill/>
                          <a:ln w="3036" cmpd="sng">
                            <a:solidFill>
                              <a:srgbClr val="000000"/>
                            </a:solidFill>
                            <a:round/>
                          </a:ln>
                        </wps:spPr>
                        <wps:bodyPr rot="0" vert="horz" wrap="square" lIns="91440" tIns="45720" rIns="91440" bIns="45720" anchor="t" anchorCtr="0" upright="1">
                          <a:noAutofit/>
                        </wps:bodyPr>
                      </wps:wsp>
                      <wps:wsp>
                        <wps:cNvPr id="668442679" name="任意多边形 48"/>
                        <wps:cNvSpPr>
                          <a:spLocks noChangeArrowheads="1"/>
                        </wps:cNvSpPr>
                        <wps:spPr bwMode="auto">
                          <a:xfrm>
                            <a:off x="6876" y="639"/>
                            <a:ext cx="166" cy="110"/>
                          </a:xfrm>
                          <a:custGeom>
                            <a:avLst/>
                            <a:gdLst>
                              <a:gd name="T0" fmla="*/ 165 w 166"/>
                              <a:gd name="T1" fmla="*/ 0 h 110"/>
                              <a:gd name="T2" fmla="*/ 0 w 166"/>
                              <a:gd name="T3" fmla="*/ 55 h 110"/>
                              <a:gd name="T4" fmla="*/ 165 w 166"/>
                              <a:gd name="T5" fmla="*/ 110 h 110"/>
                              <a:gd name="T6" fmla="*/ 165 w 166"/>
                              <a:gd name="T7" fmla="*/ 0 h 110"/>
                            </a:gdLst>
                            <a:ahLst/>
                            <a:cxnLst>
                              <a:cxn ang="0">
                                <a:pos x="T0" y="T1"/>
                              </a:cxn>
                              <a:cxn ang="0">
                                <a:pos x="T2" y="T3"/>
                              </a:cxn>
                              <a:cxn ang="0">
                                <a:pos x="T4" y="T5"/>
                              </a:cxn>
                              <a:cxn ang="0">
                                <a:pos x="T6" y="T7"/>
                              </a:cxn>
                            </a:cxnLst>
                            <a:rect l="0" t="0" r="r" b="b"/>
                            <a:pathLst>
                              <a:path w="166" h="110">
                                <a:moveTo>
                                  <a:pt x="165" y="0"/>
                                </a:moveTo>
                                <a:lnTo>
                                  <a:pt x="0" y="55"/>
                                </a:lnTo>
                                <a:lnTo>
                                  <a:pt x="165" y="110"/>
                                </a:lnTo>
                                <a:lnTo>
                                  <a:pt x="165" y="0"/>
                                </a:lnTo>
                                <a:close/>
                              </a:path>
                            </a:pathLst>
                          </a:custGeom>
                          <a:noFill/>
                          <a:ln>
                            <a:noFill/>
                          </a:ln>
                        </wps:spPr>
                        <wps:bodyPr rot="0" vert="horz" wrap="square" lIns="91440" tIns="45720" rIns="91440" bIns="45720" anchor="t" anchorCtr="0" upright="1">
                          <a:noAutofit/>
                        </wps:bodyPr>
                      </wps:wsp>
                      <wps:wsp>
                        <wps:cNvPr id="994603045" name="任意多边形 49"/>
                        <wps:cNvSpPr>
                          <a:spLocks noChangeArrowheads="1"/>
                        </wps:cNvSpPr>
                        <wps:spPr bwMode="auto">
                          <a:xfrm>
                            <a:off x="7895" y="1277"/>
                            <a:ext cx="111" cy="165"/>
                          </a:xfrm>
                          <a:custGeom>
                            <a:avLst/>
                            <a:gdLst>
                              <a:gd name="T0" fmla="*/ 110 w 111"/>
                              <a:gd name="T1" fmla="*/ 0 h 165"/>
                              <a:gd name="T2" fmla="*/ 0 w 111"/>
                              <a:gd name="T3" fmla="*/ 0 h 165"/>
                              <a:gd name="T4" fmla="*/ 55 w 111"/>
                              <a:gd name="T5" fmla="*/ 165 h 165"/>
                              <a:gd name="T6" fmla="*/ 110 w 111"/>
                              <a:gd name="T7" fmla="*/ 0 h 165"/>
                            </a:gdLst>
                            <a:ahLst/>
                            <a:cxnLst>
                              <a:cxn ang="0">
                                <a:pos x="T0" y="T1"/>
                              </a:cxn>
                              <a:cxn ang="0">
                                <a:pos x="T2" y="T3"/>
                              </a:cxn>
                              <a:cxn ang="0">
                                <a:pos x="T4" y="T5"/>
                              </a:cxn>
                              <a:cxn ang="0">
                                <a:pos x="T6" y="T7"/>
                              </a:cxn>
                            </a:cxnLst>
                            <a:rect l="0" t="0" r="r" b="b"/>
                            <a:pathLst>
                              <a:path w="111" h="165">
                                <a:moveTo>
                                  <a:pt x="110" y="0"/>
                                </a:moveTo>
                                <a:lnTo>
                                  <a:pt x="0" y="0"/>
                                </a:lnTo>
                                <a:lnTo>
                                  <a:pt x="55" y="165"/>
                                </a:lnTo>
                                <a:lnTo>
                                  <a:pt x="110" y="0"/>
                                </a:lnTo>
                                <a:close/>
                              </a:path>
                            </a:pathLst>
                          </a:custGeom>
                          <a:noFill/>
                          <a:ln>
                            <a:noFill/>
                          </a:ln>
                        </wps:spPr>
                        <wps:bodyPr rot="0" vert="horz" wrap="square" lIns="91440" tIns="45720" rIns="91440" bIns="45720" anchor="t" anchorCtr="0" upright="1">
                          <a:noAutofit/>
                        </wps:bodyPr>
                      </wps:wsp>
                      <wps:wsp>
                        <wps:cNvPr id="928071665" name="文本框 50"/>
                        <wps:cNvSpPr txBox="1">
                          <a:spLocks noChangeArrowheads="1"/>
                        </wps:cNvSpPr>
                        <wps:spPr bwMode="auto">
                          <a:xfrm>
                            <a:off x="4825" y="962"/>
                            <a:ext cx="419" cy="200"/>
                          </a:xfrm>
                          <a:prstGeom prst="rect">
                            <a:avLst/>
                          </a:prstGeom>
                          <a:noFill/>
                          <a:ln>
                            <a:noFill/>
                          </a:ln>
                        </wps:spPr>
                        <wps:txbx>
                          <w:txbxContent>
                            <w:p w14:paraId="6815766B">
                              <w:pPr>
                                <w:spacing w:line="199" w:lineRule="exact"/>
                                <w:ind w:firstLine="400"/>
                                <w:rPr>
                                  <w:sz w:val="20"/>
                                </w:rPr>
                              </w:pPr>
                              <w:r>
                                <w:rPr>
                                  <w:sz w:val="20"/>
                                </w:rPr>
                                <w:t>串口</w:t>
                              </w:r>
                            </w:p>
                          </w:txbxContent>
                        </wps:txbx>
                        <wps:bodyPr rot="0" vert="horz" wrap="square" lIns="0" tIns="0" rIns="0" bIns="0" anchor="t" anchorCtr="0" upright="1">
                          <a:noAutofit/>
                        </wps:bodyPr>
                      </wps:wsp>
                      <wps:wsp>
                        <wps:cNvPr id="252516279" name="文本框 51"/>
                        <wps:cNvSpPr txBox="1">
                          <a:spLocks noChangeArrowheads="1"/>
                        </wps:cNvSpPr>
                        <wps:spPr bwMode="auto">
                          <a:xfrm>
                            <a:off x="7369" y="962"/>
                            <a:ext cx="419" cy="200"/>
                          </a:xfrm>
                          <a:prstGeom prst="rect">
                            <a:avLst/>
                          </a:prstGeom>
                          <a:noFill/>
                          <a:ln>
                            <a:noFill/>
                          </a:ln>
                        </wps:spPr>
                        <wps:txbx>
                          <w:txbxContent>
                            <w:p w14:paraId="025BE342">
                              <w:pPr>
                                <w:spacing w:line="199" w:lineRule="exact"/>
                                <w:ind w:firstLine="400"/>
                                <w:rPr>
                                  <w:sz w:val="20"/>
                                </w:rPr>
                              </w:pPr>
                              <w:r>
                                <w:rPr>
                                  <w:sz w:val="20"/>
                                </w:rPr>
                                <w:t>串口</w:t>
                              </w:r>
                            </w:p>
                          </w:txbxContent>
                        </wps:txbx>
                        <wps:bodyPr rot="0" vert="horz" wrap="square" lIns="0" tIns="0" rIns="0" bIns="0" anchor="t" anchorCtr="0" upright="1">
                          <a:noAutofit/>
                        </wps:bodyPr>
                      </wps:wsp>
                      <wps:wsp>
                        <wps:cNvPr id="1035331331" name="文本框 52"/>
                        <wps:cNvSpPr txBox="1">
                          <a:spLocks noChangeArrowheads="1"/>
                        </wps:cNvSpPr>
                        <wps:spPr bwMode="auto">
                          <a:xfrm>
                            <a:off x="5955" y="1858"/>
                            <a:ext cx="619" cy="200"/>
                          </a:xfrm>
                          <a:prstGeom prst="rect">
                            <a:avLst/>
                          </a:prstGeom>
                          <a:noFill/>
                          <a:ln>
                            <a:noFill/>
                          </a:ln>
                        </wps:spPr>
                        <wps:txbx>
                          <w:txbxContent>
                            <w:p w14:paraId="7DD11E62">
                              <w:pPr>
                                <w:spacing w:line="199" w:lineRule="exact"/>
                                <w:rPr>
                                  <w:sz w:val="20"/>
                                </w:rPr>
                              </w:pPr>
                              <w:r>
                                <w:rPr>
                                  <w:sz w:val="20"/>
                                </w:rPr>
                                <w:t>电力线</w:t>
                              </w:r>
                            </w:p>
                          </w:txbxContent>
                        </wps:txbx>
                        <wps:bodyPr rot="0" vert="horz" wrap="square" lIns="0" tIns="0" rIns="0" bIns="0" anchor="t" anchorCtr="0" upright="1">
                          <a:noAutofit/>
                        </wps:bodyPr>
                      </wps:wsp>
                      <wps:wsp>
                        <wps:cNvPr id="1822108214" name="文本框 53"/>
                        <wps:cNvSpPr txBox="1">
                          <a:spLocks noChangeArrowheads="1"/>
                        </wps:cNvSpPr>
                        <wps:spPr bwMode="auto">
                          <a:xfrm>
                            <a:off x="5548" y="3501"/>
                            <a:ext cx="1414" cy="396"/>
                          </a:xfrm>
                          <a:prstGeom prst="rect">
                            <a:avLst/>
                          </a:prstGeom>
                          <a:noFill/>
                          <a:ln w="3035">
                            <a:solidFill>
                              <a:srgbClr val="000000"/>
                            </a:solidFill>
                            <a:miter lim="800000"/>
                          </a:ln>
                        </wps:spPr>
                        <wps:txbx>
                          <w:txbxContent>
                            <w:p w14:paraId="566FBC0C">
                              <w:pPr>
                                <w:spacing w:line="389" w:lineRule="exact"/>
                                <w:ind w:left="305"/>
                                <w:rPr>
                                  <w:sz w:val="20"/>
                                </w:rPr>
                              </w:pPr>
                              <w:r>
                                <w:rPr>
                                  <w:sz w:val="20"/>
                                </w:rPr>
                                <w:t>隔离电源</w:t>
                              </w:r>
                            </w:p>
                          </w:txbxContent>
                        </wps:txbx>
                        <wps:bodyPr rot="0" vert="horz" wrap="square" lIns="0" tIns="0" rIns="0" bIns="0" anchor="t" anchorCtr="0" upright="1">
                          <a:noAutofit/>
                        </wps:bodyPr>
                      </wps:wsp>
                      <wps:wsp>
                        <wps:cNvPr id="113748015" name="文本框 54"/>
                        <wps:cNvSpPr txBox="1">
                          <a:spLocks noChangeArrowheads="1"/>
                        </wps:cNvSpPr>
                        <wps:spPr bwMode="auto">
                          <a:xfrm>
                            <a:off x="7187" y="2570"/>
                            <a:ext cx="1810" cy="678"/>
                          </a:xfrm>
                          <a:prstGeom prst="rect">
                            <a:avLst/>
                          </a:prstGeom>
                          <a:noFill/>
                          <a:ln w="3037">
                            <a:solidFill>
                              <a:srgbClr val="000000"/>
                            </a:solidFill>
                            <a:miter lim="800000"/>
                          </a:ln>
                        </wps:spPr>
                        <wps:txbx>
                          <w:txbxContent>
                            <w:p w14:paraId="40965FE6">
                              <w:pPr>
                                <w:spacing w:before="144"/>
                                <w:ind w:left="685" w:right="685"/>
                                <w:rPr>
                                  <w:sz w:val="20"/>
                                </w:rPr>
                              </w:pPr>
                              <w:r>
                                <w:rPr>
                                  <w:sz w:val="20"/>
                                </w:rPr>
                                <w:t>工装</w:t>
                              </w:r>
                            </w:p>
                          </w:txbxContent>
                        </wps:txbx>
                        <wps:bodyPr rot="0" vert="horz" wrap="square" lIns="0" tIns="0" rIns="0" bIns="0" anchor="t" anchorCtr="0" upright="1">
                          <a:noAutofit/>
                        </wps:bodyPr>
                      </wps:wsp>
                      <wps:wsp>
                        <wps:cNvPr id="1812660646" name="文本框 55"/>
                        <wps:cNvSpPr txBox="1">
                          <a:spLocks noChangeArrowheads="1"/>
                        </wps:cNvSpPr>
                        <wps:spPr bwMode="auto">
                          <a:xfrm>
                            <a:off x="3597" y="2570"/>
                            <a:ext cx="1810" cy="678"/>
                          </a:xfrm>
                          <a:prstGeom prst="rect">
                            <a:avLst/>
                          </a:prstGeom>
                          <a:noFill/>
                          <a:ln w="3037">
                            <a:solidFill>
                              <a:srgbClr val="000000"/>
                            </a:solidFill>
                            <a:miter lim="800000"/>
                          </a:ln>
                        </wps:spPr>
                        <wps:txbx>
                          <w:txbxContent>
                            <w:p w14:paraId="037A4797">
                              <w:pPr>
                                <w:spacing w:before="136"/>
                                <w:ind w:left="685" w:right="685"/>
                                <w:rPr>
                                  <w:sz w:val="20"/>
                                </w:rPr>
                              </w:pPr>
                              <w:r>
                                <w:rPr>
                                  <w:sz w:val="20"/>
                                </w:rPr>
                                <w:t>工装</w:t>
                              </w:r>
                            </w:p>
                          </w:txbxContent>
                        </wps:txbx>
                        <wps:bodyPr rot="0" vert="horz" wrap="square" lIns="0" tIns="0" rIns="0" bIns="0" anchor="t" anchorCtr="0" upright="1">
                          <a:noAutofit/>
                        </wps:bodyPr>
                      </wps:wsp>
                      <wps:wsp>
                        <wps:cNvPr id="1256311100" name="文本框 56"/>
                        <wps:cNvSpPr txBox="1">
                          <a:spLocks noChangeArrowheads="1"/>
                        </wps:cNvSpPr>
                        <wps:spPr bwMode="auto">
                          <a:xfrm>
                            <a:off x="7385" y="1724"/>
                            <a:ext cx="1414" cy="847"/>
                          </a:xfrm>
                          <a:prstGeom prst="rect">
                            <a:avLst/>
                          </a:prstGeom>
                          <a:noFill/>
                          <a:ln w="3036">
                            <a:solidFill>
                              <a:srgbClr val="000000"/>
                            </a:solidFill>
                            <a:miter lim="800000"/>
                          </a:ln>
                        </wps:spPr>
                        <wps:txbx>
                          <w:txbxContent>
                            <w:p w14:paraId="54F2C002">
                              <w:pPr>
                                <w:spacing w:before="47" w:line="352" w:lineRule="exact"/>
                                <w:ind w:left="87" w:right="87"/>
                                <w:jc w:val="center"/>
                                <w:rPr>
                                  <w:sz w:val="15"/>
                                  <w:szCs w:val="15"/>
                                </w:rPr>
                              </w:pPr>
                              <w:r>
                                <w:rPr>
                                  <w:sz w:val="15"/>
                                  <w:szCs w:val="15"/>
                                </w:rPr>
                                <w:t>被测通信单元</w:t>
                              </w:r>
                            </w:p>
                            <w:p w14:paraId="72B3A07C">
                              <w:pPr>
                                <w:spacing w:line="352" w:lineRule="exact"/>
                                <w:ind w:left="87" w:right="87"/>
                                <w:jc w:val="center"/>
                                <w:rPr>
                                  <w:rFonts w:eastAsia="Times New Roman"/>
                                  <w:sz w:val="15"/>
                                  <w:szCs w:val="15"/>
                                </w:rPr>
                              </w:pPr>
                              <w:r>
                                <w:rPr>
                                  <w:rFonts w:eastAsia="Times New Roman"/>
                                  <w:sz w:val="15"/>
                                  <w:szCs w:val="15"/>
                                </w:rPr>
                                <w:t>CCO</w:t>
                              </w:r>
                              <w:r>
                                <w:rPr>
                                  <w:sz w:val="15"/>
                                  <w:szCs w:val="15"/>
                                </w:rPr>
                                <w:t>或</w:t>
                              </w:r>
                              <w:r>
                                <w:rPr>
                                  <w:rFonts w:eastAsia="Times New Roman"/>
                                  <w:sz w:val="15"/>
                                  <w:szCs w:val="15"/>
                                </w:rPr>
                                <w:t>STA</w:t>
                              </w:r>
                            </w:p>
                          </w:txbxContent>
                        </wps:txbx>
                        <wps:bodyPr rot="0" vert="horz" wrap="square" lIns="0" tIns="0" rIns="0" bIns="0" anchor="t" anchorCtr="0" upright="1">
                          <a:noAutofit/>
                        </wps:bodyPr>
                      </wps:wsp>
                      <wps:wsp>
                        <wps:cNvPr id="389566845" name="文本框 57"/>
                        <wps:cNvSpPr txBox="1">
                          <a:spLocks noChangeArrowheads="1"/>
                        </wps:cNvSpPr>
                        <wps:spPr bwMode="auto">
                          <a:xfrm>
                            <a:off x="3710" y="1724"/>
                            <a:ext cx="1414" cy="847"/>
                          </a:xfrm>
                          <a:prstGeom prst="rect">
                            <a:avLst/>
                          </a:prstGeom>
                          <a:noFill/>
                          <a:ln w="3036">
                            <a:solidFill>
                              <a:srgbClr val="000000"/>
                            </a:solidFill>
                            <a:miter lim="800000"/>
                          </a:ln>
                        </wps:spPr>
                        <wps:txbx>
                          <w:txbxContent>
                            <w:p w14:paraId="52F95698">
                              <w:pPr>
                                <w:spacing w:before="47" w:line="352" w:lineRule="exact"/>
                                <w:ind w:left="87" w:right="87"/>
                                <w:jc w:val="center"/>
                                <w:rPr>
                                  <w:sz w:val="15"/>
                                  <w:szCs w:val="15"/>
                                </w:rPr>
                              </w:pPr>
                              <w:r>
                                <w:rPr>
                                  <w:sz w:val="15"/>
                                  <w:szCs w:val="15"/>
                                </w:rPr>
                                <w:t>标准通信单元</w:t>
                              </w:r>
                            </w:p>
                            <w:p w14:paraId="2DF3BBF8">
                              <w:pPr>
                                <w:spacing w:line="352" w:lineRule="exact"/>
                                <w:ind w:right="87" w:firstLine="199" w:firstLineChars="133"/>
                                <w:jc w:val="center"/>
                                <w:rPr>
                                  <w:rFonts w:eastAsia="Times New Roman"/>
                                  <w:sz w:val="15"/>
                                  <w:szCs w:val="15"/>
                                </w:rPr>
                              </w:pPr>
                              <w:r>
                                <w:rPr>
                                  <w:rFonts w:eastAsia="Times New Roman"/>
                                  <w:sz w:val="15"/>
                                  <w:szCs w:val="15"/>
                                </w:rPr>
                                <w:t>CCO</w:t>
                              </w:r>
                              <w:r>
                                <w:rPr>
                                  <w:sz w:val="15"/>
                                  <w:szCs w:val="15"/>
                                </w:rPr>
                                <w:t>或</w:t>
                              </w:r>
                              <w:r>
                                <w:rPr>
                                  <w:rFonts w:eastAsia="Times New Roman"/>
                                  <w:sz w:val="15"/>
                                  <w:szCs w:val="15"/>
                                </w:rPr>
                                <w:t>STA</w:t>
                              </w:r>
                            </w:p>
                          </w:txbxContent>
                        </wps:txbx>
                        <wps:bodyPr rot="0" vert="horz" wrap="square" lIns="0" tIns="0" rIns="0" bIns="0" anchor="t" anchorCtr="0" upright="1">
                          <a:noAutofit/>
                        </wps:bodyPr>
                      </wps:wsp>
                      <wps:wsp>
                        <wps:cNvPr id="1339810080" name="文本框 58"/>
                        <wps:cNvSpPr txBox="1">
                          <a:spLocks noChangeArrowheads="1"/>
                        </wps:cNvSpPr>
                        <wps:spPr bwMode="auto">
                          <a:xfrm>
                            <a:off x="5632" y="426"/>
                            <a:ext cx="1244" cy="537"/>
                          </a:xfrm>
                          <a:prstGeom prst="rect">
                            <a:avLst/>
                          </a:prstGeom>
                          <a:noFill/>
                          <a:ln w="3035">
                            <a:solidFill>
                              <a:srgbClr val="000000"/>
                            </a:solidFill>
                            <a:miter lim="800000"/>
                          </a:ln>
                        </wps:spPr>
                        <wps:txbx>
                          <w:txbxContent>
                            <w:p w14:paraId="2674EDB1">
                              <w:pPr>
                                <w:spacing w:before="138"/>
                                <w:ind w:left="479" w:right="479"/>
                                <w:rPr>
                                  <w:sz w:val="15"/>
                                  <w:szCs w:val="15"/>
                                </w:rPr>
                              </w:pPr>
                              <w:r>
                                <w:rPr>
                                  <w:sz w:val="15"/>
                                  <w:szCs w:val="15"/>
                                </w:rPr>
                                <w:t>PC</w:t>
                              </w:r>
                            </w:p>
                          </w:txbxContent>
                        </wps:txbx>
                        <wps:bodyPr rot="0" vert="horz" wrap="square" lIns="0" tIns="0" rIns="0" bIns="0" anchor="t" anchorCtr="0" upright="1">
                          <a:noAutofit/>
                        </wps:bodyPr>
                      </wps:wsp>
                    </wpg:wgp>
                  </a:graphicData>
                </a:graphic>
              </wp:inline>
            </w:drawing>
          </mc:Choice>
          <mc:Fallback>
            <w:pict>
              <v:group id="组合 59" o:spid="_x0000_s1026" o:spt="203" style="height:173.8pt;width:270.25pt;" coordorigin="3595,424" coordsize="5405,3476" o:gfxdata="UEsDBAoAAAAAAIdO4kAAAAAAAAAAAAAAAAAEAAAAZHJzL1BLAwQUAAAACACHTuJArQsS9tcAAAAF&#10;AQAADwAAAGRycy9kb3ducmV2LnhtbE2PQUvDQBCF74L/YRnBm92NbWqJ2RQp6qkIbQXpbZqdJqHZ&#10;2ZDdJu2/d/Wil4HHe7z3Tb682FYM1PvGsYZkokAQl840XGn43L09LED4gGywdUwaruRhWdze5JgZ&#10;N/KGhm2oRCxhn6GGOoQuk9KXNVn0E9cRR+/oeoshyr6SpscxlttWPio1lxYbjgs1drSqqTxtz1bD&#10;+4jjyzR5Hdan4+q636UfX+uEtL6/S9QziECX8BeGH/yIDkVkOrgzGy9aDfGR8Hujl85UCuKgYTp7&#10;moMscvmfvvgGUEsDBBQAAAAIAIdO4kDeOx7ozwgAAJ5DAAAOAAAAZHJzL2Uyb0RvYy54bWztXM+P&#10;28YVvhfo/0DwWKAWZ/hbsBykdmIUSNoA3uTOpSiJKEUyJHe17jloekp66qEJWiRIChTIsZfCaPvP&#10;1Jv8Gf3eDIcaUdJ67WpZx+BiIVLk8HHmvTffvG/mje6/dbXOjMukqtMin5nsnmUaSR4X8zRfzswP&#10;z979eWAadRPl8ygr8mRmPk1q860HP/3J/U05TXixKrJ5UhkQktfTTTkzV01TTieTOl4l66i+V5RJ&#10;jpuLolpHDb5Wy8m8ijaQvs4m3LK8yaao5mVVxEld4+ojedNsJVa3EVgsFmmcPCrii3WSN1JqlWRR&#10;gybVq7SszQeitotFEje/XizqpDGymYmWNuITL8H5OX1OHtyPpssqKldp3FYhuk0Vem1aR2mOl3ai&#10;HkVNZFxU6Z6odRpXRV0smntxsZ7IhgiNoBXM6unmcVVclKIty+lmWXZKh6F6Wn9lsfGvLj+ojHQ+&#10;M7nlB25oWS7sn0drWP77Z588/8PvDTckLW3K5RSFH1flk/KDqr2wlN+o4VeLak1HNMm4Evp92uk3&#10;uWqMGBdtx+bMd00jxj2OF3KvtUC8gpnoOdsNcR+3He5I48Srd9rHXcdqn7Ud36O7E/XeCVWvq82m&#10;hGvWW33V/5u+nqyiMhFmqEkFrb6YwwLXZ0G41ddf/vb8n18bdiD1JQqTskgtdfleEf+mNvLi4SrK&#10;l8nbVVVsVkk0R92YaApVGtLlA/SlxqPG+eb9Yg5bRBdNIRysp2dUwBf6Yo4j5ERTpW0WMHg5qZoF&#10;1q66omlZ1c3jpFgbdDIzK3QUIT66fK9upGZVEap+XrybZhmuR9Ms37kAE9AVGEDWmDylnp4X86eo&#10;fVXIDge4wcmqqH5rGht0tplZf3wRVYlpZL/MoYEQtafeKb44rs/xpdLvnOt3ojyGqJnZmIY8fdjI&#10;Hn1RVulyhTcx0Za8eBtaW6SiPdtatZWFg8i63r2n+Ny2A4dzu+tZrae0PUsz/JvlKcYGPdqyfWGO&#10;usjSObmR6A/V8vxhVhmXEQGz+Gs79E6xddpgsMnS9cwM9EKjy6nx8wg4cdvnbuh7Xs/l0M0Edg/i&#10;cgDzEZxed3DinDlhaDlh31PEcEKw2Y1KdwdO/w9PGcFJjtKDj4echR53fIzxbZz5xd+vP/v2h3//&#10;GZ/ff/dXw+EaRj3MZQAVX+VPejGUgL6zpyXCo50QSj6iApIXhlAuQ6hJISc6gk9v3oZQnHtchlAC&#10;Nrtwcy9+ytKcIsRoepv4iRyP+7YVvPKwCF6Qz2WUdnQkpNukgwHjHOZY3At4CJ0dsax995Y1Flla&#10;fqRiwJaOeNyVtGLfxipGtlFCqlSF2CoAbmPkV7ExyJSIdl4h9Hk9bex6FrMDaFGZ+D/Pnl1/8vnz&#10;b/70w7/+QezHEbRtoGHDcYmtout6YcsWFfkJKdgm7kMhyK5Z4wtJffTuCuI+B/GhS8t567xn8IzF&#10;OsN0wM8mRsi5scGncGC9ENMKWcYKbLnFkK0cdIdOjnVYCiqrFTkoBRrXihysC1y8K4J6bGsD4Ora&#10;F60kw4umgNS2zTgDlcK0giXctSxq4uKkAGjwTIKrKE8KOlIYraTCQkF4H0rdUFgC7pnqcaKwfKit&#10;ERHS/pxNJeZsziVEl1FDDaF30ClhqrD5Spqcrq+Ly+SsECUaag9sKOqosHx7P8v1crLZqpS6p46l&#10;kCXLbJ1L3kUTqDJAXnkiKkjt0lxuh0q3MQii9HhdzkGL8+WdAsbIyMVcF3O80HPw2c3d7MGYcM2B&#10;YMx1PMmTPFvMCGwDEEYETkzhYC7nBDBG8EMyIeomEGPybXqRPogdkKKDGCQAfg7I0WGMee7h+uwA&#10;mXtYEBTTgd2RZkGpWpGuOuiQrz8aHsVZtJtwVo1qp4FO4WeATjLYIejchcSbgbM1OrSsIFMdJXTC&#10;6qIJXbylbqujjrDK69W9OCvqRHaEl0NaalUHvaJubXxM06zjpCWs3oJdO73tsYDbgeui38tYfg8h&#10;BYoMhJCOawFd4PeM+z2OxhhCMAGR8KsTQCQhF0ASUl8EkvJ9N4LkvhQdJAVE7kvRIdIVCLkvRkdI&#10;glGA274gHSKPNmsPJDs1jiC5G18KTyOQhIYOgSQBH/mowqybYVKVUsimjhL9WrraGvU4lvZeqYSM&#10;MDnQ2g4mjxj+MZdzDCYFXA0Ek77FB+LDR3jsS7JhMLaT8OGjcnSYHBnxHiO+HV4JXq3hmgIZdZSI&#10;pUqNnFiuX//YVqk9L3Ac7vndOtBewDdkXoMXIMODBtM7p8QUPQ1EihHMdSRUDxv1gO9odXQoo2Du&#10;oKSdiO9Yw/YiPsn2R1q8N6P4IlpM4dntI74XEF4ljMJIyWMUwKrjLn/ulxpjvoFivjB0PMu2HNj+&#10;CDUeNK8naDPmRmosshaxqLCd9SM0HamxYKtqUedu5g9pEmakxmPao5YgG/LA8jGCdjB5/cdPr7/8&#10;7vqr3xmuGLs0Umw0V78osEQnEzfvKlnWCbgcr5F/Imf31HKxwxD20iQiMtR7k4i9LIBTZ8o2V+dX&#10;GO1JFy/pPSBvMmEWJzJZFicyURYnPzb6wV3uMo9v6YfmLf1MtGG8xbc9OAV8YvSW1y+l2rJd22b4&#10;VzGY5i56+hil0w/jLti4IMEF2wIEU96u4nojuhCh2WLc8KlpAdJcLT1vSfMXPSltQH9xHTlXa7tW&#10;u9akRiNsLcGUAA1HdnjKjRtttolcvdjJs69Pno4/jmtyWxVjtu8EFjsUBfVT5YYBqm7LEHeRgysW&#10;OTvH67YMeb7AMMwJHcmGfKk4qHW8QfaBjI7XOl7AuOdZngPCJ6cpNMjrZzcN43ldlv/oebv7396s&#10;UJ5x17OxWA4qte95/ayRYTzPRyqLiOWZr/aVdpjXDbaBTP8/LeZ5YvJlHGwp+LvznZY25kJpHevQ&#10;YNtfhx/G8Wy/zdAYHe+NhjzbDhE7WcEhyOuvmw7jecBgme6ORd1elMexSUPQCxdbc+VS0wmjvJFe&#10;yD1X4jcJ8LMNYjdA+xMT9LsQ+ndBhLc/q/Hgv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D8LAABbQ29udGVudF9UeXBlc10ueG1sUEsBAhQACgAA&#10;AAAAh07iQAAAAAAAAAAAAAAAAAYAAAAAAAAAAAAQAAAAIQoAAF9yZWxzL1BLAQIUABQAAAAIAIdO&#10;4kCKFGY80QAAAJQBAAALAAAAAAAAAAEAIAAAAEUKAABfcmVscy8ucmVsc1BLAQIUAAoAAAAAAIdO&#10;4kAAAAAAAAAAAAAAAAAEAAAAAAAAAAAAEAAAAAAAAABkcnMvUEsBAhQAFAAAAAgAh07iQK0LEvbX&#10;AAAABQEAAA8AAAAAAAAAAQAgAAAAIgAAAGRycy9kb3ducmV2LnhtbFBLAQIUABQAAAAIAIdO4kDe&#10;Ox7ozwgAAJ5DAAAOAAAAAAAAAAEAIAAAACYBAABkcnMvZTJvRG9jLnhtbFBLBQYAAAAABgAGAFkB&#10;AABnDAAAAAA=&#10;">
                <o:lock v:ext="edit" aspectratio="f"/>
                <v:rect id="矩形 38" o:spid="_x0000_s1026" o:spt="1" style="position:absolute;left:7187;top:1441;height:1806;width:1810;" filled="f" stroked="f" coordsize="21600,21600" o:gfxdata="UEsDBAoAAAAAAIdO4kAAAAAAAAAAAAAAAAAEAAAAZHJzL1BLAwQUAAAACACHTuJATwHIZsUAAADj&#10;AAAADwAAAGRycy9kb3ducmV2LnhtbEWPQUvDQBCF70L/wzIFL2I3EasxdttDQQwiFFPteciOSTA7&#10;m2bXpP5751Docea9ee+b1ebkOjXSEFrPBtJFAoq48rbl2sDn/uU2AxUissXOMxn4owCb9exqhbn1&#10;E3/QWMZaSQiHHA00Mfa51qFqyGFY+J5YtG8/OIwyDrW2A04S7jp9lyQP2mHL0tBgT9uGqp/y1xmY&#10;qt142L+/6t3NofB8LI7b8uvNmOt5mjyDinSKF/P5urCCf59my8c0exJo+UkWoN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E8ByGbFAAAA4wAAAA8AAAAAAAAAAQAgAAAAIgAAAGRycy9kb3ducmV2LnhtbFBLAQIUABQAAAAI&#10;AIdO4kAzLwWeOwAAADkAAAAQAAAAAAAAAAEAIAAAABQBAABkcnMvc2hhcGV4bWwueG1sUEsFBgAA&#10;AAAGAAYAWwEAAL4DAAAAAA==&#10;">
                  <v:fill on="f" focussize="0,0"/>
                  <v:stroke on="f"/>
                  <v:imagedata o:title=""/>
                  <o:lock v:ext="edit" aspectratio="f"/>
                </v:rect>
                <v:rect id="矩形 39" o:spid="_x0000_s1026" o:spt="1" style="position:absolute;left:7187;top:1441;height:1806;width:1810;" filled="f" stroked="t" coordsize="21600,21600" o:gfxdata="UEsDBAoAAAAAAIdO4kAAAAAAAAAAAAAAAAAEAAAAZHJzL1BLAwQUAAAACACHTuJAXn1thsEAAADj&#10;AAAADwAAAGRycy9kb3ducmV2LnhtbEVPzWrCQBC+C32HZQq9SN2YWJXo6qEQKJRSo168DdkxCWZn&#10;Q3ar7tt3CwWP8/3Pens3nbjS4FrLCqaTBARxZXXLtYLjoXhdgnAeWWNnmRQEcrDdPI3WmGt745Ku&#10;e1+LGMIuRwWN930upasaMugmtieO3NkOBn08h1rqAW8x3HQyTZK5NNhybGiwp/eGqsv+xyjQ84Df&#10;5edboKIYl6dw+Ao79Eq9PE+TFQhPd/8Q/7s/dJy/SLNsOUvTDP5+igDIzS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n1t&#10;hsEAAADjAAAADwAAAAAAAAABACAAAAAiAAAAZHJzL2Rvd25yZXYueG1sUEsBAhQAFAAAAAgAh07i&#10;QDMvBZ47AAAAOQAAABAAAAAAAAAAAQAgAAAAEAEAAGRycy9zaGFwZXhtbC54bWxQSwUGAAAAAAYA&#10;BgBbAQAAugMAAAAA&#10;">
                  <v:fill on="f" focussize="0,0"/>
                  <v:stroke weight="0.239133858267717pt" color="#000000" miterlimit="8" joinstyle="miter"/>
                  <v:imagedata o:title=""/>
                  <o:lock v:ext="edit" aspectratio="f"/>
                </v:rect>
                <v:rect id="矩形 40" o:spid="_x0000_s1026" o:spt="1" style="position:absolute;left:3597;top:1441;height:1806;width:1810;" filled="f" stroked="f" coordsize="21600,21600" o:gfxdata="UEsDBAoAAAAAAIdO4kAAAAAAAAAAAAAAAAAEAAAAZHJzL1BLAwQUAAAACACHTuJAcRlOkMMAAADj&#10;AAAADwAAAGRycy9kb3ducmV2LnhtbEVPS2vCQBC+F/oflin0UurGSKNGVw9CMZSCND7OQ3ZMQrOz&#10;MbtN7L93hUKP871nub6aRvTUudqygvEoAkFcWF1zqeCwf3+dgXAeWWNjmRT8koP16vFhiam2A39R&#10;n/tShBB2KSqovG9TKV1RkUE3si1x4M62M+jD2ZVSdziEcNPIOIoSabDm0FBhS5uKiu/8xygYil1/&#10;2n9u5e7llFm+ZJdNfvxQ6vlpHC1AeLr6f/GfO9NhfjyZxm/zaZLA/acAgFzd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x&#10;GU6QwwAAAOMAAAAPAAAAAAAAAAEAIAAAACIAAABkcnMvZG93bnJldi54bWxQSwECFAAUAAAACACH&#10;TuJAMy8FnjsAAAA5AAAAEAAAAAAAAAABACAAAAASAQAAZHJzL3NoYXBleG1sLnhtbFBLBQYAAAAA&#10;BgAGAFsBAAC8AwAAAAA=&#10;">
                  <v:fill on="f" focussize="0,0"/>
                  <v:stroke on="f"/>
                  <v:imagedata o:title=""/>
                  <o:lock v:ext="edit" aspectratio="f"/>
                </v:rect>
                <v:rect id="矩形 41" o:spid="_x0000_s1026" o:spt="1" style="position:absolute;left:3597;top:1441;height:1806;width:1810;" filled="f" stroked="t" coordsize="21600,21600" o:gfxdata="UEsDBAoAAAAAAIdO4kAAAAAAAAAAAAAAAAAEAAAAZHJzL1BLAwQUAAAACACHTuJABap7ccEAAADj&#10;AAAADwAAAGRycy9kb3ducmV2LnhtbEVPT0vDMBS/C36H8AZexCUtc9hu2Q5CQRDRbl68PZq3tqx5&#10;KU3clm9vhMGO7/f/rbcXO4gTTb53rCGbKxDEjTM9txq+99XTCwgfkA0OjklDJA/bzf3dGkvjzlzT&#10;aRdakULYl6ihC2EspfRNRxb93I3EiTu4yWJI59RKM+E5hdtB5kotpcWeU0OHI7121Bx3v1aDWUb8&#10;rN+fI1XVY/0T9x/xC4PWD7NMrUAEuoSb+Op+M2l+nmeLolCLAv5/SgDIzR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ap7&#10;ccEAAADjAAAADwAAAAAAAAABACAAAAAiAAAAZHJzL2Rvd25yZXYueG1sUEsBAhQAFAAAAAgAh07i&#10;QDMvBZ47AAAAOQAAABAAAAAAAAAAAQAgAAAAEAEAAGRycy9zaGFwZXhtbC54bWxQSwUGAAAAAAYA&#10;BgBbAQAAugMAAAAA&#10;">
                  <v:fill on="f" focussize="0,0"/>
                  <v:stroke weight="0.239133858267717pt" color="#000000" miterlimit="8" joinstyle="miter"/>
                  <v:imagedata o:title=""/>
                  <o:lock v:ext="edit" aspectratio="f"/>
                </v:rect>
                <v:line id="直接连接符 42" o:spid="_x0000_s1026" o:spt="20" style="position:absolute;left:5124;top:2147;height:0;width:2262;" filled="f" stroked="t" coordsize="21600,21600" o:gfxdata="UEsDBAoAAAAAAIdO4kAAAAAAAAAAAAAAAAAEAAAAZHJzL1BLAwQUAAAACACHTuJAPwAiub4AAADh&#10;AAAADwAAAGRycy9kb3ducmV2LnhtbEWPu47CMBBF+5X4B2uQ6BYnEcpCwFAgELt0y6Mf4iEJxOMQ&#10;m9ff4wKJ8uq+dCazh6nFjVpXWVYQ9yMQxLnVFRcKdtvl9xCE88gaa8uk4EkOZtPO1wQzbe/8T7eN&#10;L0QYYZehgtL7JpPS5SUZdH3bEAfvaFuDPsi2kLrFexg3tUyiKJUGKw4PJTY0Lyk/b65Gwf68Wl4s&#10;Yrr4W29P6KrDIBkelOp142gMwtPDf8Lv9q9WkMSjNBn8BIZAFGhATl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wAiub4A&#10;AADhAAAADwAAAAAAAAABACAAAAAiAAAAZHJzL2Rvd25yZXYueG1sUEsBAhQAFAAAAAgAh07iQDMv&#10;BZ47AAAAOQAAABAAAAAAAAAAAQAgAAAADQEAAGRycy9zaGFwZXhtbC54bWxQSwUGAAAAAAYABgBb&#10;AQAAtwMAAAAA&#10;">
                  <v:fill on="f" focussize="0,0"/>
                  <v:stroke weight="2.15023622047244pt" color="#000000" joinstyle="round"/>
                  <v:imagedata o:title=""/>
                  <o:lock v:ext="edit" aspectratio="f"/>
                </v:line>
                <v:line id="直接连接符 43" o:spid="_x0000_s1026" o:spt="20" style="position:absolute;left:6255;top:2147;flip:y;height:1355;width:0;" filled="f" stroked="t" coordsize="21600,21600" o:gfxdata="UEsDBAoAAAAAAIdO4kAAAAAAAAAAAAAAAAAEAAAAZHJzL1BLAwQUAAAACACHTuJAKuvApsEAAADj&#10;AAAADwAAAGRycy9kb3ducmV2LnhtbEVP3WrCMBS+F/YO4Qx2IzNpGeKqUYZssF0os/MBDs1ZU2xO&#10;uib15+0XQfDyfP9nsTq7VhypD41nDdlEgSCuvGm41rD/+XiegQgR2WDrmTRcKMBq+TBaYGH8iXd0&#10;LGMtUgiHAjXYGLtCylBZchgmviNO3K/vHcZ09rU0PZ5SuGtlrtRUOmw4NVjsaG2pOpSD00AG/4b3&#10;w9d68/02Lreb7e7iBqv102Om5iAineNdfHN/mjQ/e1H5dJa/5nD9KQEgl/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uvA&#10;psEAAADjAAAADwAAAAAAAAABACAAAAAiAAAAZHJzL2Rvd25yZXYueG1sUEsBAhQAFAAAAAgAh07i&#10;QDMvBZ47AAAAOQAAABAAAAAAAAAAAQAgAAAAEAEAAGRycy9zaGFwZXhtbC54bWxQSwUGAAAAAAYA&#10;BgBbAQAAugMAAAAA&#10;">
                  <v:fill on="f" focussize="0,0"/>
                  <v:stroke weight="2.15417322834646pt" color="#000000" joinstyle="round"/>
                  <v:imagedata o:title=""/>
                  <o:lock v:ext="edit" aspectratio="f"/>
                </v:line>
                <v:shape id="任意多边形 44" o:spid="_x0000_s1026" o:spt="100" style="position:absolute;left:4558;top:694;height:597;width:923;" filled="f" stroked="t" coordsize="923,597" o:gfxdata="UEsDBAoAAAAAAIdO4kAAAAAAAAAAAAAAAAAEAAAAZHJzL1BLAwQUAAAACACHTuJAgypDJ8MAAADi&#10;AAAADwAAAGRycy9kb3ducmV2LnhtbEWPT4vCMBTE74LfIbwFb5pUd0upRg+CsODFtSLs7W3zbMs2&#10;L90m/vv2RhD2OMzMb5jF6mZbcaHeN441JBMFgrh0puFKw6HYjDMQPiAbbB2Thjt5WC2HgwXmxl35&#10;iy77UIkIYZ+jhjqELpfSlzVZ9BPXEUfv5HqLIcq+kqbHa4TbVk6VSqXFhuNCjR2tayp/92erYZal&#10;WyuPVO6y6rv525yL9mdXaD16S9QcRKBb+A+/2p9Gw0eqklk2Td7heSneAbl8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D&#10;KkMnwwAAAOIAAAAPAAAAAAAAAAEAIAAAACIAAABkcnMvZG93bnJldi54bWxQSwECFAAUAAAACACH&#10;TuJAMy8FnjsAAAA5AAAAEAAAAAAAAAABACAAAAASAQAAZHJzL3NoYXBleG1sLnhtbFBLBQYAAAAA&#10;BgAGAFsBAAC8AwAAAAA=&#10;" path="m922,0l0,0,0,597e">
                  <v:path o:connectlocs="922,0;0,0;0,597" o:connectangles="0,0,0"/>
                  <v:fill on="f" focussize="0,0"/>
                  <v:stroke weight="0.239055118110236pt" color="#000000" joinstyle="round"/>
                  <v:imagedata o:title=""/>
                  <o:lock v:ext="edit" aspectratio="f"/>
                </v:shape>
                <v:shape id="任意多边形 45" o:spid="_x0000_s1026" o:spt="100" style="position:absolute;left:5467;top:639;height:110;width:166;" filled="f" stroked="f" coordsize="166,110" o:gfxdata="UEsDBAoAAAAAAIdO4kAAAAAAAAAAAAAAAAAEAAAAZHJzL1BLAwQUAAAACACHTuJAsP8paMMAAADj&#10;AAAADwAAAGRycy9kb3ducmV2LnhtbEVPQWrDMBC8F/oHsYVeSiInBNM6UXJISSghl7p9wGJtLKfW&#10;yliK7f6+ewj0sjA7szOzm93kWzVQH5vABhbzDBRxFWzDtYHvr8PsFVRMyBbbwGTglyLsto8PGyxs&#10;GPmThjLVSkw4FmjApdQVWsfKkcc4Dx2xcJfQe0wC+1rbHkcx961eZlmuPTYsCQ472juqfsqbl5DT&#10;sLTp/eyO41S+7N25LcfrwZjnp0W2BpVoSv/i+/WHlfqr/C1fyZTS8pMsQG//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w&#10;/ylowwAAAOMAAAAPAAAAAAAAAAEAIAAAACIAAABkcnMvZG93bnJldi54bWxQSwECFAAUAAAACACH&#10;TuJAMy8FnjsAAAA5AAAAEAAAAAAAAAABACAAAAASAQAAZHJzL3NoYXBleG1sLnhtbFBLBQYAAAAA&#10;BgAGAFsBAAC8AwAAAAA=&#10;" path="m0,0l0,110,165,55,0,0xe">
                  <v:path o:connectlocs="0,0;0,110;165,55;0,0" o:connectangles="0,0,0,0"/>
                  <v:fill on="f" focussize="0,0"/>
                  <v:stroke on="f"/>
                  <v:imagedata o:title=""/>
                  <o:lock v:ext="edit" aspectratio="f"/>
                </v:shape>
                <v:shape id="任意多边形 46" o:spid="_x0000_s1026" o:spt="100" style="position:absolute;left:4503;top:1277;height:165;width:111;" filled="f" stroked="f" coordsize="111,165" o:gfxdata="UEsDBAoAAAAAAIdO4kAAAAAAAAAAAAAAAAAEAAAAZHJzL1BLAwQUAAAACACHTuJAzSvrFMIAAADi&#10;AAAADwAAAGRycy9kb3ducmV2LnhtbEWPUUvDMBSF34X9h3AHvrm0lY5Yl40hDHxRcc73S3Jti8lN&#10;18R2/nsjCD4ezjnf4Wx2F+/ERGPsA2soVwUIYhNsz62G09vhRoGICdmiC0wavinCbru42mBjw8yv&#10;NB1TKzKEY4MaupSGRspoOvIYV2Egzt5HGD2mLMdW2hHnDPdOVkWxlh57zgsdDvTQkfk8fnkNyjn1&#10;8n463x1MmMJ+duqpfjZaXy/L4h5Eokv6D/+1H62GdamqW1XXFfxeyndAbn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0r&#10;6xTCAAAA4gAAAA8AAAAAAAAAAQAgAAAAIgAAAGRycy9kb3ducmV2LnhtbFBLAQIUABQAAAAIAIdO&#10;4kAzLwWeOwAAADkAAAAQAAAAAAAAAAEAIAAAABEBAABkcnMvc2hhcGV4bWwueG1sUEsFBgAAAAAG&#10;AAYAWwEAALsDAAAAAA==&#10;" path="m110,0l0,0,55,165,110,0xe">
                  <v:path o:connectlocs="110,0;0,0;55,165;110,0" o:connectangles="0,0,0,0"/>
                  <v:fill on="f" focussize="0,0"/>
                  <v:stroke on="f"/>
                  <v:imagedata o:title=""/>
                  <o:lock v:ext="edit" aspectratio="f"/>
                </v:shape>
                <v:shape id="任意多边形 47" o:spid="_x0000_s1026" o:spt="100" style="position:absolute;left:7028;top:694;height:597;width:923;" filled="f" stroked="t" coordsize="923,597" o:gfxdata="UEsDBAoAAAAAAIdO4kAAAAAAAAAAAAAAAAAEAAAAZHJzL1BLAwQUAAAACACHTuJA4SP7LMMAAADi&#10;AAAADwAAAGRycy9kb3ducmV2LnhtbEWPT2vCQBDF7wW/wzKCt7obSyWkrh4EQejFGhF6m2anSTA7&#10;G7Prv2/fORSEuQzz5r33W6zuvlNXGmIb2EI2NaCIq+Bari0cys1rDiomZIddYLLwoAir5ehlgYUL&#10;N/6i6z7VSkw4FmihSakvtI5VQx7jNPTEcvsNg8ck61BrN+BNzH2nZ8bMtceWJaHBntYNVaf9xVt4&#10;y+efXh+p2uX1d3veXMruZ1daOxln5gNUont6iv+/t87CezbLZIx0FiTBAb38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h&#10;I/sswwAAAOIAAAAPAAAAAAAAAAEAIAAAACIAAABkcnMvZG93bnJldi54bWxQSwECFAAUAAAACACH&#10;TuJAMy8FnjsAAAA5AAAAEAAAAAAAAAABACAAAAASAQAAZHJzL3NoYXBleG1sLnhtbFBLBQYAAAAA&#10;BgAGAFsBAAC8AwAAAAA=&#10;" path="m0,0l923,0,923,597e">
                  <v:path o:connectlocs="0,0;923,0;923,597" o:connectangles="0,0,0"/>
                  <v:fill on="f" focussize="0,0"/>
                  <v:stroke weight="0.239055118110236pt" color="#000000" joinstyle="round"/>
                  <v:imagedata o:title=""/>
                  <o:lock v:ext="edit" aspectratio="f"/>
                </v:shape>
                <v:shape id="任意多边形 48" o:spid="_x0000_s1026" o:spt="100" style="position:absolute;left:6876;top:639;height:110;width:166;" filled="f" stroked="f" coordsize="166,110" o:gfxdata="UEsDBAoAAAAAAIdO4kAAAAAAAAAAAAAAAAAEAAAAZHJzL1BLAwQUAAAACACHTuJA1mJJ7MIAAADi&#10;AAAADwAAAGRycy9kb3ducmV2LnhtbEWPzWrCQBSF9wXfYbiFbkqdGCTV1NGFohRxY9oHuGSumbSZ&#10;OyEzTeLbdwTB5eH8fJzVZrSN6KnztWMFs2kCgrh0uuZKwffX/m0BwgdkjY1jUnAlD5v15GmFuXYD&#10;n6kvQiXiCPscFZgQ2lxKXxqy6KeuJY7exXUWQ5RdJXWHQxy3jUyTJJMWa44Egy1tDZW/xZ+NkGOf&#10;6rA7mcMwFq9bc2qK4Wev1MvzLPkAEWgMj/C9/akVZNliPk+z9yXcLsU7IN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Zi&#10;SezCAAAA4gAAAA8AAAAAAAAAAQAgAAAAIgAAAGRycy9kb3ducmV2LnhtbFBLAQIUABQAAAAIAIdO&#10;4kAzLwWeOwAAADkAAAAQAAAAAAAAAAEAIAAAABEBAABkcnMvc2hhcGV4bWwueG1sUEsFBgAAAAAG&#10;AAYAWwEAALsDAAAAAA==&#10;" path="m165,0l0,55,165,110,165,0xe">
                  <v:path o:connectlocs="165,0;0,55;165,110;165,0" o:connectangles="0,0,0,0"/>
                  <v:fill on="f" focussize="0,0"/>
                  <v:stroke on="f"/>
                  <v:imagedata o:title=""/>
                  <o:lock v:ext="edit" aspectratio="f"/>
                </v:shape>
                <v:shape id="任意多边形 49" o:spid="_x0000_s1026" o:spt="100" style="position:absolute;left:7895;top:1277;height:165;width:111;" filled="f" stroked="f" coordsize="111,165" o:gfxdata="UEsDBAoAAAAAAIdO4kAAAAAAAAAAAAAAAAAEAAAAZHJzL1BLAwQUAAAACACHTuJAx1S11MIAAADi&#10;AAAADwAAAGRycy9kb3ducmV2LnhtbEWPQUsDMRSE74L/IbyCN5tU27K7bVqkUPCiYq33R/K6uzR5&#10;WTfpbv33RhA8DjPzDbPeXr0TA/WxDaxhNlUgiE2wLdcajh/7+wJETMgWXWDS8E0RtpvbmzVWNoz8&#10;TsMh1SJDOFaooUmpq6SMpiGPcRo64uydQu8xZdnX0vY4Zrh38kGppfTYcl5osKNdQ+Z8uHgNhXPF&#10;2+fxq9ybMISn0RUvi1ej9d1kplYgEl3Tf/iv/Ww1lOV8qR7VfAG/l/IdkJ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dU&#10;tdTCAAAA4gAAAA8AAAAAAAAAAQAgAAAAIgAAAGRycy9kb3ducmV2LnhtbFBLAQIUABQAAAAIAIdO&#10;4kAzLwWeOwAAADkAAAAQAAAAAAAAAAEAIAAAABEBAABkcnMvc2hhcGV4bWwueG1sUEsFBgAAAAAG&#10;AAYAWwEAALsDAAAAAA==&#10;" path="m110,0l0,0,55,165,110,0xe">
                  <v:path o:connectlocs="110,0;0,0;55,165;110,0" o:connectangles="0,0,0,0"/>
                  <v:fill on="f" focussize="0,0"/>
                  <v:stroke on="f"/>
                  <v:imagedata o:title=""/>
                  <o:lock v:ext="edit" aspectratio="f"/>
                </v:shape>
                <v:shape id="文本框 50" o:spid="_x0000_s1026" o:spt="202" type="#_x0000_t202" style="position:absolute;left:4825;top:962;height:200;width:419;" filled="f" stroked="f" coordsize="21600,21600" o:gfxdata="UEsDBAoAAAAAAIdO4kAAAAAAAAAAAAAAAAAEAAAAZHJzL1BLAwQUAAAACACHTuJAtKLPicQAAADi&#10;AAAADwAAAGRycy9kb3ducmV2LnhtbEWPzWrDMBCE74W+g9hCbo3kQJ3EjRJKaSEQKHHcQ49ba2OL&#10;WCvXUn769lUhkOMwM98wi9XFdeJEQ7CeNWRjBYK49sZyo+Gzen+cgQgR2WDnmTT8UoDV8v5ugYXx&#10;Zy7ptIuNSBAOBWpoY+wLKUPdksMw9j1x8vZ+cBiTHBppBjwnuOvkRKlcOrScFlrs6bWl+rA7Og0v&#10;X1y+2Z+P7225L21VzRVv8oPWo4dMPYOIdIm38LW9Nhrmk5maZnn+BP+X0h2Qyz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tKLPicQAAADiAAAADwAAAAAAAAABACAAAAAiAAAAZHJzL2Rvd25yZXYueG1sUEsBAhQAFAAAAAgA&#10;h07iQDMvBZ47AAAAOQAAABAAAAAAAAAAAQAgAAAAEwEAAGRycy9zaGFwZXhtbC54bWxQSwUGAAAA&#10;AAYABgBbAQAAvQMAAAAA&#10;">
                  <v:fill on="f" focussize="0,0"/>
                  <v:stroke on="f"/>
                  <v:imagedata o:title=""/>
                  <o:lock v:ext="edit" aspectratio="f"/>
                  <v:textbox inset="0mm,0mm,0mm,0mm">
                    <w:txbxContent>
                      <w:p w14:paraId="6815766B">
                        <w:pPr>
                          <w:spacing w:line="199" w:lineRule="exact"/>
                          <w:ind w:firstLine="400"/>
                          <w:rPr>
                            <w:sz w:val="20"/>
                          </w:rPr>
                        </w:pPr>
                        <w:r>
                          <w:rPr>
                            <w:sz w:val="20"/>
                          </w:rPr>
                          <w:t>串口</w:t>
                        </w:r>
                      </w:p>
                    </w:txbxContent>
                  </v:textbox>
                </v:shape>
                <v:shape id="文本框 51" o:spid="_x0000_s1026" o:spt="202" type="#_x0000_t202" style="position:absolute;left:7369;top:962;height:200;width:419;" filled="f" stroked="f" coordsize="21600,21600" o:gfxdata="UEsDBAoAAAAAAIdO4kAAAAAAAAAAAAAAAAAEAAAAZHJzL1BLAwQUAAAACACHTuJAZeYIHsQAAADi&#10;AAAADwAAAGRycy9kb3ducmV2LnhtbEWPQUvDQBSE74L/YXlCb3Y3gUabdltKsSAIYhoPHl+zr8nS&#10;7NuYXdv6711B8DjMzDfMcn11vTjTGKxnDdlUgSBuvLHcanivd/ePIEJENth7Jg3fFGC9ur1ZYmn8&#10;hSs672MrEoRDiRq6GIdSytB05DBM/UCcvKMfHcYkx1aaES8J7nqZK1VIh5bTQocDbTtqTvsvp2Hz&#10;wdWT/Xw9vFXHytb1XPFLcdJ6cpepBYhI1/gf/ms/Gw35LJ9lRf4wh99L6Q7I1Q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ZeYIHsQAAADiAAAADwAAAAAAAAABACAAAAAiAAAAZHJzL2Rvd25yZXYueG1sUEsBAhQAFAAAAAgA&#10;h07iQDMvBZ47AAAAOQAAABAAAAAAAAAAAQAgAAAAEwEAAGRycy9zaGFwZXhtbC54bWxQSwUGAAAA&#10;AAYABgBbAQAAvQMAAAAA&#10;">
                  <v:fill on="f" focussize="0,0"/>
                  <v:stroke on="f"/>
                  <v:imagedata o:title=""/>
                  <o:lock v:ext="edit" aspectratio="f"/>
                  <v:textbox inset="0mm,0mm,0mm,0mm">
                    <w:txbxContent>
                      <w:p w14:paraId="025BE342">
                        <w:pPr>
                          <w:spacing w:line="199" w:lineRule="exact"/>
                          <w:ind w:firstLine="400"/>
                          <w:rPr>
                            <w:sz w:val="20"/>
                          </w:rPr>
                        </w:pPr>
                        <w:r>
                          <w:rPr>
                            <w:sz w:val="20"/>
                          </w:rPr>
                          <w:t>串口</w:t>
                        </w:r>
                      </w:p>
                    </w:txbxContent>
                  </v:textbox>
                </v:shape>
                <v:shape id="文本框 52" o:spid="_x0000_s1026" o:spt="202" type="#_x0000_t202" style="position:absolute;left:5955;top:1858;height:200;width:619;" filled="f" stroked="f" coordsize="21600,21600" o:gfxdata="UEsDBAoAAAAAAIdO4kAAAAAAAAAAAAAAAAAEAAAAZHJzL1BLAwQUAAAACACHTuJA3FXFP8QAAADj&#10;AAAADwAAAGRycy9kb3ducmV2LnhtbEVPy2rDMBC8F/oPYgO9NZJrGhInSiilhUKh1HEOOW6sjS1i&#10;rVxLzePvo0IhMJfd2ZnZWazOrhNHGoL1rCEbKxDEtTeWGw2b6v1xCiJEZIOdZ9JwoQCr5f3dAgvj&#10;T1zScR0bkUw4FKihjbEvpAx1Sw7D2PfEidv7wWFM49BIM+ApmbtOPik1kQ4tp4QWe3ptqT6sf52G&#10;ly2Xb/bna/dd7ktbVTPFn5OD1g+jTM1BRDrH2/G/+sOk91X+nOdZAvx1SguQyyt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3FXFP8QAAADjAAAADwAAAAAAAAABACAAAAAiAAAAZHJzL2Rvd25yZXYueG1sUEsBAhQAFAAAAAgA&#10;h07iQDMvBZ47AAAAOQAAABAAAAAAAAAAAQAgAAAAEwEAAGRycy9zaGFwZXhtbC54bWxQSwUGAAAA&#10;AAYABgBbAQAAvQMAAAAA&#10;">
                  <v:fill on="f" focussize="0,0"/>
                  <v:stroke on="f"/>
                  <v:imagedata o:title=""/>
                  <o:lock v:ext="edit" aspectratio="f"/>
                  <v:textbox inset="0mm,0mm,0mm,0mm">
                    <w:txbxContent>
                      <w:p w14:paraId="7DD11E62">
                        <w:pPr>
                          <w:spacing w:line="199" w:lineRule="exact"/>
                          <w:rPr>
                            <w:sz w:val="20"/>
                          </w:rPr>
                        </w:pPr>
                        <w:r>
                          <w:rPr>
                            <w:sz w:val="20"/>
                          </w:rPr>
                          <w:t>电力线</w:t>
                        </w:r>
                      </w:p>
                    </w:txbxContent>
                  </v:textbox>
                </v:shape>
                <v:shape id="文本框 53" o:spid="_x0000_s1026" o:spt="202" type="#_x0000_t202" style="position:absolute;left:5548;top:3501;height:396;width:1414;" filled="f" stroked="t" coordsize="21600,21600" o:gfxdata="UEsDBAoAAAAAAIdO4kAAAAAAAAAAAAAAAAAEAAAAZHJzL1BLAwQUAAAACACHTuJAyAoOf8EAAADj&#10;AAAADwAAAGRycy9kb3ducmV2LnhtbEVP3UvDMBB/F/wfwgm+uaRhSKnL9jAZDIRRNwUfz+Zsi82l&#10;JLH7+OuNIOzxft+3WJ3cICYKsfdsoJgpEMSNtz23Bt4Om4cSREzIFgfPZOBMEVbL25sFVtYf+ZWm&#10;fWpFDuFYoYEupbGSMjYdOYwzPxJn7ssHhymfoZU24DGHu0FqpR6lw55zQ4cjrTtqvvc/zsDF2fbj&#10;XQ+78Fmv6/hyrqfLc23M/V2hnkAkOqWr+N+9tXl+qXWhSl3M4e+nDIBc/g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yAoO&#10;f8EAAADjAAAADwAAAAAAAAABACAAAAAiAAAAZHJzL2Rvd25yZXYueG1sUEsBAhQAFAAAAAgAh07i&#10;QDMvBZ47AAAAOQAAABAAAAAAAAAAAQAgAAAAEAEAAGRycy9zaGFwZXhtbC54bWxQSwUGAAAAAAYA&#10;BgBbAQAAugMAAAAA&#10;">
                  <v:fill on="f" focussize="0,0"/>
                  <v:stroke weight="0.238976377952756pt" color="#000000" miterlimit="8" joinstyle="miter"/>
                  <v:imagedata o:title=""/>
                  <o:lock v:ext="edit" aspectratio="f"/>
                  <v:textbox inset="0mm,0mm,0mm,0mm">
                    <w:txbxContent>
                      <w:p w14:paraId="566FBC0C">
                        <w:pPr>
                          <w:spacing w:line="389" w:lineRule="exact"/>
                          <w:ind w:left="305"/>
                          <w:rPr>
                            <w:sz w:val="20"/>
                          </w:rPr>
                        </w:pPr>
                        <w:r>
                          <w:rPr>
                            <w:sz w:val="20"/>
                          </w:rPr>
                          <w:t>隔离电源</w:t>
                        </w:r>
                      </w:p>
                    </w:txbxContent>
                  </v:textbox>
                </v:shape>
                <v:shape id="文本框 54" o:spid="_x0000_s1026" o:spt="202" type="#_x0000_t202" style="position:absolute;left:7187;top:2570;height:678;width:1810;" filled="f" stroked="t" coordsize="21600,21600" o:gfxdata="UEsDBAoAAAAAAIdO4kAAAAAAAAAAAAAAAAAEAAAAZHJzL1BLAwQUAAAACACHTuJApA4Ta70AAADi&#10;AAAADwAAAGRycy9kb3ducmV2LnhtbEVP3UrDMBS+F/YO4Qx255I67UZdNlxB0Eu7PcChOUuLzUlN&#10;4ta9vREELz++/+1+coO4UIi9Zw3FUoEgbr3p2Wo4HV/vNyBiQjY4eCYNN4qw383utlgZf+UPujTJ&#10;ihzCsUINXUpjJWVsO3IYl34kztzZB4cpw2ClCXjN4W6QD0qV0mHPuaHDkeqO2s/m22l4Z7Rf9bGs&#10;yzWHQ/9yvk0r22i9mBfqGUSiKf2L/9xvJs8vVuvHjSqe4PdSxiB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DhNrvQAA&#10;AOIAAAAPAAAAAAAAAAEAIAAAACIAAABkcnMvZG93bnJldi54bWxQSwECFAAUAAAACACHTuJAMy8F&#10;njsAAAA5AAAAEAAAAAAAAAABACAAAAAMAQAAZHJzL3NoYXBleG1sLnhtbFBLBQYAAAAABgAGAFsB&#10;AAC2AwAAAAA=&#10;">
                  <v:fill on="f" focussize="0,0"/>
                  <v:stroke weight="0.239133858267717pt" color="#000000" miterlimit="8" joinstyle="miter"/>
                  <v:imagedata o:title=""/>
                  <o:lock v:ext="edit" aspectratio="f"/>
                  <v:textbox inset="0mm,0mm,0mm,0mm">
                    <w:txbxContent>
                      <w:p w14:paraId="40965FE6">
                        <w:pPr>
                          <w:spacing w:before="144"/>
                          <w:ind w:left="685" w:right="685"/>
                          <w:rPr>
                            <w:sz w:val="20"/>
                          </w:rPr>
                        </w:pPr>
                        <w:r>
                          <w:rPr>
                            <w:sz w:val="20"/>
                          </w:rPr>
                          <w:t>工装</w:t>
                        </w:r>
                      </w:p>
                    </w:txbxContent>
                  </v:textbox>
                </v:shape>
                <v:shape id="文本框 55" o:spid="_x0000_s1026" o:spt="202" type="#_x0000_t202" style="position:absolute;left:3597;top:2570;height:678;width:1810;" filled="f" stroked="t" coordsize="21600,21600" o:gfxdata="UEsDBAoAAAAAAIdO4kAAAAAAAAAAAAAAAAAEAAAAZHJzL1BLAwQUAAAACACHTuJAZ9bBmL0AAADj&#10;AAAADwAAAGRycy9kb3ducmV2LnhtbEVPX0vDMBB/F/wO4Qa+uaRT4qjLhhYEfbTbBziaW1rWXGoS&#10;t+7bG0Hw8X7/b7Ob/SjOFNMQ2EC1VCCIu2AHdgYO+7f7NYiUkS2OgcnAlRLstrc3G6xtuPAnndvs&#10;RAnhVKOBPuepljJ1PXlMyzARF+4YosdczuikjXgp4X6UK6W09Dhwaehxoqan7tR+ewMfjO6r2etG&#10;P3F8HV6O1/nBtcbcLSr1DCLTnP/Ff+53W+avq5XWSj9q+P2pACC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1sGYvQAA&#10;AOMAAAAPAAAAAAAAAAEAIAAAACIAAABkcnMvZG93bnJldi54bWxQSwECFAAUAAAACACHTuJAMy8F&#10;njsAAAA5AAAAEAAAAAAAAAABACAAAAAMAQAAZHJzL3NoYXBleG1sLnhtbFBLBQYAAAAABgAGAFsB&#10;AAC2AwAAAAA=&#10;">
                  <v:fill on="f" focussize="0,0"/>
                  <v:stroke weight="0.239133858267717pt" color="#000000" miterlimit="8" joinstyle="miter"/>
                  <v:imagedata o:title=""/>
                  <o:lock v:ext="edit" aspectratio="f"/>
                  <v:textbox inset="0mm,0mm,0mm,0mm">
                    <w:txbxContent>
                      <w:p w14:paraId="037A4797">
                        <w:pPr>
                          <w:spacing w:before="136"/>
                          <w:ind w:left="685" w:right="685"/>
                          <w:rPr>
                            <w:sz w:val="20"/>
                          </w:rPr>
                        </w:pPr>
                        <w:r>
                          <w:rPr>
                            <w:sz w:val="20"/>
                          </w:rPr>
                          <w:t>工装</w:t>
                        </w:r>
                      </w:p>
                    </w:txbxContent>
                  </v:textbox>
                </v:shape>
                <v:shape id="文本框 56" o:spid="_x0000_s1026" o:spt="202" type="#_x0000_t202" style="position:absolute;left:7385;top:1724;height:847;width:1414;" filled="f" stroked="t" coordsize="21600,21600" o:gfxdata="UEsDBAoAAAAAAIdO4kAAAAAAAAAAAAAAAAAEAAAAZHJzL1BLAwQUAAAACACHTuJAFYsg88UAAADj&#10;AAAADwAAAGRycy9kb3ducmV2LnhtbEWPP2/CMBDF90p8B+uQ2IptEKEKGAakSB26lDLQzcRHHBGf&#10;09jlTz99b6jU8e7evfd+6+09dOKKQ2ojGdBTBQKpjq6lxsDho3p+AZGyJWe7SGjggQm2m9HT2pYu&#10;3ugdr/vcCDahVFoDPue+lDLVHoNN09gj8e0ch2Azj0Mj3WBvbB46OVOqkMG2xAne9rjzWF/238HA&#10;0leLWOxO6vR2PFfLL9//PA6fxkzGWq1AZLznf/Hf96vj+rNFMddaK6ZgJl6A3Pw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WLIPPFAAAA4wAAAA8AAAAAAAAAAQAgAAAAIgAAAGRycy9kb3ducmV2LnhtbFBLAQIUABQAAAAI&#10;AIdO4kAzLwWeOwAAADkAAAAQAAAAAAAAAAEAIAAAABQBAABkcnMvc2hhcGV4bWwueG1sUEsFBgAA&#10;AAAGAAYAWwEAAL4DAAAAAA==&#10;">
                  <v:fill on="f" focussize="0,0"/>
                  <v:stroke weight="0.239055118110236pt" color="#000000" miterlimit="8" joinstyle="miter"/>
                  <v:imagedata o:title=""/>
                  <o:lock v:ext="edit" aspectratio="f"/>
                  <v:textbox inset="0mm,0mm,0mm,0mm">
                    <w:txbxContent>
                      <w:p w14:paraId="54F2C002">
                        <w:pPr>
                          <w:spacing w:before="47" w:line="352" w:lineRule="exact"/>
                          <w:ind w:left="87" w:right="87"/>
                          <w:jc w:val="center"/>
                          <w:rPr>
                            <w:sz w:val="15"/>
                            <w:szCs w:val="15"/>
                          </w:rPr>
                        </w:pPr>
                        <w:r>
                          <w:rPr>
                            <w:sz w:val="15"/>
                            <w:szCs w:val="15"/>
                          </w:rPr>
                          <w:t>被测通信单元</w:t>
                        </w:r>
                      </w:p>
                      <w:p w14:paraId="72B3A07C">
                        <w:pPr>
                          <w:spacing w:line="352" w:lineRule="exact"/>
                          <w:ind w:left="87" w:right="87"/>
                          <w:jc w:val="center"/>
                          <w:rPr>
                            <w:rFonts w:eastAsia="Times New Roman"/>
                            <w:sz w:val="15"/>
                            <w:szCs w:val="15"/>
                          </w:rPr>
                        </w:pPr>
                        <w:r>
                          <w:rPr>
                            <w:rFonts w:eastAsia="Times New Roman"/>
                            <w:sz w:val="15"/>
                            <w:szCs w:val="15"/>
                          </w:rPr>
                          <w:t>CCO</w:t>
                        </w:r>
                        <w:r>
                          <w:rPr>
                            <w:sz w:val="15"/>
                            <w:szCs w:val="15"/>
                          </w:rPr>
                          <w:t>或</w:t>
                        </w:r>
                        <w:r>
                          <w:rPr>
                            <w:rFonts w:eastAsia="Times New Roman"/>
                            <w:sz w:val="15"/>
                            <w:szCs w:val="15"/>
                          </w:rPr>
                          <w:t>STA</w:t>
                        </w:r>
                      </w:p>
                    </w:txbxContent>
                  </v:textbox>
                </v:shape>
                <v:shape id="文本框 57" o:spid="_x0000_s1026" o:spt="202" type="#_x0000_t202" style="position:absolute;left:3710;top:1724;height:847;width:1414;" filled="f" stroked="t" coordsize="21600,21600" o:gfxdata="UEsDBAoAAAAAAIdO4kAAAAAAAAAAAAAAAAAEAAAAZHJzL1BLAwQUAAAACACHTuJAfYmsmMUAAADi&#10;AAAADwAAAGRycy9kb3ducmV2LnhtbEWPzU7DMBCE70h9B2uRuFG7QNI0rdtDpUgcuLT0ALdtvI0j&#10;4nUam/7w9DUSEsfRzHyjWawurhMnGkLrWcNkrEAQ19603GjYvVePBYgQkQ12nknDlQKslqO7BZbG&#10;n3lDp21sRIJwKFGDjbEvpQy1JYdh7Hvi5B384DAmOTTSDHhOcNfJJ6Vy6bDltGCxp7Wl+mv77TRM&#10;bZX5fL1X+7ePQzU92v7nuvvU+uF+ouYgIl3if/iv/Wo0PBezLM+Llwx+L6U7IJc3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H2JrJjFAAAA4gAAAA8AAAAAAAAAAQAgAAAAIgAAAGRycy9kb3ducmV2LnhtbFBLAQIUABQAAAAI&#10;AIdO4kAzLwWeOwAAADkAAAAQAAAAAAAAAAEAIAAAABQBAABkcnMvc2hhcGV4bWwueG1sUEsFBgAA&#10;AAAGAAYAWwEAAL4DAAAAAA==&#10;">
                  <v:fill on="f" focussize="0,0"/>
                  <v:stroke weight="0.239055118110236pt" color="#000000" miterlimit="8" joinstyle="miter"/>
                  <v:imagedata o:title=""/>
                  <o:lock v:ext="edit" aspectratio="f"/>
                  <v:textbox inset="0mm,0mm,0mm,0mm">
                    <w:txbxContent>
                      <w:p w14:paraId="52F95698">
                        <w:pPr>
                          <w:spacing w:before="47" w:line="352" w:lineRule="exact"/>
                          <w:ind w:left="87" w:right="87"/>
                          <w:jc w:val="center"/>
                          <w:rPr>
                            <w:sz w:val="15"/>
                            <w:szCs w:val="15"/>
                          </w:rPr>
                        </w:pPr>
                        <w:r>
                          <w:rPr>
                            <w:sz w:val="15"/>
                            <w:szCs w:val="15"/>
                          </w:rPr>
                          <w:t>标准通信单元</w:t>
                        </w:r>
                      </w:p>
                      <w:p w14:paraId="2DF3BBF8">
                        <w:pPr>
                          <w:spacing w:line="352" w:lineRule="exact"/>
                          <w:ind w:right="87" w:firstLine="199" w:firstLineChars="133"/>
                          <w:jc w:val="center"/>
                          <w:rPr>
                            <w:rFonts w:eastAsia="Times New Roman"/>
                            <w:sz w:val="15"/>
                            <w:szCs w:val="15"/>
                          </w:rPr>
                        </w:pPr>
                        <w:r>
                          <w:rPr>
                            <w:rFonts w:eastAsia="Times New Roman"/>
                            <w:sz w:val="15"/>
                            <w:szCs w:val="15"/>
                          </w:rPr>
                          <w:t>CCO</w:t>
                        </w:r>
                        <w:r>
                          <w:rPr>
                            <w:sz w:val="15"/>
                            <w:szCs w:val="15"/>
                          </w:rPr>
                          <w:t>或</w:t>
                        </w:r>
                        <w:r>
                          <w:rPr>
                            <w:rFonts w:eastAsia="Times New Roman"/>
                            <w:sz w:val="15"/>
                            <w:szCs w:val="15"/>
                          </w:rPr>
                          <w:t>STA</w:t>
                        </w:r>
                      </w:p>
                    </w:txbxContent>
                  </v:textbox>
                </v:shape>
                <v:shape id="文本框 58" o:spid="_x0000_s1026" o:spt="202" type="#_x0000_t202" style="position:absolute;left:5632;top:426;height:537;width:1244;" filled="f" stroked="t" coordsize="21600,21600" o:gfxdata="UEsDBAoAAAAAAIdO4kAAAAAAAAAAAAAAAAAEAAAAZHJzL1BLAwQUAAAACACHTuJAd07jAsUAAADj&#10;AAAADwAAAGRycy9kb3ducmV2LnhtbEWPT0vDQBDF74LfYRnBm91NCxLTbnuoCIIgsVXwOM2OSTA7&#10;G3bX9M+ndw6Cx5l58977rTYnP6iJYuoDWyhmBhRxE1zPrYX3/dNdCSplZIdDYLJwpgSb9fXVCisX&#10;jvxG0y63Skw4VWihy3mstE5NRx7TLIzEcvsK0WOWMbbaRTyKuR/03Jh77bFnSehwpG1Hzffux1u4&#10;eNd+fsyH13iot3V6OdfT5bG29vamMEtQmU75X/z3/eyk/mLxUBbGlEIhTLIAvf4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HdO4wLFAAAA4wAAAA8AAAAAAAAAAQAgAAAAIgAAAGRycy9kb3ducmV2LnhtbFBLAQIUABQAAAAI&#10;AIdO4kAzLwWeOwAAADkAAAAQAAAAAAAAAAEAIAAAABQBAABkcnMvc2hhcGV4bWwueG1sUEsFBgAA&#10;AAAGAAYAWwEAAL4DAAAAAA==&#10;">
                  <v:fill on="f" focussize="0,0"/>
                  <v:stroke weight="0.238976377952756pt" color="#000000" miterlimit="8" joinstyle="miter"/>
                  <v:imagedata o:title=""/>
                  <o:lock v:ext="edit" aspectratio="f"/>
                  <v:textbox inset="0mm,0mm,0mm,0mm">
                    <w:txbxContent>
                      <w:p w14:paraId="2674EDB1">
                        <w:pPr>
                          <w:spacing w:before="138"/>
                          <w:ind w:left="479" w:right="479"/>
                          <w:rPr>
                            <w:sz w:val="15"/>
                            <w:szCs w:val="15"/>
                          </w:rPr>
                        </w:pPr>
                        <w:r>
                          <w:rPr>
                            <w:sz w:val="15"/>
                            <w:szCs w:val="15"/>
                          </w:rPr>
                          <w:t>PC</w:t>
                        </w:r>
                      </w:p>
                    </w:txbxContent>
                  </v:textbox>
                </v:shape>
                <w10:wrap type="none"/>
                <w10:anchorlock/>
              </v:group>
            </w:pict>
          </mc:Fallback>
        </mc:AlternateContent>
      </w:r>
    </w:p>
    <w:p w14:paraId="6340771F">
      <w:pPr>
        <w:ind w:firstLine="349" w:firstLineChars="194"/>
        <w:jc w:val="center"/>
        <w:rPr>
          <w:rFonts w:hint="eastAsia" w:ascii="黑体" w:hAnsi="黑体" w:eastAsia="黑体"/>
          <w:sz w:val="18"/>
          <w:szCs w:val="18"/>
          <w:rPrChange w:id="121" w:author="zhangbs" w:date="2026-02-21T17:05:20Z">
            <w:rPr>
              <w:rFonts w:ascii="黑体" w:hAnsi="黑体" w:eastAsia="黑体"/>
              <w:szCs w:val="21"/>
            </w:rPr>
          </w:rPrChange>
        </w:rPr>
      </w:pPr>
      <w:r>
        <w:rPr>
          <w:rFonts w:hint="eastAsia" w:ascii="黑体" w:hAnsi="黑体" w:eastAsia="黑体"/>
          <w:sz w:val="18"/>
          <w:szCs w:val="18"/>
          <w:rPrChange w:id="122" w:author="zhangbs" w:date="2026-02-21T17:05:20Z">
            <w:rPr>
              <w:rFonts w:hint="eastAsia" w:ascii="黑体" w:hAnsi="黑体" w:eastAsia="黑体"/>
              <w:szCs w:val="21"/>
            </w:rPr>
          </w:rPrChange>
        </w:rPr>
        <w:t>图</w:t>
      </w:r>
      <w:r>
        <w:rPr>
          <w:rFonts w:hint="eastAsia" w:ascii="黑体" w:hAnsi="黑体" w:eastAsia="黑体"/>
          <w:sz w:val="18"/>
          <w:szCs w:val="18"/>
          <w:rPrChange w:id="123" w:author="zhangbs" w:date="2026-02-21T17:05:20Z">
            <w:rPr>
              <w:rFonts w:ascii="黑体" w:hAnsi="黑体" w:eastAsia="黑体"/>
              <w:szCs w:val="21"/>
            </w:rPr>
          </w:rPrChange>
        </w:rPr>
        <w:t>3</w:t>
      </w:r>
      <w:r>
        <w:rPr>
          <w:rFonts w:hint="eastAsia" w:ascii="黑体" w:hAnsi="黑体" w:eastAsia="黑体"/>
          <w:sz w:val="18"/>
          <w:szCs w:val="18"/>
          <w:rPrChange w:id="124" w:author="zhangbs" w:date="2026-02-21T17:05:20Z">
            <w:rPr>
              <w:rFonts w:hint="eastAsia" w:ascii="黑体" w:hAnsi="黑体" w:eastAsia="黑体"/>
              <w:szCs w:val="21"/>
            </w:rPr>
          </w:rPrChange>
        </w:rPr>
        <w:t xml:space="preserve"> 通信速率测试示意图</w:t>
      </w:r>
    </w:p>
    <w:p w14:paraId="3E5B5987">
      <w:pPr>
        <w:ind w:firstLine="407" w:firstLineChars="194"/>
        <w:rPr>
          <w:rFonts w:ascii="宋体" w:hAnsi="宋体"/>
        </w:rPr>
      </w:pPr>
      <w:r>
        <w:rPr>
          <w:rFonts w:hint="eastAsia" w:ascii="宋体" w:hAnsi="宋体"/>
        </w:rPr>
        <w:t>B</w:t>
      </w:r>
      <w:r>
        <w:rPr>
          <w:rFonts w:ascii="宋体" w:hAnsi="宋体"/>
        </w:rPr>
        <w:t>PLC</w:t>
      </w:r>
      <w:r>
        <w:rPr>
          <w:rFonts w:hint="eastAsia" w:ascii="宋体" w:hAnsi="宋体"/>
        </w:rPr>
        <w:t>通信速率测试场景，</w:t>
      </w:r>
      <w:r>
        <w:rPr>
          <w:rFonts w:ascii="宋体" w:hAnsi="宋体"/>
        </w:rPr>
        <w:t>测试主机PC启动标准通信单元和被测通信单元进入测试通信速率模式。标准通信单元按照每帧大小分别为512字节、1k</w:t>
      </w:r>
      <w:r>
        <w:rPr>
          <w:rFonts w:hint="eastAsia" w:ascii="宋体" w:hAnsi="宋体"/>
        </w:rPr>
        <w:t>字</w:t>
      </w:r>
      <w:r>
        <w:rPr>
          <w:rFonts w:ascii="宋体" w:hAnsi="宋体"/>
        </w:rPr>
        <w:t>节自动发送</w:t>
      </w:r>
      <w:r>
        <w:rPr>
          <w:rFonts w:hint="eastAsia" w:ascii="宋体" w:hAnsi="宋体"/>
        </w:rPr>
        <w:t>，被</w:t>
      </w:r>
      <w:r>
        <w:rPr>
          <w:rFonts w:ascii="宋体" w:hAnsi="宋体"/>
        </w:rPr>
        <w:t>测通信单元收到完整包自动回传</w:t>
      </w:r>
      <w:r>
        <w:rPr>
          <w:rFonts w:hint="eastAsia" w:ascii="宋体" w:hAnsi="宋体"/>
        </w:rPr>
        <w:t>；标</w:t>
      </w:r>
      <w:r>
        <w:rPr>
          <w:rFonts w:ascii="宋体" w:hAnsi="宋体"/>
        </w:rPr>
        <w:t>准通信单元收到被测通信单元回帧后</w:t>
      </w:r>
      <w:r>
        <w:rPr>
          <w:rFonts w:hint="eastAsia" w:ascii="宋体" w:hAnsi="宋体"/>
        </w:rPr>
        <w:t>，判</w:t>
      </w:r>
      <w:r>
        <w:rPr>
          <w:rFonts w:ascii="宋体" w:hAnsi="宋体"/>
        </w:rPr>
        <w:t>断与发送帧一致后</w:t>
      </w:r>
      <w:r>
        <w:rPr>
          <w:rFonts w:hint="eastAsia" w:ascii="宋体" w:hAnsi="宋体"/>
        </w:rPr>
        <w:t>，立</w:t>
      </w:r>
      <w:r>
        <w:rPr>
          <w:rFonts w:ascii="宋体" w:hAnsi="宋体"/>
        </w:rPr>
        <w:t>即发送下一帧</w:t>
      </w:r>
      <w:r>
        <w:rPr>
          <w:rFonts w:hint="eastAsia" w:ascii="宋体" w:hAnsi="宋体"/>
        </w:rPr>
        <w:t>，以</w:t>
      </w:r>
      <w:r>
        <w:rPr>
          <w:rFonts w:ascii="宋体" w:hAnsi="宋体"/>
        </w:rPr>
        <w:t>此类推</w:t>
      </w:r>
      <w:r>
        <w:rPr>
          <w:rFonts w:hint="eastAsia" w:ascii="宋体" w:hAnsi="宋体"/>
        </w:rPr>
        <w:t>，连</w:t>
      </w:r>
      <w:r>
        <w:rPr>
          <w:rFonts w:ascii="宋体" w:hAnsi="宋体"/>
        </w:rPr>
        <w:t>续测试1000帧</w:t>
      </w:r>
      <w:r>
        <w:rPr>
          <w:rFonts w:hint="eastAsia" w:ascii="宋体" w:hAnsi="宋体"/>
        </w:rPr>
        <w:t>。</w:t>
      </w:r>
      <w:r>
        <w:rPr>
          <w:rFonts w:ascii="宋体" w:hAnsi="宋体"/>
        </w:rPr>
        <w:t>标准通信单元根据回帧间隔</w:t>
      </w:r>
      <w:r>
        <w:rPr>
          <w:rFonts w:hint="eastAsia" w:ascii="宋体" w:hAnsi="宋体"/>
        </w:rPr>
        <w:t>，计</w:t>
      </w:r>
      <w:r>
        <w:rPr>
          <w:rFonts w:ascii="宋体" w:hAnsi="宋体"/>
        </w:rPr>
        <w:t>算测试时间内的平均速率</w:t>
      </w:r>
      <w:r>
        <w:rPr>
          <w:rFonts w:hint="eastAsia" w:ascii="宋体" w:hAnsi="宋体"/>
        </w:rPr>
        <w:t>，应</w:t>
      </w:r>
      <w:r>
        <w:rPr>
          <w:rFonts w:ascii="宋体" w:hAnsi="宋体"/>
        </w:rPr>
        <w:t>满足</w:t>
      </w:r>
      <w:ins w:id="125" w:author="zhangbs" w:date="2026-02-25T21:58:34Z">
        <w:r>
          <w:rPr>
            <w:rFonts w:hint="eastAsia" w:ascii="宋体" w:hAnsi="宋体"/>
          </w:rPr>
          <w:t>本标准</w:t>
        </w:r>
      </w:ins>
      <w:r>
        <w:rPr>
          <w:rFonts w:hint="eastAsia" w:ascii="宋体" w:hAnsi="宋体"/>
        </w:rPr>
        <w:t>第2部分：技术要求中</w:t>
      </w:r>
      <w:r>
        <w:rPr>
          <w:rFonts w:ascii="宋体" w:hAnsi="宋体"/>
        </w:rPr>
        <w:t>的要求。速率评价时</w:t>
      </w:r>
      <w:r>
        <w:rPr>
          <w:rFonts w:hint="eastAsia" w:ascii="宋体" w:hAnsi="宋体"/>
        </w:rPr>
        <w:t>，</w:t>
      </w:r>
      <w:r>
        <w:rPr>
          <w:rFonts w:ascii="宋体" w:hAnsi="宋体"/>
        </w:rPr>
        <w:t>去除标准及待测通信单元到主机PC间的通信时延</w:t>
      </w:r>
      <w:r>
        <w:rPr>
          <w:rFonts w:hint="eastAsia" w:ascii="宋体" w:hAnsi="宋体"/>
        </w:rPr>
        <w:t>，考</w:t>
      </w:r>
      <w:r>
        <w:rPr>
          <w:rFonts w:ascii="宋体" w:hAnsi="宋体"/>
        </w:rPr>
        <w:t>虑待测通信单元接收及处理载波报文的延时</w:t>
      </w:r>
      <w:r>
        <w:rPr>
          <w:rFonts w:hint="eastAsia" w:ascii="宋体" w:hAnsi="宋体"/>
        </w:rPr>
        <w:t>，去</w:t>
      </w:r>
      <w:r>
        <w:rPr>
          <w:rFonts w:ascii="宋体" w:hAnsi="宋体"/>
        </w:rPr>
        <w:t>除载波链路层报文的承载效率</w:t>
      </w:r>
      <w:r>
        <w:rPr>
          <w:rFonts w:hint="eastAsia" w:ascii="宋体" w:hAnsi="宋体"/>
        </w:rPr>
        <w:t>，反</w:t>
      </w:r>
      <w:r>
        <w:rPr>
          <w:rFonts w:ascii="宋体" w:hAnsi="宋体"/>
        </w:rPr>
        <w:t>映应用层报文长度在载波发送接收信道上的实际通信速率。</w:t>
      </w:r>
    </w:p>
    <w:p w14:paraId="297DF9E1">
      <w:pPr>
        <w:ind w:firstLine="407" w:firstLineChars="194"/>
        <w:rPr>
          <w:rFonts w:hint="eastAsia" w:ascii="宋体" w:hAnsi="宋体"/>
        </w:rPr>
      </w:pPr>
      <w:del w:id="126" w:author="黄博阳" w:date="2026-03-02T11:34:51Z">
        <w:commentRangeStart w:id="10"/>
        <w:r>
          <w:rPr>
            <w:rFonts w:ascii="宋体" w:hAnsi="宋体"/>
          </w:rPr>
          <w:delText>ISAC-PLC</w:delText>
        </w:r>
        <w:commentRangeEnd w:id="10"/>
      </w:del>
      <w:r>
        <w:commentReference w:id="10"/>
      </w:r>
      <w:ins w:id="127" w:author="黄博阳" w:date="2026-03-02T11:34:51Z">
        <w:r>
          <w:rPr>
            <w:rFonts w:hint="eastAsia" w:ascii="宋体" w:hAnsi="宋体"/>
            <w:lang w:eastAsia="zh-CN"/>
          </w:rPr>
          <w:t>SPLC</w:t>
        </w:r>
      </w:ins>
      <w:r>
        <w:rPr>
          <w:rFonts w:hint="eastAsia" w:ascii="宋体" w:hAnsi="宋体"/>
        </w:rPr>
        <w:t>峰值速率测试场景，</w:t>
      </w:r>
      <w:r>
        <w:rPr>
          <w:rFonts w:ascii="宋体" w:hAnsi="宋体"/>
        </w:rPr>
        <w:t>测试主机PC启动标准通信单元和被测通信单元进入测试通信速率模式。标准通信单元</w:t>
      </w:r>
      <w:r>
        <w:rPr>
          <w:rFonts w:hint="eastAsia" w:ascii="宋体" w:hAnsi="宋体"/>
        </w:rPr>
        <w:t>选择</w:t>
      </w:r>
      <w:del w:id="128" w:author="黄博阳" w:date="2026-03-02T11:34:51Z">
        <w:r>
          <w:rPr>
            <w:rFonts w:hint="eastAsia" w:ascii="宋体" w:hAnsi="宋体"/>
          </w:rPr>
          <w:delText>I</w:delText>
        </w:r>
      </w:del>
      <w:del w:id="129" w:author="黄博阳" w:date="2026-03-02T11:34:51Z">
        <w:r>
          <w:rPr>
            <w:rFonts w:ascii="宋体" w:hAnsi="宋体"/>
          </w:rPr>
          <w:delText>SAC-PLC</w:delText>
        </w:r>
      </w:del>
      <w:ins w:id="130" w:author="黄博阳" w:date="2026-03-02T11:34:51Z">
        <w:r>
          <w:rPr>
            <w:rFonts w:hint="eastAsia" w:ascii="宋体" w:hAnsi="宋体"/>
            <w:lang w:eastAsia="zh-CN"/>
          </w:rPr>
          <w:t>SPLC</w:t>
        </w:r>
      </w:ins>
      <w:r>
        <w:rPr>
          <w:rFonts w:ascii="宋体" w:hAnsi="宋体"/>
        </w:rPr>
        <w:t xml:space="preserve"> </w:t>
      </w:r>
      <w:r>
        <w:rPr>
          <w:rFonts w:hint="eastAsia" w:ascii="宋体" w:hAnsi="宋体"/>
        </w:rPr>
        <w:t>T</w:t>
      </w:r>
      <w:r>
        <w:rPr>
          <w:rFonts w:ascii="宋体" w:hAnsi="宋体"/>
        </w:rPr>
        <w:t>FPL</w:t>
      </w:r>
      <w:r>
        <w:rPr>
          <w:rFonts w:hint="eastAsia" w:ascii="宋体" w:hAnsi="宋体"/>
        </w:rPr>
        <w:t>频段3、</w:t>
      </w:r>
      <w:r>
        <w:rPr>
          <w:rFonts w:ascii="宋体" w:hAnsi="宋体"/>
        </w:rPr>
        <w:t>1</w:t>
      </w:r>
      <w:r>
        <w:rPr>
          <w:rFonts w:hint="eastAsia" w:ascii="宋体" w:hAnsi="宋体"/>
        </w:rPr>
        <w:t>流、4</w:t>
      </w:r>
      <w:r>
        <w:rPr>
          <w:rFonts w:ascii="宋体" w:hAnsi="宋体"/>
        </w:rPr>
        <w:t>PB</w:t>
      </w:r>
      <w:r>
        <w:rPr>
          <w:rFonts w:hint="eastAsia" w:ascii="宋体" w:hAnsi="宋体"/>
        </w:rPr>
        <w:t>、</w:t>
      </w:r>
      <w:r>
        <w:rPr>
          <w:rFonts w:ascii="宋体" w:hAnsi="宋体"/>
        </w:rPr>
        <w:t>TMI8</w:t>
      </w:r>
      <w:r>
        <w:rPr>
          <w:rFonts w:hint="eastAsia" w:ascii="宋体" w:hAnsi="宋体"/>
        </w:rPr>
        <w:t>的测试报文(每帧大小1k字节</w:t>
      </w:r>
      <w:r>
        <w:rPr>
          <w:rFonts w:ascii="宋体" w:hAnsi="宋体"/>
        </w:rPr>
        <w:t>)自动发送</w:t>
      </w:r>
      <w:r>
        <w:rPr>
          <w:rFonts w:hint="eastAsia" w:ascii="宋体" w:hAnsi="宋体"/>
        </w:rPr>
        <w:t>，被</w:t>
      </w:r>
      <w:r>
        <w:rPr>
          <w:rFonts w:ascii="宋体" w:hAnsi="宋体"/>
        </w:rPr>
        <w:t>测通信单元收到完整包自动回传</w:t>
      </w:r>
      <w:r>
        <w:rPr>
          <w:rFonts w:hint="eastAsia" w:ascii="宋体" w:hAnsi="宋体"/>
        </w:rPr>
        <w:t>；标</w:t>
      </w:r>
      <w:r>
        <w:rPr>
          <w:rFonts w:ascii="宋体" w:hAnsi="宋体"/>
        </w:rPr>
        <w:t>准通信单元收到被测通信单元回帧后</w:t>
      </w:r>
      <w:r>
        <w:rPr>
          <w:rFonts w:hint="eastAsia" w:ascii="宋体" w:hAnsi="宋体"/>
        </w:rPr>
        <w:t>，判</w:t>
      </w:r>
      <w:r>
        <w:rPr>
          <w:rFonts w:ascii="宋体" w:hAnsi="宋体"/>
        </w:rPr>
        <w:t>断与发送帧一致后</w:t>
      </w:r>
      <w:r>
        <w:rPr>
          <w:rFonts w:hint="eastAsia" w:ascii="宋体" w:hAnsi="宋体"/>
        </w:rPr>
        <w:t>，立</w:t>
      </w:r>
      <w:r>
        <w:rPr>
          <w:rFonts w:ascii="宋体" w:hAnsi="宋体"/>
        </w:rPr>
        <w:t>即发送下一帧</w:t>
      </w:r>
      <w:r>
        <w:rPr>
          <w:rFonts w:hint="eastAsia" w:ascii="宋体" w:hAnsi="宋体"/>
        </w:rPr>
        <w:t>，以</w:t>
      </w:r>
      <w:r>
        <w:rPr>
          <w:rFonts w:ascii="宋体" w:hAnsi="宋体"/>
        </w:rPr>
        <w:t>此类推</w:t>
      </w:r>
      <w:r>
        <w:rPr>
          <w:rFonts w:hint="eastAsia" w:ascii="宋体" w:hAnsi="宋体"/>
        </w:rPr>
        <w:t>，连</w:t>
      </w:r>
      <w:r>
        <w:rPr>
          <w:rFonts w:ascii="宋体" w:hAnsi="宋体"/>
        </w:rPr>
        <w:t>续测试1000帧</w:t>
      </w:r>
      <w:r>
        <w:rPr>
          <w:rFonts w:hint="eastAsia" w:ascii="宋体" w:hAnsi="宋体"/>
        </w:rPr>
        <w:t>。</w:t>
      </w:r>
      <w:r>
        <w:rPr>
          <w:rFonts w:ascii="宋体" w:hAnsi="宋体"/>
        </w:rPr>
        <w:t>标准通信单元根据回帧间隔</w:t>
      </w:r>
      <w:r>
        <w:rPr>
          <w:rFonts w:hint="eastAsia" w:ascii="宋体" w:hAnsi="宋体"/>
        </w:rPr>
        <w:t>，计</w:t>
      </w:r>
      <w:r>
        <w:rPr>
          <w:rFonts w:ascii="宋体" w:hAnsi="宋体"/>
        </w:rPr>
        <w:t>算测试时间内的平均速率</w:t>
      </w:r>
      <w:r>
        <w:rPr>
          <w:rFonts w:hint="eastAsia" w:ascii="宋体" w:hAnsi="宋体"/>
        </w:rPr>
        <w:t>，应</w:t>
      </w:r>
      <w:r>
        <w:rPr>
          <w:rFonts w:ascii="宋体" w:hAnsi="宋体"/>
        </w:rPr>
        <w:t>满足</w:t>
      </w:r>
      <w:r>
        <w:rPr>
          <w:rFonts w:hint="eastAsia" w:ascii="宋体" w:hAnsi="宋体"/>
        </w:rPr>
        <w:t>第2部分：技术要求中</w:t>
      </w:r>
      <w:r>
        <w:rPr>
          <w:rFonts w:ascii="宋体" w:hAnsi="宋体"/>
        </w:rPr>
        <w:t>的要求。速率评价时</w:t>
      </w:r>
      <w:r>
        <w:rPr>
          <w:rFonts w:hint="eastAsia" w:ascii="宋体" w:hAnsi="宋体"/>
        </w:rPr>
        <w:t>，</w:t>
      </w:r>
      <w:r>
        <w:rPr>
          <w:rFonts w:ascii="宋体" w:hAnsi="宋体"/>
        </w:rPr>
        <w:t>去除标准及待测通信单元到主机PC间的通信时延</w:t>
      </w:r>
      <w:r>
        <w:rPr>
          <w:rFonts w:hint="eastAsia" w:ascii="宋体" w:hAnsi="宋体"/>
        </w:rPr>
        <w:t>，考</w:t>
      </w:r>
      <w:r>
        <w:rPr>
          <w:rFonts w:ascii="宋体" w:hAnsi="宋体"/>
        </w:rPr>
        <w:t>虑待测通信单元接收及处理载波报文的延时</w:t>
      </w:r>
      <w:r>
        <w:rPr>
          <w:rFonts w:hint="eastAsia" w:ascii="宋体" w:hAnsi="宋体"/>
        </w:rPr>
        <w:t>，去</w:t>
      </w:r>
      <w:r>
        <w:rPr>
          <w:rFonts w:ascii="宋体" w:hAnsi="宋体"/>
        </w:rPr>
        <w:t>除载波链路层报文的承载效率</w:t>
      </w:r>
      <w:r>
        <w:rPr>
          <w:rFonts w:hint="eastAsia" w:ascii="宋体" w:hAnsi="宋体"/>
        </w:rPr>
        <w:t>，反</w:t>
      </w:r>
      <w:r>
        <w:rPr>
          <w:rFonts w:ascii="宋体" w:hAnsi="宋体"/>
        </w:rPr>
        <w:t>映应用层报文长度在载波发送接收信道上的实际通信速率。</w:t>
      </w:r>
    </w:p>
    <w:p w14:paraId="52E1AC19">
      <w:pPr>
        <w:pStyle w:val="7"/>
      </w:pPr>
      <w:ins w:id="131" w:author="zhangbs" w:date="2026-02-21T19:55:37Z">
        <w:commentRangeStart w:id="11"/>
        <w:r>
          <w:rPr>
            <w:rFonts w:hint="eastAsia"/>
            <w:lang w:val="en-US" w:eastAsia="zh-CN"/>
          </w:rPr>
          <w:t xml:space="preserve"> </w:t>
        </w:r>
      </w:ins>
      <w:r>
        <w:t>MIMO</w:t>
      </w:r>
      <w:commentRangeEnd w:id="11"/>
      <w:r>
        <w:commentReference w:id="11"/>
      </w:r>
      <w:r>
        <w:t>通信速率测试</w:t>
      </w:r>
    </w:p>
    <w:p w14:paraId="4C739FA7">
      <w:pPr>
        <w:ind w:firstLine="407" w:firstLineChars="194"/>
      </w:pPr>
      <w:r>
        <w:t>如图3</w:t>
      </w:r>
      <w:r>
        <w:rPr>
          <w:rFonts w:hint="eastAsia"/>
        </w:rPr>
        <w:t>，隔</w:t>
      </w:r>
      <w:r>
        <w:t>离电源供电</w:t>
      </w:r>
      <w:r>
        <w:rPr>
          <w:rFonts w:hint="eastAsia"/>
        </w:rPr>
        <w:t>，标</w:t>
      </w:r>
      <w:r>
        <w:t>准通信单元和被测通信单元</w:t>
      </w:r>
      <w:ins w:id="132" w:author="zhangbs" w:date="2026-02-25T21:59:18Z">
        <w:r>
          <w:rPr>
            <w:rFonts w:hint="eastAsia" w:ascii="宋体" w:hAnsi="宋体" w:cs="宋体"/>
          </w:rPr>
          <w:t>1:1</w:t>
        </w:r>
      </w:ins>
      <w:del w:id="133" w:author="zhangbs" w:date="2026-02-25T21:59:18Z">
        <w:r>
          <w:rPr>
            <w:rFonts w:hint="eastAsia"/>
          </w:rPr>
          <w:delText>1:1</w:delText>
        </w:r>
      </w:del>
      <w:r>
        <w:rPr>
          <w:rFonts w:hint="eastAsia"/>
        </w:rPr>
        <w:t>配</w:t>
      </w:r>
      <w:r>
        <w:t>置</w:t>
      </w:r>
      <w:r>
        <w:rPr>
          <w:rFonts w:hint="eastAsia"/>
        </w:rPr>
        <w:t>，在</w:t>
      </w:r>
      <w:r>
        <w:t>工装上正常上电工作</w:t>
      </w:r>
      <w:r>
        <w:rPr>
          <w:rFonts w:hint="eastAsia"/>
        </w:rPr>
        <w:t>，通</w:t>
      </w:r>
      <w:r>
        <w:t>过电力线可通信。</w:t>
      </w:r>
    </w:p>
    <w:p w14:paraId="27066654">
      <w:pPr>
        <w:ind w:firstLine="407" w:firstLineChars="194"/>
        <w:rPr>
          <w:rFonts w:hint="eastAsia" w:ascii="宋体" w:hAnsi="宋体"/>
        </w:rPr>
      </w:pPr>
      <w:r>
        <w:rPr>
          <w:rFonts w:ascii="宋体" w:hAnsi="宋体"/>
        </w:rPr>
        <w:t>测试主机PC启动标准通信单元和被测通信单元进入测试通信速率模式</w:t>
      </w:r>
      <w:r>
        <w:rPr>
          <w:rFonts w:hint="eastAsia" w:ascii="宋体" w:hAnsi="宋体"/>
        </w:rPr>
        <w:t>，工作频段3</w:t>
      </w:r>
      <w:r>
        <w:rPr>
          <w:rFonts w:ascii="宋体" w:hAnsi="宋体"/>
        </w:rPr>
        <w:t>。标准通信单元</w:t>
      </w:r>
      <w:r>
        <w:rPr>
          <w:rFonts w:hint="eastAsia" w:ascii="宋体" w:hAnsi="宋体"/>
        </w:rPr>
        <w:t>选择</w:t>
      </w:r>
      <w:del w:id="134" w:author="黄博阳" w:date="2026-03-02T11:34:51Z">
        <w:r>
          <w:rPr>
            <w:rFonts w:hint="eastAsia" w:ascii="宋体" w:hAnsi="宋体"/>
          </w:rPr>
          <w:delText>I</w:delText>
        </w:r>
      </w:del>
      <w:del w:id="135" w:author="黄博阳" w:date="2026-03-02T11:34:51Z">
        <w:r>
          <w:rPr>
            <w:rFonts w:ascii="宋体" w:hAnsi="宋体"/>
          </w:rPr>
          <w:delText>SAC-PLC</w:delText>
        </w:r>
      </w:del>
      <w:ins w:id="136" w:author="黄博阳" w:date="2026-03-02T11:34:51Z">
        <w:r>
          <w:rPr>
            <w:rFonts w:hint="eastAsia" w:ascii="宋体" w:hAnsi="宋体"/>
            <w:lang w:eastAsia="zh-CN"/>
          </w:rPr>
          <w:t>SPLC</w:t>
        </w:r>
      </w:ins>
      <w:r>
        <w:rPr>
          <w:rFonts w:ascii="宋体" w:hAnsi="宋体"/>
        </w:rPr>
        <w:t xml:space="preserve"> </w:t>
      </w:r>
      <w:r>
        <w:rPr>
          <w:rFonts w:hint="eastAsia" w:ascii="宋体" w:hAnsi="宋体"/>
        </w:rPr>
        <w:t>T</w:t>
      </w:r>
      <w:r>
        <w:rPr>
          <w:rFonts w:ascii="宋体" w:hAnsi="宋体"/>
        </w:rPr>
        <w:t>FPL</w:t>
      </w:r>
      <w:r>
        <w:rPr>
          <w:rFonts w:hint="eastAsia" w:ascii="宋体" w:hAnsi="宋体"/>
        </w:rPr>
        <w:t>频段3、2流、4</w:t>
      </w:r>
      <w:r>
        <w:rPr>
          <w:rFonts w:ascii="宋体" w:hAnsi="宋体"/>
        </w:rPr>
        <w:t>PB</w:t>
      </w:r>
      <w:r>
        <w:rPr>
          <w:rFonts w:hint="eastAsia" w:ascii="宋体" w:hAnsi="宋体"/>
        </w:rPr>
        <w:t>、</w:t>
      </w:r>
      <w:r>
        <w:rPr>
          <w:rFonts w:ascii="宋体" w:hAnsi="宋体"/>
        </w:rPr>
        <w:t>TMI8</w:t>
      </w:r>
      <w:r>
        <w:rPr>
          <w:rFonts w:hint="eastAsia" w:ascii="宋体" w:hAnsi="宋体"/>
        </w:rPr>
        <w:t>的测试报文(每帧大小1k字节</w:t>
      </w:r>
      <w:r>
        <w:rPr>
          <w:rFonts w:ascii="宋体" w:hAnsi="宋体"/>
        </w:rPr>
        <w:t>)自动发送</w:t>
      </w:r>
      <w:r>
        <w:rPr>
          <w:rFonts w:hint="eastAsia" w:ascii="宋体" w:hAnsi="宋体"/>
        </w:rPr>
        <w:t>，被</w:t>
      </w:r>
      <w:r>
        <w:rPr>
          <w:rFonts w:ascii="宋体" w:hAnsi="宋体"/>
        </w:rPr>
        <w:t>测通信单元收到完整包自动回传</w:t>
      </w:r>
      <w:r>
        <w:rPr>
          <w:rFonts w:hint="eastAsia" w:ascii="宋体" w:hAnsi="宋体"/>
        </w:rPr>
        <w:t>；标</w:t>
      </w:r>
      <w:r>
        <w:rPr>
          <w:rFonts w:ascii="宋体" w:hAnsi="宋体"/>
        </w:rPr>
        <w:t>准通信单元收到被测通信单元回帧后</w:t>
      </w:r>
      <w:r>
        <w:rPr>
          <w:rFonts w:hint="eastAsia" w:ascii="宋体" w:hAnsi="宋体"/>
        </w:rPr>
        <w:t>，判</w:t>
      </w:r>
      <w:r>
        <w:rPr>
          <w:rFonts w:ascii="宋体" w:hAnsi="宋体"/>
        </w:rPr>
        <w:t>断与发送帧一致后</w:t>
      </w:r>
      <w:r>
        <w:rPr>
          <w:rFonts w:hint="eastAsia" w:ascii="宋体" w:hAnsi="宋体"/>
        </w:rPr>
        <w:t>，立</w:t>
      </w:r>
      <w:r>
        <w:rPr>
          <w:rFonts w:ascii="宋体" w:hAnsi="宋体"/>
        </w:rPr>
        <w:t>即发送下一帧</w:t>
      </w:r>
      <w:r>
        <w:rPr>
          <w:rFonts w:hint="eastAsia" w:ascii="宋体" w:hAnsi="宋体"/>
        </w:rPr>
        <w:t>，以</w:t>
      </w:r>
      <w:r>
        <w:rPr>
          <w:rFonts w:ascii="宋体" w:hAnsi="宋体"/>
        </w:rPr>
        <w:t>此类推</w:t>
      </w:r>
      <w:r>
        <w:rPr>
          <w:rFonts w:hint="eastAsia" w:ascii="宋体" w:hAnsi="宋体"/>
        </w:rPr>
        <w:t>，连</w:t>
      </w:r>
      <w:r>
        <w:rPr>
          <w:rFonts w:ascii="宋体" w:hAnsi="宋体"/>
        </w:rPr>
        <w:t>续测试1000帧</w:t>
      </w:r>
      <w:r>
        <w:rPr>
          <w:rFonts w:hint="eastAsia" w:ascii="宋体" w:hAnsi="宋体"/>
        </w:rPr>
        <w:t>。</w:t>
      </w:r>
      <w:r>
        <w:rPr>
          <w:rFonts w:ascii="宋体" w:hAnsi="宋体"/>
        </w:rPr>
        <w:t>标准通信单元根据回帧间隔</w:t>
      </w:r>
      <w:r>
        <w:rPr>
          <w:rFonts w:hint="eastAsia" w:ascii="宋体" w:hAnsi="宋体"/>
        </w:rPr>
        <w:t>，计</w:t>
      </w:r>
      <w:r>
        <w:rPr>
          <w:rFonts w:ascii="宋体" w:hAnsi="宋体"/>
        </w:rPr>
        <w:t>算测试时间内的平均速率</w:t>
      </w:r>
      <w:r>
        <w:rPr>
          <w:rFonts w:hint="eastAsia" w:ascii="宋体" w:hAnsi="宋体"/>
        </w:rPr>
        <w:t>，应</w:t>
      </w:r>
      <w:r>
        <w:rPr>
          <w:rFonts w:ascii="宋体" w:hAnsi="宋体"/>
        </w:rPr>
        <w:t>满足</w:t>
      </w:r>
      <w:ins w:id="137" w:author="zhangbs" w:date="2026-02-25T21:59:28Z">
        <w:r>
          <w:rPr>
            <w:rFonts w:hint="eastAsia" w:ascii="宋体" w:hAnsi="宋体"/>
          </w:rPr>
          <w:t>本标准</w:t>
        </w:r>
      </w:ins>
      <w:r>
        <w:rPr>
          <w:rFonts w:hint="eastAsia" w:ascii="宋体" w:hAnsi="宋体"/>
        </w:rPr>
        <w:t>第2部分：技术要求中</w:t>
      </w:r>
      <w:r>
        <w:rPr>
          <w:rFonts w:ascii="宋体" w:hAnsi="宋体"/>
        </w:rPr>
        <w:t>的要求。速率评价时</w:t>
      </w:r>
      <w:r>
        <w:rPr>
          <w:rFonts w:hint="eastAsia" w:ascii="宋体" w:hAnsi="宋体"/>
        </w:rPr>
        <w:t>，</w:t>
      </w:r>
      <w:r>
        <w:rPr>
          <w:rFonts w:ascii="宋体" w:hAnsi="宋体"/>
        </w:rPr>
        <w:t>去除标准及待测通信单元到主机PC间的通信时延</w:t>
      </w:r>
      <w:r>
        <w:rPr>
          <w:rFonts w:hint="eastAsia" w:ascii="宋体" w:hAnsi="宋体"/>
        </w:rPr>
        <w:t>，考</w:t>
      </w:r>
      <w:r>
        <w:rPr>
          <w:rFonts w:ascii="宋体" w:hAnsi="宋体"/>
        </w:rPr>
        <w:t>虑待测通信单元接收及处理载波报文的延时</w:t>
      </w:r>
      <w:r>
        <w:rPr>
          <w:rFonts w:hint="eastAsia" w:ascii="宋体" w:hAnsi="宋体"/>
        </w:rPr>
        <w:t>，去</w:t>
      </w:r>
      <w:r>
        <w:rPr>
          <w:rFonts w:ascii="宋体" w:hAnsi="宋体"/>
        </w:rPr>
        <w:t>除载波链路层报文的承载效率</w:t>
      </w:r>
      <w:r>
        <w:rPr>
          <w:rFonts w:hint="eastAsia" w:ascii="宋体" w:hAnsi="宋体"/>
        </w:rPr>
        <w:t>，反</w:t>
      </w:r>
      <w:r>
        <w:rPr>
          <w:rFonts w:ascii="宋体" w:hAnsi="宋体"/>
        </w:rPr>
        <w:t>映应用层报文长度在载波发送接收信道上的实际通信速率。</w:t>
      </w:r>
    </w:p>
    <w:p w14:paraId="6036BF62">
      <w:pPr>
        <w:pStyle w:val="6"/>
        <w:tabs>
          <w:tab w:val="left" w:pos="640"/>
        </w:tabs>
      </w:pPr>
      <w:ins w:id="138" w:author="zhangbs" w:date="2026-02-21T19:55:35Z">
        <w:r>
          <w:rPr>
            <w:rFonts w:hint="eastAsia"/>
            <w:lang w:val="en-US" w:eastAsia="zh-CN"/>
          </w:rPr>
          <w:t xml:space="preserve"> </w:t>
        </w:r>
      </w:ins>
      <w:r>
        <w:rPr>
          <w:rFonts w:hint="eastAsia"/>
        </w:rPr>
        <w:t xml:space="preserve">物理层协议一致性测试 </w:t>
      </w:r>
    </w:p>
    <w:p w14:paraId="749EFD30">
      <w:pPr>
        <w:widowControl/>
        <w:jc w:val="center"/>
        <w:rPr>
          <w:rFonts w:ascii="宋体" w:hAnsi="宋体" w:cs="宋体"/>
          <w:kern w:val="0"/>
          <w:sz w:val="24"/>
        </w:rPr>
      </w:pPr>
      <w:r>
        <w:object>
          <v:shape id="_x0000_i1026" o:spt="75" type="#_x0000_t75" style="height:228.75pt;width:348pt;" o:ole="t" filled="f" o:preferrelative="t" stroked="f" coordsize="21600,21600">
            <v:path/>
            <v:fill on="f" focussize="0,0"/>
            <v:stroke on="f" joinstyle="miter"/>
            <v:imagedata r:id="rId38" o:title=""/>
            <o:lock v:ext="edit" aspectratio="f"/>
            <w10:wrap type="none"/>
            <w10:anchorlock/>
          </v:shape>
          <o:OLEObject Type="Embed" ProgID="Visio.Drawing.15" ShapeID="_x0000_i1026" DrawAspect="Content" ObjectID="_1468075726" r:id="rId37">
            <o:LockedField>false</o:LockedField>
          </o:OLEObject>
        </w:object>
      </w:r>
    </w:p>
    <w:p w14:paraId="5583F6B7">
      <w:pPr>
        <w:ind w:firstLine="349" w:firstLineChars="194"/>
        <w:jc w:val="center"/>
        <w:rPr>
          <w:rFonts w:hint="eastAsia" w:ascii="黑体" w:hAnsi="黑体" w:eastAsia="黑体"/>
          <w:sz w:val="18"/>
          <w:szCs w:val="18"/>
          <w:rPrChange w:id="139" w:author="zhangbs" w:date="2026-02-21T17:05:16Z">
            <w:rPr>
              <w:rFonts w:hint="eastAsia" w:ascii="黑体" w:hAnsi="黑体" w:eastAsia="黑体"/>
              <w:szCs w:val="21"/>
            </w:rPr>
          </w:rPrChange>
        </w:rPr>
      </w:pPr>
      <w:r>
        <w:rPr>
          <w:rFonts w:hint="eastAsia" w:ascii="黑体" w:hAnsi="黑体" w:eastAsia="黑体"/>
          <w:sz w:val="18"/>
          <w:szCs w:val="18"/>
          <w:rPrChange w:id="140" w:author="zhangbs" w:date="2026-02-21T17:05:16Z">
            <w:rPr>
              <w:rFonts w:hint="eastAsia" w:ascii="黑体" w:hAnsi="黑体" w:eastAsia="黑体"/>
              <w:szCs w:val="21"/>
            </w:rPr>
          </w:rPrChange>
        </w:rPr>
        <w:t>图4 协议一致性测试环境示意图</w:t>
      </w:r>
    </w:p>
    <w:p w14:paraId="355C7DC0">
      <w:pPr>
        <w:pStyle w:val="2"/>
        <w:jc w:val="both"/>
        <w:rPr>
          <w:sz w:val="21"/>
          <w:szCs w:val="21"/>
        </w:rPr>
      </w:pPr>
    </w:p>
    <w:p w14:paraId="7986FFD8">
      <w:pPr>
        <w:widowControl/>
        <w:jc w:val="left"/>
        <w:rPr>
          <w:rFonts w:ascii="宋体" w:hAnsi="宋体" w:cs="黑体"/>
          <w:sz w:val="18"/>
          <w:szCs w:val="18"/>
        </w:rPr>
      </w:pPr>
      <w:commentRangeStart w:id="12"/>
      <w:r>
        <w:rPr>
          <w:rFonts w:hint="eastAsia" w:ascii="宋体" w:hAnsi="宋体" w:cs="黑体"/>
          <w:sz w:val="18"/>
          <w:szCs w:val="18"/>
        </w:rPr>
        <w:t>注：STA位置说明：仓内左下角单相STA为1号位，右侧相邻的单相STA插槽为2号位，此说明适用本文档所有实验项。</w:t>
      </w:r>
    </w:p>
    <w:p w14:paraId="1F20E3AD">
      <w:pPr>
        <w:widowControl/>
        <w:ind w:firstLine="420"/>
        <w:rPr>
          <w:rFonts w:ascii="宋体" w:hAnsi="宋体" w:cs="黑体"/>
          <w:sz w:val="18"/>
          <w:szCs w:val="18"/>
        </w:rPr>
      </w:pPr>
      <w:r>
        <w:rPr>
          <w:rFonts w:hint="eastAsia" w:ascii="宋体" w:hAnsi="宋体" w:cs="黑体"/>
          <w:sz w:val="18"/>
          <w:szCs w:val="18"/>
        </w:rPr>
        <w:t>CCO位置说明：仓内左侧CCO插槽为1号位，此说明适用本文档所有实验项。</w:t>
      </w:r>
      <w:commentRangeEnd w:id="12"/>
      <w:r>
        <w:commentReference w:id="12"/>
      </w:r>
    </w:p>
    <w:p w14:paraId="17CA8CC1">
      <w:pPr>
        <w:pStyle w:val="7"/>
        <w:tabs>
          <w:tab w:val="left" w:pos="840"/>
        </w:tabs>
      </w:pPr>
      <w:ins w:id="141" w:author="zhangbs" w:date="2026-02-21T19:55:33Z">
        <w:r>
          <w:rPr>
            <w:rFonts w:hint="eastAsia"/>
            <w:lang w:val="en-US" w:eastAsia="zh-CN"/>
          </w:rPr>
          <w:t xml:space="preserve"> </w:t>
        </w:r>
      </w:ins>
      <w:r>
        <w:rPr>
          <w:rFonts w:hint="eastAsia"/>
        </w:rPr>
        <w:t>TMI4报文解析测试</w:t>
      </w:r>
    </w:p>
    <w:p w14:paraId="651A8525">
      <w:pPr>
        <w:numPr>
          <w:ilvl w:val="0"/>
          <w:numId w:val="9"/>
        </w:numPr>
        <w:rPr>
          <w:rFonts w:ascii="宋体" w:hAnsi="宋体" w:cs="黑体"/>
        </w:rPr>
      </w:pPr>
      <w:r>
        <w:rPr>
          <w:rFonts w:hint="eastAsia" w:ascii="宋体" w:hAnsi="宋体" w:cs="黑体"/>
        </w:rPr>
        <w:t>待测STA模块放置于性能/协议2号仓1号位置；</w:t>
      </w:r>
    </w:p>
    <w:p w14:paraId="28105C70">
      <w:pPr>
        <w:numPr>
          <w:ilvl w:val="0"/>
          <w:numId w:val="9"/>
        </w:numPr>
        <w:rPr>
          <w:rFonts w:ascii="宋体" w:hAnsi="宋体" w:cs="黑体"/>
        </w:rPr>
      </w:pPr>
      <w:r>
        <w:rPr>
          <w:rFonts w:hint="eastAsia" w:ascii="宋体" w:hAnsi="宋体" w:cs="黑体"/>
        </w:rPr>
        <w:t>所有设备下电</w:t>
      </w:r>
      <w:ins w:id="142" w:author="zhangbs" w:date="2026-02-21T19:42:42Z">
        <w:r>
          <w:rPr>
            <w:rFonts w:hint="eastAsia" w:ascii="宋体" w:hAnsi="宋体" w:cs="黑体"/>
            <w:lang w:eastAsia="zh-CN"/>
          </w:rPr>
          <w:t>；</w:t>
        </w:r>
      </w:ins>
    </w:p>
    <w:p w14:paraId="39BB4115">
      <w:pPr>
        <w:numPr>
          <w:ilvl w:val="0"/>
          <w:numId w:val="9"/>
        </w:numPr>
        <w:rPr>
          <w:rFonts w:ascii="宋体" w:hAnsi="宋体" w:cs="黑体"/>
        </w:rPr>
      </w:pPr>
      <w:r>
        <w:rPr>
          <w:rFonts w:hint="eastAsia" w:ascii="宋体" w:hAnsi="宋体" w:cs="黑体"/>
        </w:rPr>
        <w:t>接收机上电，设置接收机接收频段（2.5-5.7MHz、2-12MHz、0.7-3MHz）；</w:t>
      </w:r>
    </w:p>
    <w:p w14:paraId="3220202A">
      <w:pPr>
        <w:numPr>
          <w:ilvl w:val="0"/>
          <w:numId w:val="9"/>
        </w:numPr>
        <w:rPr>
          <w:rFonts w:ascii="宋体" w:hAnsi="宋体" w:cs="黑体"/>
        </w:rPr>
      </w:pPr>
      <w:r>
        <w:rPr>
          <w:rFonts w:hint="eastAsia" w:ascii="宋体" w:hAnsi="宋体" w:cs="黑体"/>
        </w:rPr>
        <w:t>发射机上电，设置发射机频段为环境频段；</w:t>
      </w:r>
    </w:p>
    <w:p w14:paraId="57ADF19C">
      <w:pPr>
        <w:numPr>
          <w:ilvl w:val="0"/>
          <w:numId w:val="9"/>
        </w:numPr>
        <w:rPr>
          <w:rFonts w:ascii="宋体" w:hAnsi="宋体" w:cs="黑体"/>
        </w:rPr>
      </w:pPr>
      <w:r>
        <w:rPr>
          <w:rFonts w:hint="eastAsia" w:ascii="宋体" w:hAnsi="宋体" w:cs="黑体"/>
        </w:rPr>
        <w:t>STA上电；</w:t>
      </w:r>
    </w:p>
    <w:p w14:paraId="17047C95">
      <w:pPr>
        <w:numPr>
          <w:ilvl w:val="0"/>
          <w:numId w:val="9"/>
        </w:numPr>
        <w:rPr>
          <w:rFonts w:ascii="宋体" w:hAnsi="宋体" w:cs="黑体"/>
        </w:rPr>
      </w:pPr>
      <w:r>
        <w:rPr>
          <w:rFonts w:hint="eastAsia" w:ascii="宋体" w:hAnsi="宋体" w:cs="黑体"/>
        </w:rPr>
        <w:t>在环境频段的所有SNID上发送进入回环测试模式报文，持续发送10s；</w:t>
      </w:r>
    </w:p>
    <w:p w14:paraId="77A176FE">
      <w:pPr>
        <w:numPr>
          <w:ilvl w:val="0"/>
          <w:numId w:val="9"/>
        </w:numPr>
        <w:rPr>
          <w:rFonts w:ascii="宋体" w:hAnsi="宋体" w:cs="黑体"/>
        </w:rPr>
      </w:pPr>
      <w:r>
        <w:rPr>
          <w:rFonts w:hint="eastAsia" w:ascii="宋体" w:hAnsi="宋体" w:cs="黑体"/>
        </w:rPr>
        <w:t>循环发送TMI为4的回环测试帧，间隔1s发送一次；</w:t>
      </w:r>
    </w:p>
    <w:p w14:paraId="6927FEB7">
      <w:pPr>
        <w:numPr>
          <w:ilvl w:val="0"/>
          <w:numId w:val="9"/>
        </w:numPr>
        <w:rPr>
          <w:rFonts w:ascii="宋体" w:hAnsi="宋体" w:cs="黑体"/>
        </w:rPr>
      </w:pPr>
      <w:r>
        <w:rPr>
          <w:rFonts w:hint="eastAsia" w:ascii="宋体" w:hAnsi="宋体" w:cs="黑体"/>
        </w:rPr>
        <w:t>接收机等待回环测试帧，若“帧载荷”（BEACON帧）或“物理块体”（SOF帧）数据完全反转则认为测试成功；</w:t>
      </w:r>
    </w:p>
    <w:p w14:paraId="56ADA72B">
      <w:pPr>
        <w:numPr>
          <w:ilvl w:val="0"/>
          <w:numId w:val="9"/>
        </w:numPr>
        <w:rPr>
          <w:rFonts w:ascii="宋体" w:hAnsi="宋体" w:cs="黑体"/>
        </w:rPr>
      </w:pPr>
      <w:r>
        <w:rPr>
          <w:rFonts w:hint="eastAsia" w:ascii="宋体" w:hAnsi="宋体" w:cs="黑体"/>
        </w:rPr>
        <w:t>重复g-h，直到60s超时；</w:t>
      </w:r>
    </w:p>
    <w:p w14:paraId="1C62E7F8">
      <w:pPr>
        <w:numPr>
          <w:ilvl w:val="0"/>
          <w:numId w:val="9"/>
        </w:numPr>
        <w:rPr>
          <w:rFonts w:ascii="宋体" w:hAnsi="宋体" w:cs="黑体"/>
        </w:rPr>
      </w:pPr>
      <w:r>
        <w:rPr>
          <w:rFonts w:hint="eastAsia" w:ascii="宋体" w:hAnsi="宋体" w:cs="黑体"/>
        </w:rPr>
        <w:t>接收机在持续时间内收到反转报文，用例成功。</w:t>
      </w:r>
    </w:p>
    <w:p w14:paraId="4A2F0CD7">
      <w:pPr>
        <w:pStyle w:val="7"/>
        <w:tabs>
          <w:tab w:val="left" w:pos="840"/>
        </w:tabs>
      </w:pPr>
      <w:ins w:id="143" w:author="zhangbs" w:date="2026-02-21T19:55:30Z">
        <w:r>
          <w:rPr>
            <w:rFonts w:hint="eastAsia"/>
            <w:lang w:val="en-US" w:eastAsia="zh-CN"/>
          </w:rPr>
          <w:t xml:space="preserve"> </w:t>
        </w:r>
      </w:ins>
      <w:r>
        <w:rPr>
          <w:rFonts w:hint="eastAsia"/>
        </w:rPr>
        <w:t>TMI9报文解析测试</w:t>
      </w:r>
    </w:p>
    <w:p w14:paraId="0203E7C8">
      <w:pPr>
        <w:numPr>
          <w:ilvl w:val="0"/>
          <w:numId w:val="10"/>
        </w:numPr>
        <w:rPr>
          <w:rFonts w:ascii="宋体" w:hAnsi="宋体" w:cs="黑体"/>
        </w:rPr>
      </w:pPr>
      <w:r>
        <w:rPr>
          <w:rFonts w:hint="eastAsia" w:ascii="宋体" w:hAnsi="宋体" w:cs="黑体"/>
        </w:rPr>
        <w:t>待测STA模块放置于性能/协议2号仓1号位置；</w:t>
      </w:r>
    </w:p>
    <w:p w14:paraId="05978712">
      <w:pPr>
        <w:numPr>
          <w:ilvl w:val="0"/>
          <w:numId w:val="10"/>
        </w:numPr>
        <w:rPr>
          <w:rFonts w:ascii="宋体" w:hAnsi="宋体" w:cs="黑体"/>
        </w:rPr>
      </w:pPr>
      <w:r>
        <w:rPr>
          <w:rFonts w:hint="eastAsia" w:ascii="宋体" w:hAnsi="宋体" w:cs="黑体"/>
        </w:rPr>
        <w:t>所有设备下电</w:t>
      </w:r>
      <w:ins w:id="144" w:author="zhangbs" w:date="2026-02-21T19:44:33Z">
        <w:r>
          <w:rPr>
            <w:rFonts w:hint="eastAsia" w:ascii="宋体" w:hAnsi="宋体" w:cs="黑体"/>
            <w:lang w:eastAsia="zh-CN"/>
          </w:rPr>
          <w:t>；</w:t>
        </w:r>
      </w:ins>
    </w:p>
    <w:p w14:paraId="267F4A1F">
      <w:pPr>
        <w:numPr>
          <w:ilvl w:val="0"/>
          <w:numId w:val="10"/>
        </w:numPr>
        <w:rPr>
          <w:rFonts w:ascii="宋体" w:hAnsi="宋体" w:cs="黑体"/>
        </w:rPr>
      </w:pPr>
      <w:r>
        <w:rPr>
          <w:rFonts w:hint="eastAsia" w:ascii="宋体" w:hAnsi="宋体" w:cs="黑体"/>
        </w:rPr>
        <w:t>接收机上电，设置接收机接收频段（2.5-5.7MHz、2-12MHz、0.7-3MHz）；</w:t>
      </w:r>
    </w:p>
    <w:p w14:paraId="65B3A90B">
      <w:pPr>
        <w:numPr>
          <w:ilvl w:val="0"/>
          <w:numId w:val="10"/>
        </w:numPr>
        <w:rPr>
          <w:rFonts w:ascii="宋体" w:hAnsi="宋体" w:cs="黑体"/>
        </w:rPr>
      </w:pPr>
      <w:r>
        <w:rPr>
          <w:rFonts w:hint="eastAsia" w:ascii="宋体" w:hAnsi="宋体" w:cs="黑体"/>
        </w:rPr>
        <w:t>发射机上电，设置发射机频段为环境频段；</w:t>
      </w:r>
    </w:p>
    <w:p w14:paraId="5B173684">
      <w:pPr>
        <w:numPr>
          <w:ilvl w:val="0"/>
          <w:numId w:val="10"/>
        </w:numPr>
        <w:rPr>
          <w:rFonts w:ascii="宋体" w:hAnsi="宋体" w:cs="黑体"/>
        </w:rPr>
      </w:pPr>
      <w:r>
        <w:rPr>
          <w:rFonts w:hint="eastAsia" w:ascii="宋体" w:hAnsi="宋体" w:cs="黑体"/>
        </w:rPr>
        <w:t>STA上电；</w:t>
      </w:r>
    </w:p>
    <w:p w14:paraId="10CD75F8">
      <w:pPr>
        <w:numPr>
          <w:ilvl w:val="0"/>
          <w:numId w:val="10"/>
        </w:numPr>
        <w:rPr>
          <w:rFonts w:ascii="宋体" w:hAnsi="宋体" w:cs="黑体"/>
        </w:rPr>
      </w:pPr>
      <w:r>
        <w:rPr>
          <w:rFonts w:hint="eastAsia" w:ascii="宋体" w:hAnsi="宋体" w:cs="黑体"/>
        </w:rPr>
        <w:t>在环境频段的所有SNID上发送进入回环测试模式报文，持续发送10s；</w:t>
      </w:r>
    </w:p>
    <w:p w14:paraId="549BCD56">
      <w:pPr>
        <w:numPr>
          <w:ilvl w:val="0"/>
          <w:numId w:val="10"/>
        </w:numPr>
        <w:rPr>
          <w:rFonts w:ascii="宋体" w:hAnsi="宋体" w:cs="黑体"/>
        </w:rPr>
      </w:pPr>
      <w:r>
        <w:rPr>
          <w:rFonts w:hint="eastAsia" w:ascii="宋体" w:hAnsi="宋体" w:cs="黑体"/>
        </w:rPr>
        <w:t>循环发送TMI为</w:t>
      </w:r>
      <w:r>
        <w:rPr>
          <w:rFonts w:ascii="宋体" w:hAnsi="宋体" w:cs="黑体"/>
        </w:rPr>
        <w:t>9</w:t>
      </w:r>
      <w:r>
        <w:rPr>
          <w:rFonts w:hint="eastAsia" w:ascii="宋体" w:hAnsi="宋体" w:cs="黑体"/>
        </w:rPr>
        <w:t>的回环测试帧，间隔1s发送一次；</w:t>
      </w:r>
    </w:p>
    <w:p w14:paraId="07CAA2FE">
      <w:pPr>
        <w:numPr>
          <w:ilvl w:val="0"/>
          <w:numId w:val="10"/>
        </w:numPr>
        <w:rPr>
          <w:rFonts w:ascii="宋体" w:hAnsi="宋体" w:cs="黑体"/>
        </w:rPr>
      </w:pPr>
      <w:r>
        <w:rPr>
          <w:rFonts w:hint="eastAsia" w:ascii="宋体" w:hAnsi="宋体" w:cs="黑体"/>
        </w:rPr>
        <w:t>接收机等待回环测试帧，若“帧载荷”（BEACON帧）或“物理块体”（SOF帧）数据完全反转则认为测试成功；</w:t>
      </w:r>
    </w:p>
    <w:p w14:paraId="0B86BBC9">
      <w:pPr>
        <w:numPr>
          <w:ilvl w:val="0"/>
          <w:numId w:val="10"/>
        </w:numPr>
        <w:rPr>
          <w:rFonts w:ascii="宋体" w:hAnsi="宋体" w:cs="黑体"/>
        </w:rPr>
      </w:pPr>
      <w:r>
        <w:rPr>
          <w:rFonts w:hint="eastAsia" w:ascii="宋体" w:hAnsi="宋体" w:cs="黑体"/>
        </w:rPr>
        <w:t>重复g-h，直到60s超时；</w:t>
      </w:r>
    </w:p>
    <w:p w14:paraId="6FD5136D">
      <w:pPr>
        <w:numPr>
          <w:ilvl w:val="0"/>
          <w:numId w:val="10"/>
        </w:numPr>
        <w:rPr>
          <w:rFonts w:ascii="宋体" w:hAnsi="宋体" w:cs="黑体"/>
        </w:rPr>
      </w:pPr>
      <w:r>
        <w:rPr>
          <w:rFonts w:hint="eastAsia" w:ascii="宋体" w:hAnsi="宋体" w:cs="黑体"/>
        </w:rPr>
        <w:t>接收机在持续时间内收到反转报文，用例成功。</w:t>
      </w:r>
    </w:p>
    <w:p w14:paraId="37E18830">
      <w:pPr>
        <w:ind w:left="708"/>
        <w:jc w:val="center"/>
        <w:rPr>
          <w:rFonts w:ascii="黑体" w:hAnsi="黑体" w:eastAsia="黑体" w:cs="黑体"/>
        </w:rPr>
      </w:pPr>
      <w:r>
        <w:object>
          <v:shape id="_x0000_i1027" o:spt="75" type="#_x0000_t75" style="height:342pt;width:278.25pt;" o:ole="t" filled="f" o:preferrelative="t" stroked="f" coordsize="21600,21600">
            <v:path/>
            <v:fill on="f" focussize="0,0"/>
            <v:stroke on="f" joinstyle="miter"/>
            <v:imagedata r:id="rId40" o:title=""/>
            <o:lock v:ext="edit" aspectratio="f"/>
            <w10:wrap type="none"/>
            <w10:anchorlock/>
          </v:shape>
          <o:OLEObject Type="Embed" ProgID="Visio.Drawing.15" ShapeID="_x0000_i1027" DrawAspect="Content" ObjectID="_1468075727" r:id="rId39">
            <o:LockedField>false</o:LockedField>
          </o:OLEObject>
        </w:object>
      </w:r>
    </w:p>
    <w:p w14:paraId="48831173">
      <w:pPr>
        <w:ind w:firstLine="349" w:firstLineChars="194"/>
        <w:jc w:val="center"/>
        <w:rPr>
          <w:rFonts w:hint="eastAsia" w:ascii="黑体" w:hAnsi="黑体" w:eastAsia="黑体"/>
          <w:sz w:val="18"/>
          <w:szCs w:val="18"/>
          <w:rPrChange w:id="145" w:author="zhangbs" w:date="2026-02-21T17:05:13Z">
            <w:rPr>
              <w:rFonts w:hint="eastAsia" w:ascii="黑体" w:hAnsi="黑体" w:eastAsia="黑体"/>
              <w:szCs w:val="21"/>
            </w:rPr>
          </w:rPrChange>
        </w:rPr>
      </w:pPr>
      <w:r>
        <w:rPr>
          <w:rFonts w:hint="eastAsia" w:ascii="黑体" w:hAnsi="黑体" w:eastAsia="黑体"/>
          <w:sz w:val="18"/>
          <w:szCs w:val="18"/>
          <w:rPrChange w:id="146" w:author="zhangbs" w:date="2026-02-21T17:05:13Z">
            <w:rPr>
              <w:rFonts w:hint="eastAsia" w:ascii="黑体" w:hAnsi="黑体" w:eastAsia="黑体"/>
              <w:szCs w:val="21"/>
            </w:rPr>
          </w:rPrChange>
        </w:rPr>
        <w:t>图</w:t>
      </w:r>
      <w:r>
        <w:rPr>
          <w:rFonts w:hint="eastAsia" w:ascii="黑体" w:hAnsi="黑体" w:eastAsia="黑体"/>
          <w:sz w:val="18"/>
          <w:szCs w:val="18"/>
          <w:rPrChange w:id="147" w:author="zhangbs" w:date="2026-02-21T17:05:13Z">
            <w:rPr>
              <w:rFonts w:ascii="黑体" w:hAnsi="黑体" w:eastAsia="黑体"/>
              <w:szCs w:val="21"/>
            </w:rPr>
          </w:rPrChange>
        </w:rPr>
        <w:t>5</w:t>
      </w:r>
      <w:r>
        <w:rPr>
          <w:rFonts w:hint="eastAsia" w:ascii="黑体" w:hAnsi="黑体" w:eastAsia="黑体"/>
          <w:sz w:val="18"/>
          <w:szCs w:val="18"/>
          <w:rPrChange w:id="148" w:author="zhangbs" w:date="2026-02-21T17:05:13Z">
            <w:rPr>
              <w:rFonts w:hint="eastAsia" w:ascii="黑体" w:hAnsi="黑体" w:eastAsia="黑体"/>
              <w:szCs w:val="21"/>
            </w:rPr>
          </w:rPrChange>
        </w:rPr>
        <w:t xml:space="preserve"> 物理层协议测试流程示意图</w:t>
      </w:r>
    </w:p>
    <w:p w14:paraId="56A63E3F">
      <w:pPr>
        <w:ind w:firstLine="407" w:firstLineChars="194"/>
        <w:rPr>
          <w:szCs w:val="21"/>
        </w:rPr>
      </w:pPr>
    </w:p>
    <w:p w14:paraId="5D6CDFAC">
      <w:pPr>
        <w:pStyle w:val="7"/>
      </w:pPr>
      <w:ins w:id="149" w:author="zhangbs" w:date="2026-02-21T19:55:26Z">
        <w:r>
          <w:rPr>
            <w:rFonts w:hint="eastAsia"/>
            <w:lang w:val="en-US" w:eastAsia="zh-CN"/>
          </w:rPr>
          <w:t xml:space="preserve"> </w:t>
        </w:r>
      </w:ins>
      <w:r>
        <w:t>TMI一致性测试</w:t>
      </w:r>
    </w:p>
    <w:p w14:paraId="012D286A">
      <w:pPr>
        <w:numPr>
          <w:ilvl w:val="0"/>
          <w:numId w:val="11"/>
        </w:numPr>
        <w:rPr>
          <w:rFonts w:ascii="宋体" w:hAnsi="宋体" w:cs="黑体"/>
        </w:rPr>
      </w:pPr>
      <w:r>
        <w:rPr>
          <w:rFonts w:hint="eastAsia" w:ascii="宋体" w:hAnsi="宋体" w:cs="黑体"/>
        </w:rPr>
        <w:t>待测模块放置于性能/协议2号仓1号位置；</w:t>
      </w:r>
    </w:p>
    <w:p w14:paraId="49A5703B">
      <w:pPr>
        <w:numPr>
          <w:ilvl w:val="0"/>
          <w:numId w:val="11"/>
        </w:numPr>
        <w:rPr>
          <w:rFonts w:ascii="宋体" w:hAnsi="宋体" w:cs="黑体"/>
        </w:rPr>
      </w:pPr>
      <w:r>
        <w:rPr>
          <w:rFonts w:hint="eastAsia" w:ascii="宋体" w:hAnsi="宋体" w:cs="黑体"/>
        </w:rPr>
        <w:t>所有设备下电</w:t>
      </w:r>
      <w:ins w:id="150" w:author="zhangbs" w:date="2026-02-21T19:44:50Z">
        <w:r>
          <w:rPr>
            <w:rFonts w:hint="eastAsia" w:ascii="宋体" w:hAnsi="宋体" w:cs="黑体"/>
            <w:lang w:eastAsia="zh-CN"/>
          </w:rPr>
          <w:t>；</w:t>
        </w:r>
      </w:ins>
    </w:p>
    <w:p w14:paraId="651D2FF4">
      <w:pPr>
        <w:numPr>
          <w:ilvl w:val="0"/>
          <w:numId w:val="11"/>
        </w:numPr>
        <w:rPr>
          <w:rFonts w:ascii="宋体" w:hAnsi="宋体" w:cs="黑体"/>
        </w:rPr>
      </w:pPr>
      <w:r>
        <w:rPr>
          <w:rFonts w:hint="eastAsia" w:ascii="宋体" w:hAnsi="宋体" w:cs="黑体"/>
        </w:rPr>
        <w:t>接收机上电，设置接收机为指定频段（2.5-5.7MHz、0.7-3MHz）；</w:t>
      </w:r>
    </w:p>
    <w:p w14:paraId="5F93F934">
      <w:pPr>
        <w:numPr>
          <w:ilvl w:val="0"/>
          <w:numId w:val="11"/>
        </w:numPr>
        <w:rPr>
          <w:rFonts w:ascii="宋体" w:hAnsi="宋体" w:cs="黑体"/>
        </w:rPr>
      </w:pPr>
      <w:r>
        <w:rPr>
          <w:rFonts w:hint="eastAsia" w:ascii="宋体" w:hAnsi="宋体" w:cs="黑体"/>
        </w:rPr>
        <w:t>发射机上电，设置发射机频段为指定频段；</w:t>
      </w:r>
    </w:p>
    <w:p w14:paraId="4EACAE7B">
      <w:pPr>
        <w:numPr>
          <w:ilvl w:val="0"/>
          <w:numId w:val="11"/>
        </w:numPr>
        <w:rPr>
          <w:rFonts w:ascii="宋体" w:hAnsi="宋体" w:cs="黑体"/>
        </w:rPr>
      </w:pPr>
      <w:r>
        <w:rPr>
          <w:rFonts w:hint="eastAsia" w:ascii="宋体" w:hAnsi="宋体" w:cs="黑体"/>
        </w:rPr>
        <w:t>待测模块上电；</w:t>
      </w:r>
    </w:p>
    <w:p w14:paraId="2E46074E">
      <w:pPr>
        <w:numPr>
          <w:ilvl w:val="0"/>
          <w:numId w:val="11"/>
        </w:numPr>
        <w:rPr>
          <w:rFonts w:ascii="宋体" w:hAnsi="宋体" w:cs="黑体"/>
        </w:rPr>
      </w:pPr>
      <w:r>
        <w:rPr>
          <w:rFonts w:hint="eastAsia" w:ascii="宋体" w:hAnsi="宋体" w:cs="黑体"/>
        </w:rPr>
        <w:t>在指定频段的所有SNID上发送进入回环测试模式报文，持续发送10s；</w:t>
      </w:r>
    </w:p>
    <w:p w14:paraId="1690DEBC">
      <w:pPr>
        <w:numPr>
          <w:ilvl w:val="0"/>
          <w:numId w:val="11"/>
        </w:numPr>
        <w:rPr>
          <w:rFonts w:ascii="宋体" w:hAnsi="宋体" w:cs="黑体"/>
        </w:rPr>
      </w:pPr>
      <w:r>
        <w:rPr>
          <w:rFonts w:hint="eastAsia" w:ascii="宋体" w:hAnsi="宋体" w:cs="黑体"/>
        </w:rPr>
        <w:t>上位机软件依次选择测试</w:t>
      </w:r>
      <w:r>
        <w:rPr>
          <w:rFonts w:ascii="宋体" w:hAnsi="宋体" w:cs="黑体"/>
        </w:rPr>
        <w:t>TMI</w:t>
      </w:r>
      <w:r>
        <w:rPr>
          <w:rFonts w:hint="eastAsia" w:ascii="宋体" w:hAnsi="宋体" w:cs="黑体"/>
        </w:rPr>
        <w:t>集合中的各T</w:t>
      </w:r>
      <w:r>
        <w:rPr>
          <w:rFonts w:ascii="宋体" w:hAnsi="宋体" w:cs="黑体"/>
        </w:rPr>
        <w:t xml:space="preserve">MI, </w:t>
      </w:r>
      <w:r>
        <w:rPr>
          <w:rFonts w:hint="eastAsia" w:ascii="宋体" w:hAnsi="宋体" w:cs="黑体"/>
        </w:rPr>
        <w:t>循环发送相应T</w:t>
      </w:r>
      <w:r>
        <w:rPr>
          <w:rFonts w:ascii="宋体" w:hAnsi="宋体" w:cs="黑体"/>
        </w:rPr>
        <w:t>MI</w:t>
      </w:r>
      <w:r>
        <w:rPr>
          <w:rFonts w:hint="eastAsia" w:ascii="宋体" w:hAnsi="宋体" w:cs="黑体"/>
        </w:rPr>
        <w:t>的回环测试帧，间隔1s发送一次；</w:t>
      </w:r>
    </w:p>
    <w:p w14:paraId="433749F7">
      <w:pPr>
        <w:numPr>
          <w:ilvl w:val="0"/>
          <w:numId w:val="11"/>
        </w:numPr>
        <w:rPr>
          <w:rFonts w:ascii="宋体" w:hAnsi="宋体" w:cs="黑体"/>
        </w:rPr>
      </w:pPr>
      <w:r>
        <w:rPr>
          <w:rFonts w:hint="eastAsia" w:ascii="宋体" w:hAnsi="宋体" w:cs="黑体"/>
        </w:rPr>
        <w:t>接收机等待回环测试帧，若“帧载荷”（BEACON帧）或“物理块体”（SOF帧）数据完全反转则认为测试成功；</w:t>
      </w:r>
    </w:p>
    <w:p w14:paraId="216D038D">
      <w:pPr>
        <w:numPr>
          <w:ilvl w:val="0"/>
          <w:numId w:val="11"/>
        </w:numPr>
        <w:rPr>
          <w:rFonts w:ascii="宋体" w:hAnsi="宋体" w:cs="黑体"/>
        </w:rPr>
      </w:pPr>
      <w:r>
        <w:rPr>
          <w:rFonts w:hint="eastAsia" w:ascii="宋体" w:hAnsi="宋体" w:cs="黑体"/>
        </w:rPr>
        <w:t>重复g-h，直到60s超时；</w:t>
      </w:r>
    </w:p>
    <w:p w14:paraId="29C7E08B">
      <w:pPr>
        <w:numPr>
          <w:ilvl w:val="0"/>
          <w:numId w:val="11"/>
        </w:numPr>
        <w:rPr>
          <w:rFonts w:hint="eastAsia" w:ascii="宋体" w:hAnsi="宋体" w:cs="黑体"/>
        </w:rPr>
      </w:pPr>
      <w:r>
        <w:rPr>
          <w:rFonts w:hint="eastAsia" w:ascii="宋体" w:hAnsi="宋体" w:cs="黑体"/>
        </w:rPr>
        <w:t>接收机在持续时间内收到反转报文，用例成功。</w:t>
      </w:r>
    </w:p>
    <w:p w14:paraId="027B6CD2">
      <w:pPr>
        <w:pStyle w:val="7"/>
      </w:pPr>
      <w:ins w:id="151" w:author="zhangbs" w:date="2026-02-21T19:55:22Z">
        <w:r>
          <w:rPr>
            <w:rFonts w:hint="eastAsia"/>
            <w:lang w:val="en-US" w:eastAsia="zh-CN"/>
          </w:rPr>
          <w:t xml:space="preserve"> </w:t>
        </w:r>
      </w:ins>
      <w:r>
        <w:rPr>
          <w:rFonts w:hint="eastAsia"/>
        </w:rPr>
        <w:t>S</w:t>
      </w:r>
      <w:r>
        <w:t xml:space="preserve">ISO </w:t>
      </w:r>
      <w:del w:id="152" w:author="zhangbs" w:date="2026-02-25T21:59:52Z">
        <w:r>
          <w:rPr>
            <w:rFonts w:hint="default"/>
            <w:lang w:val="en-US"/>
          </w:rPr>
          <w:delText>b</w:delText>
        </w:r>
      </w:del>
      <w:ins w:id="153" w:author="zhangbs" w:date="2026-02-25T21:59:53Z">
        <w:r>
          <w:rPr>
            <w:rFonts w:hint="eastAsia"/>
            <w:lang w:val="en-US" w:eastAsia="zh-CN"/>
          </w:rPr>
          <w:t>B</w:t>
        </w:r>
      </w:ins>
      <w:r>
        <w:t>itloading测试</w:t>
      </w:r>
    </w:p>
    <w:p w14:paraId="4D68627A">
      <w:pPr>
        <w:ind w:firstLine="420" w:firstLineChars="200"/>
        <w:rPr>
          <w:rFonts w:hint="eastAsia"/>
        </w:rPr>
      </w:pPr>
      <w:ins w:id="154" w:author="zhangbs" w:date="2026-02-25T22:00:15Z">
        <w:r>
          <w:rPr>
            <w:rFonts w:hint="eastAsia" w:ascii="宋体" w:hAnsi="宋体" w:cs="宋体"/>
          </w:rPr>
          <w:t>SISO Bitloading</w:t>
        </w:r>
      </w:ins>
      <w:del w:id="155" w:author="zhangbs" w:date="2026-02-25T22:00:15Z">
        <w:r>
          <w:rPr/>
          <w:delText>SISO B</w:delText>
        </w:r>
      </w:del>
      <w:del w:id="156" w:author="zhangbs" w:date="2026-02-25T22:00:15Z">
        <w:r>
          <w:rPr>
            <w:rFonts w:hint="eastAsia"/>
          </w:rPr>
          <w:delText>itloading</w:delText>
        </w:r>
      </w:del>
      <w:r>
        <w:rPr>
          <w:rFonts w:hint="eastAsia"/>
        </w:rPr>
        <w:t>接收功能应按以下步骤测试：</w:t>
      </w:r>
    </w:p>
    <w:p w14:paraId="319CC623">
      <w:pPr>
        <w:numPr>
          <w:ilvl w:val="0"/>
          <w:numId w:val="12"/>
        </w:numPr>
        <w:rPr>
          <w:rFonts w:ascii="宋体" w:hAnsi="宋体" w:cs="黑体"/>
        </w:rPr>
      </w:pPr>
      <w:r>
        <w:rPr>
          <w:rFonts w:hint="eastAsia" w:ascii="宋体" w:hAnsi="宋体" w:cs="黑体"/>
        </w:rPr>
        <w:t>待测模块放置于性能/协议2号仓1号位置；</w:t>
      </w:r>
    </w:p>
    <w:p w14:paraId="43337B09">
      <w:pPr>
        <w:numPr>
          <w:ilvl w:val="0"/>
          <w:numId w:val="12"/>
        </w:numPr>
        <w:rPr>
          <w:rFonts w:ascii="宋体" w:hAnsi="宋体" w:cs="黑体"/>
        </w:rPr>
      </w:pPr>
      <w:r>
        <w:rPr>
          <w:rFonts w:hint="eastAsia" w:ascii="宋体" w:hAnsi="宋体" w:cs="黑体"/>
        </w:rPr>
        <w:t>所有设备下电</w:t>
      </w:r>
      <w:ins w:id="157" w:author="zhangbs" w:date="2026-02-21T19:44:58Z">
        <w:r>
          <w:rPr>
            <w:rFonts w:hint="eastAsia" w:ascii="宋体" w:hAnsi="宋体" w:cs="黑体"/>
            <w:lang w:eastAsia="zh-CN"/>
          </w:rPr>
          <w:t>；</w:t>
        </w:r>
      </w:ins>
    </w:p>
    <w:p w14:paraId="09645229">
      <w:pPr>
        <w:numPr>
          <w:ilvl w:val="0"/>
          <w:numId w:val="12"/>
        </w:numPr>
        <w:rPr>
          <w:rFonts w:ascii="宋体" w:hAnsi="宋体" w:cs="黑体"/>
        </w:rPr>
      </w:pPr>
      <w:r>
        <w:rPr>
          <w:rFonts w:hint="eastAsia" w:ascii="宋体" w:hAnsi="宋体" w:cs="黑体"/>
        </w:rPr>
        <w:t>接收机上电，设置接收机为指定频段（0.7-3MHz）；</w:t>
      </w:r>
    </w:p>
    <w:p w14:paraId="63EDD998">
      <w:pPr>
        <w:numPr>
          <w:ilvl w:val="0"/>
          <w:numId w:val="12"/>
        </w:numPr>
        <w:rPr>
          <w:rFonts w:ascii="宋体" w:hAnsi="宋体" w:cs="黑体"/>
        </w:rPr>
      </w:pPr>
      <w:r>
        <w:rPr>
          <w:rFonts w:hint="eastAsia" w:ascii="宋体" w:hAnsi="宋体" w:cs="黑体"/>
        </w:rPr>
        <w:t>发射机上电，设置发射机频段为指定频段；</w:t>
      </w:r>
    </w:p>
    <w:p w14:paraId="7DCAF4B6">
      <w:pPr>
        <w:numPr>
          <w:ilvl w:val="0"/>
          <w:numId w:val="12"/>
        </w:numPr>
        <w:rPr>
          <w:rFonts w:ascii="宋体" w:hAnsi="宋体" w:cs="黑体"/>
        </w:rPr>
      </w:pPr>
      <w:r>
        <w:rPr>
          <w:rFonts w:hint="eastAsia" w:ascii="宋体" w:hAnsi="宋体" w:cs="黑体"/>
        </w:rPr>
        <w:t>设置默认衰减值，关闭信号发生器输出，待测模块上电</w:t>
      </w:r>
      <w:del w:id="158" w:author="zhangbs" w:date="2026-02-21T19:45:24Z">
        <w:r>
          <w:rPr>
            <w:rFonts w:hint="eastAsia" w:ascii="宋体" w:hAnsi="宋体" w:cs="黑体"/>
          </w:rPr>
          <w:delText>，</w:delText>
        </w:r>
      </w:del>
      <w:r>
        <w:rPr>
          <w:rFonts w:hint="eastAsia" w:ascii="宋体" w:hAnsi="宋体" w:cs="黑体"/>
        </w:rPr>
        <w:t>；</w:t>
      </w:r>
    </w:p>
    <w:p w14:paraId="51F9548A">
      <w:pPr>
        <w:numPr>
          <w:ilvl w:val="0"/>
          <w:numId w:val="12"/>
        </w:numPr>
        <w:rPr>
          <w:rFonts w:ascii="宋体" w:hAnsi="宋体" w:cs="黑体"/>
        </w:rPr>
      </w:pPr>
      <w:r>
        <w:rPr>
          <w:rFonts w:hint="eastAsia" w:ascii="宋体" w:hAnsi="宋体" w:cs="黑体"/>
        </w:rPr>
        <w:t>在指定频段上发送进入透传测试模式报文，持续发送10s；</w:t>
      </w:r>
    </w:p>
    <w:p w14:paraId="7B39AB00">
      <w:pPr>
        <w:numPr>
          <w:ilvl w:val="0"/>
          <w:numId w:val="12"/>
        </w:numPr>
        <w:rPr>
          <w:rFonts w:ascii="宋体" w:hAnsi="宋体" w:cs="黑体"/>
        </w:rPr>
      </w:pPr>
      <w:r>
        <w:rPr>
          <w:rFonts w:hint="eastAsia" w:ascii="宋体" w:hAnsi="宋体" w:cs="黑体"/>
        </w:rPr>
        <w:t>上位机软件依次选择测试Bitloading表集合中的</w:t>
      </w:r>
      <w:commentRangeStart w:id="13"/>
      <w:r>
        <w:rPr>
          <w:rFonts w:hint="eastAsia" w:ascii="宋体" w:hAnsi="宋体" w:cs="黑体"/>
        </w:rPr>
        <w:t>各</w:t>
      </w:r>
      <w:r>
        <w:rPr>
          <w:rFonts w:ascii="宋体" w:hAnsi="宋体" w:cs="黑体"/>
        </w:rPr>
        <w:t>1</w:t>
      </w:r>
      <w:r>
        <w:rPr>
          <w:rFonts w:hint="eastAsia" w:ascii="宋体" w:hAnsi="宋体" w:cs="黑体"/>
        </w:rPr>
        <w:t>流Bitlodaing表</w:t>
      </w:r>
      <w:commentRangeEnd w:id="13"/>
      <w:r>
        <w:commentReference w:id="13"/>
      </w:r>
      <w:r>
        <w:rPr>
          <w:rFonts w:ascii="宋体" w:hAnsi="宋体" w:cs="黑体"/>
        </w:rPr>
        <w:t xml:space="preserve">, </w:t>
      </w:r>
      <w:r>
        <w:rPr>
          <w:rFonts w:hint="eastAsia" w:ascii="宋体" w:hAnsi="宋体" w:cs="黑体"/>
        </w:rPr>
        <w:t>通过串口下发给发射机和待测设备；</w:t>
      </w:r>
    </w:p>
    <w:p w14:paraId="4FFCFF78">
      <w:pPr>
        <w:numPr>
          <w:ilvl w:val="0"/>
          <w:numId w:val="12"/>
        </w:numPr>
        <w:rPr>
          <w:rFonts w:ascii="宋体" w:hAnsi="宋体" w:cs="黑体"/>
        </w:rPr>
      </w:pPr>
      <w:r>
        <w:rPr>
          <w:rFonts w:hint="eastAsia" w:ascii="宋体" w:hAnsi="宋体" w:cs="黑体"/>
        </w:rPr>
        <w:t>上位机软件控制发射机循环发送T</w:t>
      </w:r>
      <w:r>
        <w:rPr>
          <w:rFonts w:ascii="宋体" w:hAnsi="宋体" w:cs="黑体"/>
        </w:rPr>
        <w:t>FPL</w:t>
      </w:r>
      <w:r>
        <w:rPr>
          <w:rFonts w:hint="eastAsia" w:ascii="宋体" w:hAnsi="宋体" w:cs="黑体"/>
        </w:rPr>
        <w:t>频段3的Bitloading测试报文</w:t>
      </w:r>
      <w:r>
        <w:rPr>
          <w:rFonts w:ascii="宋体" w:hAnsi="宋体" w:cs="黑体"/>
        </w:rPr>
        <w:t>,</w:t>
      </w:r>
      <w:r>
        <w:rPr>
          <w:rFonts w:hint="eastAsia" w:ascii="宋体" w:hAnsi="宋体" w:cs="黑体"/>
        </w:rPr>
        <w:t>间隔1s发送一次，</w:t>
      </w:r>
      <w:r>
        <w:rPr>
          <w:rFonts w:hint="eastAsia" w:ascii="Times New Roman"/>
        </w:rPr>
        <w:t>总共发送</w:t>
      </w:r>
      <w:ins w:id="159" w:author="zhangbs" w:date="2026-02-25T22:00:43Z">
        <w:r>
          <w:rPr>
            <w:rFonts w:hint="eastAsia" w:ascii="Times New Roman"/>
            <w:lang w:val="en-US" w:eastAsia="zh-CN"/>
          </w:rPr>
          <w:t>10</w:t>
        </w:r>
      </w:ins>
      <w:ins w:id="160" w:author="zhangbs" w:date="2026-02-25T22:00:44Z">
        <w:r>
          <w:rPr>
            <w:rFonts w:hint="eastAsia" w:ascii="Times New Roman"/>
            <w:lang w:val="en-US" w:eastAsia="zh-CN"/>
          </w:rPr>
          <w:t>0</w:t>
        </w:r>
      </w:ins>
      <w:del w:id="161" w:author="zhangbs" w:date="2026-02-25T22:00:42Z">
        <w:r>
          <w:rPr>
            <w:rFonts w:hint="eastAsia" w:ascii="Times New Roman"/>
          </w:rPr>
          <w:delText>1</w:delText>
        </w:r>
      </w:del>
      <w:del w:id="162" w:author="zhangbs" w:date="2026-02-25T22:00:42Z">
        <w:r>
          <w:rPr>
            <w:rFonts w:ascii="Times New Roman"/>
          </w:rPr>
          <w:delText>00</w:delText>
        </w:r>
      </w:del>
      <w:r>
        <w:rPr>
          <w:rFonts w:hint="eastAsia" w:ascii="Times New Roman"/>
        </w:rPr>
        <w:t>次</w:t>
      </w:r>
      <w:r>
        <w:rPr>
          <w:rFonts w:hint="eastAsia" w:ascii="宋体" w:hAnsi="宋体" w:cs="黑体"/>
        </w:rPr>
        <w:t>；</w:t>
      </w:r>
    </w:p>
    <w:p w14:paraId="74CA5CE2">
      <w:pPr>
        <w:numPr>
          <w:ilvl w:val="0"/>
          <w:numId w:val="12"/>
        </w:numPr>
        <w:rPr>
          <w:rFonts w:ascii="宋体" w:hAnsi="宋体" w:cs="黑体"/>
        </w:rPr>
      </w:pPr>
      <w:r>
        <w:rPr>
          <w:rFonts w:hint="eastAsia" w:ascii="宋体" w:hAnsi="宋体" w:cs="黑体"/>
        </w:rPr>
        <w:t>上位机从串口接收到被测设备透传的P</w:t>
      </w:r>
      <w:r>
        <w:rPr>
          <w:rFonts w:ascii="宋体" w:hAnsi="宋体" w:cs="黑体"/>
        </w:rPr>
        <w:t>LC</w:t>
      </w:r>
      <w:r>
        <w:rPr>
          <w:rFonts w:hint="eastAsia" w:ascii="宋体" w:hAnsi="宋体" w:cs="黑体"/>
        </w:rPr>
        <w:t>报文内容后和发送前保存的内容相比较，若内容相同，认为该报文透传成功，通信成功次数+</w:t>
      </w:r>
      <w:r>
        <w:rPr>
          <w:rFonts w:ascii="宋体" w:hAnsi="宋体" w:cs="黑体"/>
        </w:rPr>
        <w:t>1</w:t>
      </w:r>
      <w:r>
        <w:rPr>
          <w:rFonts w:hint="eastAsia" w:ascii="宋体" w:hAnsi="宋体" w:cs="黑体"/>
        </w:rPr>
        <w:t>，前后报文数据不一致，则通信成功次数不变；</w:t>
      </w:r>
    </w:p>
    <w:p w14:paraId="5FD9B5C7">
      <w:pPr>
        <w:numPr>
          <w:ilvl w:val="0"/>
          <w:numId w:val="12"/>
        </w:numPr>
        <w:rPr>
          <w:rFonts w:ascii="宋体" w:hAnsi="宋体" w:cs="黑体"/>
        </w:rPr>
      </w:pPr>
      <w:r>
        <w:rPr>
          <w:rFonts w:hint="eastAsia" w:ascii="宋体" w:hAnsi="宋体" w:cs="黑体"/>
        </w:rPr>
        <w:t>统计成功率，若成功率为小于阈值，则用例失败，若成功率大于阈值，则用例成功。</w:t>
      </w:r>
    </w:p>
    <w:p w14:paraId="150A8E1C">
      <w:pPr>
        <w:ind w:firstLine="420" w:firstLineChars="200"/>
        <w:rPr>
          <w:rFonts w:hint="eastAsia"/>
        </w:rPr>
      </w:pPr>
      <w:ins w:id="163" w:author="zhangbs" w:date="2026-02-25T22:01:00Z">
        <w:r>
          <w:rPr>
            <w:rFonts w:hint="eastAsia" w:ascii="宋体" w:hAnsi="宋体" w:cs="宋体"/>
          </w:rPr>
          <w:t>SISO Bitloading</w:t>
        </w:r>
      </w:ins>
      <w:del w:id="164" w:author="zhangbs" w:date="2026-02-25T22:01:00Z">
        <w:r>
          <w:rPr/>
          <w:delText>SISO B</w:delText>
        </w:r>
      </w:del>
      <w:del w:id="165" w:author="zhangbs" w:date="2026-02-25T22:01:00Z">
        <w:r>
          <w:rPr>
            <w:rFonts w:hint="eastAsia"/>
          </w:rPr>
          <w:delText>itloading</w:delText>
        </w:r>
      </w:del>
      <w:r>
        <w:rPr>
          <w:rFonts w:hint="eastAsia"/>
        </w:rPr>
        <w:t>发送功能应按以下步骤测试：</w:t>
      </w:r>
    </w:p>
    <w:p w14:paraId="3004DAB9">
      <w:pPr>
        <w:numPr>
          <w:ilvl w:val="0"/>
          <w:numId w:val="13"/>
        </w:numPr>
        <w:rPr>
          <w:rFonts w:ascii="宋体" w:hAnsi="宋体" w:cs="黑体"/>
        </w:rPr>
      </w:pPr>
      <w:r>
        <w:rPr>
          <w:rFonts w:hint="eastAsia" w:ascii="宋体" w:hAnsi="宋体" w:cs="黑体"/>
        </w:rPr>
        <w:t>待测模块放置于性能/协议</w:t>
      </w:r>
      <w:r>
        <w:rPr>
          <w:rFonts w:ascii="宋体" w:hAnsi="宋体" w:cs="黑体"/>
        </w:rPr>
        <w:t>1</w:t>
      </w:r>
      <w:r>
        <w:rPr>
          <w:rFonts w:hint="eastAsia" w:ascii="宋体" w:hAnsi="宋体" w:cs="黑体"/>
        </w:rPr>
        <w:t>号仓1号位置；</w:t>
      </w:r>
    </w:p>
    <w:p w14:paraId="5365DD61">
      <w:pPr>
        <w:numPr>
          <w:ilvl w:val="0"/>
          <w:numId w:val="13"/>
        </w:numPr>
        <w:rPr>
          <w:rFonts w:ascii="宋体" w:hAnsi="宋体" w:cs="黑体"/>
        </w:rPr>
      </w:pPr>
      <w:r>
        <w:rPr>
          <w:rFonts w:hint="eastAsia" w:ascii="宋体" w:hAnsi="宋体" w:cs="黑体"/>
        </w:rPr>
        <w:t>所有设备下电</w:t>
      </w:r>
    </w:p>
    <w:p w14:paraId="6B012412">
      <w:pPr>
        <w:numPr>
          <w:ilvl w:val="0"/>
          <w:numId w:val="13"/>
        </w:numPr>
        <w:rPr>
          <w:rFonts w:ascii="宋体" w:hAnsi="宋体" w:cs="黑体"/>
        </w:rPr>
      </w:pPr>
      <w:r>
        <w:rPr>
          <w:rFonts w:hint="eastAsia" w:ascii="宋体" w:hAnsi="宋体" w:cs="黑体"/>
        </w:rPr>
        <w:t>接收机上电，设置接收机为指定频段（0.7-3MHz）；</w:t>
      </w:r>
    </w:p>
    <w:p w14:paraId="4F46253F">
      <w:pPr>
        <w:numPr>
          <w:ilvl w:val="0"/>
          <w:numId w:val="13"/>
        </w:numPr>
        <w:rPr>
          <w:rFonts w:ascii="宋体" w:hAnsi="宋体" w:cs="黑体"/>
        </w:rPr>
      </w:pPr>
      <w:r>
        <w:rPr>
          <w:rFonts w:hint="eastAsia" w:ascii="宋体" w:hAnsi="宋体" w:cs="黑体"/>
        </w:rPr>
        <w:t>发射机上电，设置发射机频段为指定频段；</w:t>
      </w:r>
    </w:p>
    <w:p w14:paraId="380A4D8E">
      <w:pPr>
        <w:numPr>
          <w:ilvl w:val="0"/>
          <w:numId w:val="13"/>
        </w:numPr>
        <w:rPr>
          <w:rFonts w:ascii="宋体" w:hAnsi="宋体" w:cs="黑体"/>
        </w:rPr>
      </w:pPr>
      <w:r>
        <w:rPr>
          <w:rFonts w:hint="eastAsia" w:ascii="宋体" w:hAnsi="宋体" w:cs="黑体"/>
        </w:rPr>
        <w:t>设置默认衰减值，关闭信号发生器输出，待测模块上电；</w:t>
      </w:r>
    </w:p>
    <w:p w14:paraId="0B4A95AB">
      <w:pPr>
        <w:numPr>
          <w:ilvl w:val="0"/>
          <w:numId w:val="13"/>
        </w:numPr>
        <w:rPr>
          <w:rFonts w:ascii="宋体" w:hAnsi="宋体" w:cs="黑体"/>
        </w:rPr>
      </w:pPr>
      <w:r>
        <w:rPr>
          <w:rFonts w:hint="eastAsia" w:ascii="宋体" w:hAnsi="宋体" w:cs="黑体"/>
        </w:rPr>
        <w:t>在指定频段上发送进入透传测试模式报文，持续发送10s；</w:t>
      </w:r>
    </w:p>
    <w:p w14:paraId="50172523">
      <w:pPr>
        <w:numPr>
          <w:ilvl w:val="0"/>
          <w:numId w:val="13"/>
        </w:numPr>
        <w:rPr>
          <w:rFonts w:ascii="宋体" w:hAnsi="宋体" w:cs="黑体"/>
        </w:rPr>
      </w:pPr>
      <w:r>
        <w:rPr>
          <w:rFonts w:hint="eastAsia" w:ascii="宋体" w:hAnsi="宋体" w:cs="黑体"/>
        </w:rPr>
        <w:t>上位机软件依次选择测试Bitloading表集合中的各</w:t>
      </w:r>
      <w:r>
        <w:rPr>
          <w:rFonts w:ascii="宋体" w:hAnsi="宋体" w:cs="黑体"/>
        </w:rPr>
        <w:t>1</w:t>
      </w:r>
      <w:r>
        <w:rPr>
          <w:rFonts w:hint="eastAsia" w:ascii="宋体" w:hAnsi="宋体" w:cs="黑体"/>
        </w:rPr>
        <w:t>流Bitlodaing表</w:t>
      </w:r>
      <w:r>
        <w:rPr>
          <w:rFonts w:ascii="宋体" w:hAnsi="宋体" w:cs="黑体"/>
        </w:rPr>
        <w:t xml:space="preserve">, </w:t>
      </w:r>
      <w:r>
        <w:rPr>
          <w:rFonts w:hint="eastAsia" w:ascii="宋体" w:hAnsi="宋体" w:cs="黑体"/>
        </w:rPr>
        <w:t>通过串口下发给待测设备和接收机；</w:t>
      </w:r>
    </w:p>
    <w:p w14:paraId="1D372D77">
      <w:pPr>
        <w:numPr>
          <w:ilvl w:val="0"/>
          <w:numId w:val="13"/>
        </w:numPr>
        <w:rPr>
          <w:rFonts w:ascii="宋体" w:hAnsi="宋体" w:cs="黑体"/>
        </w:rPr>
      </w:pPr>
      <w:r>
        <w:rPr>
          <w:rFonts w:hint="eastAsia" w:ascii="宋体" w:hAnsi="宋体" w:cs="黑体"/>
        </w:rPr>
        <w:t>上位机软件控制待测设备循环发送T</w:t>
      </w:r>
      <w:r>
        <w:rPr>
          <w:rFonts w:ascii="宋体" w:hAnsi="宋体" w:cs="黑体"/>
        </w:rPr>
        <w:t>FPL</w:t>
      </w:r>
      <w:r>
        <w:rPr>
          <w:rFonts w:hint="eastAsia" w:ascii="宋体" w:hAnsi="宋体" w:cs="黑体"/>
        </w:rPr>
        <w:t>频段3的Bitloading测试报文</w:t>
      </w:r>
      <w:r>
        <w:rPr>
          <w:rFonts w:ascii="宋体" w:hAnsi="宋体" w:cs="黑体"/>
        </w:rPr>
        <w:t>,</w:t>
      </w:r>
      <w:r>
        <w:rPr>
          <w:rFonts w:hint="eastAsia" w:ascii="宋体" w:hAnsi="宋体" w:cs="黑体"/>
        </w:rPr>
        <w:t>间隔1s发送一次</w:t>
      </w:r>
      <w:r>
        <w:rPr>
          <w:rFonts w:hint="eastAsia" w:ascii="Times New Roman"/>
        </w:rPr>
        <w:t>，总共发送</w:t>
      </w:r>
      <w:del w:id="166" w:author="zhangbs" w:date="2026-02-25T22:01:10Z">
        <w:r>
          <w:rPr>
            <w:rFonts w:hint="default" w:ascii="Times New Roman"/>
            <w:lang w:val="en-US"/>
          </w:rPr>
          <w:delText>100</w:delText>
        </w:r>
      </w:del>
      <w:ins w:id="167" w:author="zhangbs" w:date="2026-02-25T22:01:10Z">
        <w:r>
          <w:rPr>
            <w:rFonts w:hint="eastAsia" w:ascii="Times New Roman"/>
            <w:lang w:val="en-US" w:eastAsia="zh-CN"/>
          </w:rPr>
          <w:t>1</w:t>
        </w:r>
      </w:ins>
      <w:ins w:id="168" w:author="zhangbs" w:date="2026-02-25T22:01:11Z">
        <w:r>
          <w:rPr>
            <w:rFonts w:hint="eastAsia" w:ascii="Times New Roman"/>
            <w:lang w:val="en-US" w:eastAsia="zh-CN"/>
          </w:rPr>
          <w:t>00</w:t>
        </w:r>
      </w:ins>
      <w:r>
        <w:rPr>
          <w:rFonts w:hint="eastAsia" w:ascii="Times New Roman"/>
        </w:rPr>
        <w:t>次</w:t>
      </w:r>
      <w:r>
        <w:rPr>
          <w:rFonts w:hint="eastAsia" w:ascii="宋体" w:hAnsi="宋体" w:cs="黑体"/>
        </w:rPr>
        <w:t>；</w:t>
      </w:r>
    </w:p>
    <w:p w14:paraId="38E8B09F">
      <w:pPr>
        <w:numPr>
          <w:ilvl w:val="0"/>
          <w:numId w:val="13"/>
        </w:numPr>
        <w:rPr>
          <w:rFonts w:ascii="宋体" w:hAnsi="宋体" w:cs="黑体"/>
        </w:rPr>
      </w:pPr>
      <w:r>
        <w:rPr>
          <w:rFonts w:hint="eastAsia" w:ascii="宋体" w:hAnsi="宋体" w:cs="黑体"/>
        </w:rPr>
        <w:t>上位机从串口接收到接收机透传的P</w:t>
      </w:r>
      <w:r>
        <w:rPr>
          <w:rFonts w:ascii="宋体" w:hAnsi="宋体" w:cs="黑体"/>
        </w:rPr>
        <w:t>LC</w:t>
      </w:r>
      <w:r>
        <w:rPr>
          <w:rFonts w:hint="eastAsia" w:ascii="宋体" w:hAnsi="宋体" w:cs="黑体"/>
        </w:rPr>
        <w:t>报文内容后和发送前保存的内容相比较，若内容相同，认为该报文发送成功，通信成功次数+</w:t>
      </w:r>
      <w:r>
        <w:rPr>
          <w:rFonts w:ascii="宋体" w:hAnsi="宋体" w:cs="黑体"/>
        </w:rPr>
        <w:t>1</w:t>
      </w:r>
      <w:r>
        <w:rPr>
          <w:rFonts w:hint="eastAsia" w:ascii="宋体" w:hAnsi="宋体" w:cs="黑体"/>
        </w:rPr>
        <w:t>，前后报文数据不一致，则通信成功次数不变；</w:t>
      </w:r>
    </w:p>
    <w:p w14:paraId="085290BA">
      <w:pPr>
        <w:numPr>
          <w:ilvl w:val="0"/>
          <w:numId w:val="13"/>
        </w:numPr>
        <w:rPr>
          <w:rFonts w:hint="eastAsia" w:ascii="宋体" w:hAnsi="宋体" w:cs="黑体"/>
        </w:rPr>
      </w:pPr>
      <w:r>
        <w:rPr>
          <w:rFonts w:hint="eastAsia" w:ascii="宋体" w:hAnsi="宋体" w:cs="黑体"/>
        </w:rPr>
        <w:t>统计成功率，若成功率为小于阈值，则用例失败，若成功率大于阈值，则用例成功。</w:t>
      </w:r>
    </w:p>
    <w:p w14:paraId="61D637DC">
      <w:pPr>
        <w:pStyle w:val="7"/>
      </w:pPr>
      <w:ins w:id="169" w:author="zhangbs" w:date="2026-02-21T19:55:19Z">
        <w:r>
          <w:rPr>
            <w:rFonts w:hint="eastAsia"/>
            <w:lang w:val="en-US" w:eastAsia="zh-CN"/>
          </w:rPr>
          <w:t xml:space="preserve"> </w:t>
        </w:r>
      </w:ins>
      <w:r>
        <w:rPr>
          <w:rFonts w:hint="eastAsia"/>
        </w:rPr>
        <w:t>MIMO</w:t>
      </w:r>
      <w:r>
        <w:t xml:space="preserve"> bitloading测试</w:t>
      </w:r>
    </w:p>
    <w:p w14:paraId="736B4E2D">
      <w:pPr>
        <w:ind w:firstLine="420" w:firstLineChars="200"/>
        <w:rPr>
          <w:rFonts w:hint="eastAsia"/>
        </w:rPr>
      </w:pPr>
      <w:ins w:id="170" w:author="zhangbs" w:date="2026-02-25T22:01:24Z">
        <w:r>
          <w:rPr>
            <w:rFonts w:hint="eastAsia" w:ascii="宋体" w:hAnsi="宋体" w:cs="宋体"/>
          </w:rPr>
          <w:t>MIMO Bitloading</w:t>
        </w:r>
      </w:ins>
      <w:del w:id="171" w:author="zhangbs" w:date="2026-02-25T22:01:24Z">
        <w:r>
          <w:rPr/>
          <w:delText>MIMO B</w:delText>
        </w:r>
      </w:del>
      <w:del w:id="172" w:author="zhangbs" w:date="2026-02-25T22:01:24Z">
        <w:r>
          <w:rPr>
            <w:rFonts w:hint="eastAsia"/>
          </w:rPr>
          <w:delText>itloading</w:delText>
        </w:r>
      </w:del>
      <w:r>
        <w:rPr>
          <w:rFonts w:hint="eastAsia"/>
        </w:rPr>
        <w:t>接收功能应按以下步骤测试：</w:t>
      </w:r>
    </w:p>
    <w:p w14:paraId="1EE0B686">
      <w:pPr>
        <w:numPr>
          <w:ilvl w:val="0"/>
          <w:numId w:val="14"/>
        </w:numPr>
        <w:rPr>
          <w:rFonts w:ascii="宋体" w:hAnsi="宋体" w:cs="黑体"/>
        </w:rPr>
      </w:pPr>
      <w:r>
        <w:rPr>
          <w:rFonts w:hint="eastAsia" w:ascii="宋体" w:hAnsi="宋体" w:cs="黑体"/>
        </w:rPr>
        <w:t>待测模块放置于性能/协议2号仓1号位置；</w:t>
      </w:r>
    </w:p>
    <w:p w14:paraId="742F1E85">
      <w:pPr>
        <w:numPr>
          <w:ilvl w:val="0"/>
          <w:numId w:val="14"/>
        </w:numPr>
        <w:rPr>
          <w:rFonts w:ascii="宋体" w:hAnsi="宋体" w:cs="黑体"/>
        </w:rPr>
      </w:pPr>
      <w:r>
        <w:rPr>
          <w:rFonts w:hint="eastAsia" w:ascii="宋体" w:hAnsi="宋体" w:cs="黑体"/>
        </w:rPr>
        <w:t>所有设备下电</w:t>
      </w:r>
      <w:ins w:id="173" w:author="zhangbs" w:date="2026-02-21T19:46:16Z">
        <w:r>
          <w:rPr>
            <w:rFonts w:hint="eastAsia" w:ascii="宋体" w:hAnsi="宋体" w:cs="黑体"/>
            <w:lang w:eastAsia="zh-CN"/>
          </w:rPr>
          <w:t>；</w:t>
        </w:r>
      </w:ins>
    </w:p>
    <w:p w14:paraId="08F4C6A5">
      <w:pPr>
        <w:numPr>
          <w:ilvl w:val="0"/>
          <w:numId w:val="14"/>
        </w:numPr>
        <w:rPr>
          <w:rFonts w:ascii="宋体" w:hAnsi="宋体" w:cs="黑体"/>
        </w:rPr>
      </w:pPr>
      <w:r>
        <w:rPr>
          <w:rFonts w:hint="eastAsia" w:ascii="宋体" w:hAnsi="宋体" w:cs="黑体"/>
        </w:rPr>
        <w:t>接收机上电，设置接收机为指定频段（0.7-3MHz）；</w:t>
      </w:r>
    </w:p>
    <w:p w14:paraId="3CD1A0A0">
      <w:pPr>
        <w:numPr>
          <w:ilvl w:val="0"/>
          <w:numId w:val="14"/>
        </w:numPr>
        <w:rPr>
          <w:rFonts w:ascii="宋体" w:hAnsi="宋体" w:cs="黑体"/>
        </w:rPr>
      </w:pPr>
      <w:r>
        <w:rPr>
          <w:rFonts w:hint="eastAsia" w:ascii="宋体" w:hAnsi="宋体" w:cs="黑体"/>
        </w:rPr>
        <w:t>发射机上电，设置发射机频段为指定频段；</w:t>
      </w:r>
    </w:p>
    <w:p w14:paraId="5E9A0DF3">
      <w:pPr>
        <w:numPr>
          <w:ilvl w:val="0"/>
          <w:numId w:val="14"/>
        </w:numPr>
        <w:rPr>
          <w:rFonts w:ascii="宋体" w:hAnsi="宋体" w:cs="黑体"/>
        </w:rPr>
      </w:pPr>
      <w:r>
        <w:rPr>
          <w:rFonts w:hint="eastAsia" w:ascii="宋体" w:hAnsi="宋体" w:cs="黑体"/>
        </w:rPr>
        <w:t>设置默认衰减值，关闭信号发生器输出，待测模块上电</w:t>
      </w:r>
      <w:del w:id="174" w:author="zhangbs" w:date="2026-02-21T19:46:19Z">
        <w:r>
          <w:rPr>
            <w:rFonts w:hint="eastAsia" w:ascii="宋体" w:hAnsi="宋体" w:cs="黑体"/>
          </w:rPr>
          <w:delText>，</w:delText>
        </w:r>
      </w:del>
      <w:r>
        <w:rPr>
          <w:rFonts w:hint="eastAsia" w:ascii="宋体" w:hAnsi="宋体" w:cs="黑体"/>
        </w:rPr>
        <w:t>；</w:t>
      </w:r>
    </w:p>
    <w:p w14:paraId="01A1BE19">
      <w:pPr>
        <w:numPr>
          <w:ilvl w:val="0"/>
          <w:numId w:val="14"/>
        </w:numPr>
        <w:rPr>
          <w:rFonts w:ascii="宋体" w:hAnsi="宋体" w:cs="黑体"/>
        </w:rPr>
      </w:pPr>
      <w:r>
        <w:rPr>
          <w:rFonts w:hint="eastAsia" w:ascii="宋体" w:hAnsi="宋体" w:cs="黑体"/>
        </w:rPr>
        <w:t>在指定频段上发送进入透传测试模式报文，持续发送10s；</w:t>
      </w:r>
    </w:p>
    <w:p w14:paraId="24FC7081">
      <w:pPr>
        <w:numPr>
          <w:ilvl w:val="0"/>
          <w:numId w:val="14"/>
        </w:numPr>
        <w:rPr>
          <w:rFonts w:ascii="宋体" w:hAnsi="宋体" w:cs="黑体"/>
        </w:rPr>
      </w:pPr>
      <w:r>
        <w:rPr>
          <w:rFonts w:hint="eastAsia" w:ascii="宋体" w:hAnsi="宋体" w:cs="黑体"/>
        </w:rPr>
        <w:t>上位机软件依次选择测试Bitloading表集合中的各个</w:t>
      </w:r>
      <w:r>
        <w:rPr>
          <w:rFonts w:ascii="宋体" w:hAnsi="宋体" w:cs="黑体"/>
        </w:rPr>
        <w:t>1</w:t>
      </w:r>
      <w:r>
        <w:rPr>
          <w:rFonts w:hint="eastAsia" w:ascii="宋体" w:hAnsi="宋体" w:cs="黑体"/>
        </w:rPr>
        <w:t>流Bitlodaing表和2流Bitloading表</w:t>
      </w:r>
      <w:r>
        <w:rPr>
          <w:rFonts w:ascii="宋体" w:hAnsi="宋体" w:cs="黑体"/>
        </w:rPr>
        <w:t xml:space="preserve">, </w:t>
      </w:r>
      <w:r>
        <w:rPr>
          <w:rFonts w:hint="eastAsia" w:ascii="宋体" w:hAnsi="宋体" w:cs="黑体"/>
        </w:rPr>
        <w:t>通过串口下发给发射机和待测设备；</w:t>
      </w:r>
    </w:p>
    <w:p w14:paraId="321FB390">
      <w:pPr>
        <w:numPr>
          <w:ilvl w:val="0"/>
          <w:numId w:val="14"/>
        </w:numPr>
        <w:rPr>
          <w:rFonts w:ascii="宋体" w:hAnsi="宋体" w:cs="黑体"/>
        </w:rPr>
      </w:pPr>
      <w:r>
        <w:rPr>
          <w:rFonts w:hint="eastAsia" w:ascii="宋体" w:hAnsi="宋体" w:cs="黑体"/>
        </w:rPr>
        <w:t>上位机软件控制发射机循环发送T</w:t>
      </w:r>
      <w:r>
        <w:rPr>
          <w:rFonts w:ascii="宋体" w:hAnsi="宋体" w:cs="黑体"/>
        </w:rPr>
        <w:t>FPL</w:t>
      </w:r>
      <w:r>
        <w:rPr>
          <w:rFonts w:hint="eastAsia" w:ascii="宋体" w:hAnsi="宋体" w:cs="黑体"/>
        </w:rPr>
        <w:t>频段3的Bitloading测试报文</w:t>
      </w:r>
      <w:r>
        <w:rPr>
          <w:rFonts w:ascii="宋体" w:hAnsi="宋体" w:cs="黑体"/>
        </w:rPr>
        <w:t>,</w:t>
      </w:r>
      <w:r>
        <w:rPr>
          <w:rFonts w:hint="eastAsia" w:ascii="宋体" w:hAnsi="宋体" w:cs="黑体"/>
        </w:rPr>
        <w:t>间隔1s发送一次</w:t>
      </w:r>
      <w:r>
        <w:rPr>
          <w:rFonts w:hint="eastAsia" w:ascii="Times New Roman"/>
        </w:rPr>
        <w:t>，总共发送</w:t>
      </w:r>
      <w:del w:id="175" w:author="zhangbs" w:date="2026-02-25T22:01:33Z">
        <w:r>
          <w:rPr>
            <w:rFonts w:hint="default" w:ascii="Times New Roman"/>
            <w:lang w:val="en-US"/>
          </w:rPr>
          <w:delText>100</w:delText>
        </w:r>
      </w:del>
      <w:ins w:id="176" w:author="zhangbs" w:date="2026-02-25T22:01:33Z">
        <w:r>
          <w:rPr>
            <w:rFonts w:hint="eastAsia" w:ascii="Times New Roman"/>
            <w:lang w:val="en-US" w:eastAsia="zh-CN"/>
          </w:rPr>
          <w:t>10</w:t>
        </w:r>
      </w:ins>
      <w:ins w:id="177" w:author="zhangbs" w:date="2026-02-25T22:01:34Z">
        <w:r>
          <w:rPr>
            <w:rFonts w:hint="eastAsia" w:ascii="Times New Roman"/>
            <w:lang w:val="en-US" w:eastAsia="zh-CN"/>
          </w:rPr>
          <w:t>0</w:t>
        </w:r>
      </w:ins>
      <w:r>
        <w:rPr>
          <w:rFonts w:hint="eastAsia" w:ascii="Times New Roman"/>
        </w:rPr>
        <w:t>次</w:t>
      </w:r>
      <w:r>
        <w:rPr>
          <w:rFonts w:hint="eastAsia" w:ascii="宋体" w:hAnsi="宋体" w:cs="黑体"/>
        </w:rPr>
        <w:t>；</w:t>
      </w:r>
    </w:p>
    <w:p w14:paraId="57272792">
      <w:pPr>
        <w:numPr>
          <w:ilvl w:val="0"/>
          <w:numId w:val="14"/>
        </w:numPr>
        <w:rPr>
          <w:rFonts w:ascii="宋体" w:hAnsi="宋体" w:cs="黑体"/>
        </w:rPr>
      </w:pPr>
      <w:r>
        <w:rPr>
          <w:rFonts w:hint="eastAsia" w:ascii="宋体" w:hAnsi="宋体" w:cs="黑体"/>
        </w:rPr>
        <w:t>上位机从串口接收到被测设备透传的P</w:t>
      </w:r>
      <w:r>
        <w:rPr>
          <w:rFonts w:ascii="宋体" w:hAnsi="宋体" w:cs="黑体"/>
        </w:rPr>
        <w:t>LC</w:t>
      </w:r>
      <w:r>
        <w:rPr>
          <w:rFonts w:hint="eastAsia" w:ascii="宋体" w:hAnsi="宋体" w:cs="黑体"/>
        </w:rPr>
        <w:t>报文内容后和发送前保存的内容相比较，若内容相同，认为该报文透传成功，通信成功次数+</w:t>
      </w:r>
      <w:r>
        <w:rPr>
          <w:rFonts w:ascii="宋体" w:hAnsi="宋体" w:cs="黑体"/>
        </w:rPr>
        <w:t>1</w:t>
      </w:r>
      <w:r>
        <w:rPr>
          <w:rFonts w:hint="eastAsia" w:ascii="宋体" w:hAnsi="宋体" w:cs="黑体"/>
        </w:rPr>
        <w:t>，前后报文数据不一致，则通信成功次数不变；</w:t>
      </w:r>
    </w:p>
    <w:p w14:paraId="4F5EB069">
      <w:pPr>
        <w:numPr>
          <w:ilvl w:val="0"/>
          <w:numId w:val="14"/>
        </w:numPr>
        <w:rPr>
          <w:rFonts w:ascii="宋体" w:hAnsi="宋体" w:cs="黑体"/>
        </w:rPr>
      </w:pPr>
      <w:r>
        <w:rPr>
          <w:rFonts w:hint="eastAsia" w:ascii="宋体" w:hAnsi="宋体" w:cs="黑体"/>
        </w:rPr>
        <w:t>统计成功率，若成功率为小于阈值，则用例失败，若成功率大于阈值，则用例成功。</w:t>
      </w:r>
    </w:p>
    <w:p w14:paraId="5A066048">
      <w:pPr>
        <w:ind w:firstLine="420" w:firstLineChars="200"/>
        <w:rPr>
          <w:rFonts w:hint="eastAsia"/>
        </w:rPr>
      </w:pPr>
      <w:ins w:id="178" w:author="zhangbs" w:date="2026-02-25T22:01:40Z">
        <w:r>
          <w:rPr>
            <w:rFonts w:hint="eastAsia" w:ascii="宋体" w:hAnsi="宋体" w:cs="宋体"/>
          </w:rPr>
          <w:t>MIMO Bitloading</w:t>
        </w:r>
      </w:ins>
      <w:del w:id="179" w:author="zhangbs" w:date="2026-02-25T22:01:40Z">
        <w:r>
          <w:rPr/>
          <w:delText>MIMO B</w:delText>
        </w:r>
      </w:del>
      <w:del w:id="180" w:author="zhangbs" w:date="2026-02-25T22:01:40Z">
        <w:r>
          <w:rPr>
            <w:rFonts w:hint="eastAsia"/>
          </w:rPr>
          <w:delText>itloading</w:delText>
        </w:r>
      </w:del>
      <w:r>
        <w:rPr>
          <w:rFonts w:hint="eastAsia"/>
        </w:rPr>
        <w:t>发送功能应按以下步骤测试：</w:t>
      </w:r>
    </w:p>
    <w:p w14:paraId="3806DE81">
      <w:pPr>
        <w:numPr>
          <w:ilvl w:val="0"/>
          <w:numId w:val="15"/>
        </w:numPr>
        <w:rPr>
          <w:rFonts w:ascii="宋体" w:hAnsi="宋体" w:cs="黑体"/>
        </w:rPr>
      </w:pPr>
      <w:r>
        <w:rPr>
          <w:rFonts w:hint="eastAsia" w:ascii="宋体" w:hAnsi="宋体" w:cs="黑体"/>
        </w:rPr>
        <w:t>待测模块放置于性能/协议</w:t>
      </w:r>
      <w:r>
        <w:rPr>
          <w:rFonts w:ascii="宋体" w:hAnsi="宋体" w:cs="黑体"/>
        </w:rPr>
        <w:t>1</w:t>
      </w:r>
      <w:r>
        <w:rPr>
          <w:rFonts w:hint="eastAsia" w:ascii="宋体" w:hAnsi="宋体" w:cs="黑体"/>
        </w:rPr>
        <w:t>号仓1号位置；</w:t>
      </w:r>
    </w:p>
    <w:p w14:paraId="4BDCE60F">
      <w:pPr>
        <w:numPr>
          <w:ilvl w:val="0"/>
          <w:numId w:val="15"/>
        </w:numPr>
        <w:rPr>
          <w:rFonts w:ascii="宋体" w:hAnsi="宋体" w:cs="黑体"/>
        </w:rPr>
      </w:pPr>
      <w:r>
        <w:rPr>
          <w:rFonts w:hint="eastAsia" w:ascii="宋体" w:hAnsi="宋体" w:cs="黑体"/>
        </w:rPr>
        <w:t>所有设备下电；</w:t>
      </w:r>
    </w:p>
    <w:p w14:paraId="35B9B178">
      <w:pPr>
        <w:numPr>
          <w:ilvl w:val="0"/>
          <w:numId w:val="15"/>
        </w:numPr>
        <w:rPr>
          <w:rFonts w:ascii="宋体" w:hAnsi="宋体" w:cs="黑体"/>
        </w:rPr>
      </w:pPr>
      <w:r>
        <w:rPr>
          <w:rFonts w:hint="eastAsia" w:ascii="宋体" w:hAnsi="宋体" w:cs="黑体"/>
        </w:rPr>
        <w:t>接收机上电，设置接收机为指定频段（0.7-3MHz）；</w:t>
      </w:r>
    </w:p>
    <w:p w14:paraId="2D8FF3EB">
      <w:pPr>
        <w:numPr>
          <w:ilvl w:val="0"/>
          <w:numId w:val="15"/>
        </w:numPr>
        <w:rPr>
          <w:rFonts w:ascii="宋体" w:hAnsi="宋体" w:cs="黑体"/>
        </w:rPr>
      </w:pPr>
      <w:r>
        <w:rPr>
          <w:rFonts w:hint="eastAsia" w:ascii="宋体" w:hAnsi="宋体" w:cs="黑体"/>
        </w:rPr>
        <w:t>发射机上电，设置发射机频段为指定频段；</w:t>
      </w:r>
    </w:p>
    <w:p w14:paraId="2556D97D">
      <w:pPr>
        <w:numPr>
          <w:ilvl w:val="0"/>
          <w:numId w:val="15"/>
        </w:numPr>
        <w:rPr>
          <w:rFonts w:ascii="宋体" w:hAnsi="宋体" w:cs="黑体"/>
        </w:rPr>
      </w:pPr>
      <w:r>
        <w:rPr>
          <w:rFonts w:hint="eastAsia" w:ascii="宋体" w:hAnsi="宋体" w:cs="黑体"/>
        </w:rPr>
        <w:t>设置默认衰减值，关闭信号发生器输出，待测模块上电；</w:t>
      </w:r>
    </w:p>
    <w:p w14:paraId="25973063">
      <w:pPr>
        <w:numPr>
          <w:ilvl w:val="0"/>
          <w:numId w:val="15"/>
        </w:numPr>
        <w:rPr>
          <w:rFonts w:ascii="宋体" w:hAnsi="宋体" w:cs="黑体"/>
        </w:rPr>
      </w:pPr>
      <w:r>
        <w:rPr>
          <w:rFonts w:hint="eastAsia" w:ascii="宋体" w:hAnsi="宋体" w:cs="黑体"/>
        </w:rPr>
        <w:t>在指定频段上发送进入透传测试模式报文，持续发送10s；</w:t>
      </w:r>
    </w:p>
    <w:p w14:paraId="4E23CE38">
      <w:pPr>
        <w:numPr>
          <w:ilvl w:val="0"/>
          <w:numId w:val="15"/>
        </w:numPr>
        <w:rPr>
          <w:rFonts w:ascii="宋体" w:hAnsi="宋体" w:cs="黑体"/>
        </w:rPr>
      </w:pPr>
      <w:r>
        <w:rPr>
          <w:rFonts w:hint="eastAsia" w:ascii="宋体" w:hAnsi="宋体" w:cs="黑体"/>
        </w:rPr>
        <w:t>上位机软件依次选择测试Bitloading表集合中的各个</w:t>
      </w:r>
      <w:r>
        <w:rPr>
          <w:rFonts w:ascii="宋体" w:hAnsi="宋体" w:cs="黑体"/>
        </w:rPr>
        <w:t>1</w:t>
      </w:r>
      <w:r>
        <w:rPr>
          <w:rFonts w:hint="eastAsia" w:ascii="宋体" w:hAnsi="宋体" w:cs="黑体"/>
        </w:rPr>
        <w:t>流Bitlodaing表和2流Bitloading表</w:t>
      </w:r>
      <w:r>
        <w:rPr>
          <w:rFonts w:ascii="宋体" w:hAnsi="宋体" w:cs="黑体"/>
        </w:rPr>
        <w:t xml:space="preserve">, </w:t>
      </w:r>
      <w:r>
        <w:rPr>
          <w:rFonts w:hint="eastAsia" w:ascii="宋体" w:hAnsi="宋体" w:cs="黑体"/>
        </w:rPr>
        <w:t>通过串口下发给待测设备和接收机；</w:t>
      </w:r>
    </w:p>
    <w:p w14:paraId="4A899736">
      <w:pPr>
        <w:numPr>
          <w:ilvl w:val="0"/>
          <w:numId w:val="15"/>
        </w:numPr>
        <w:rPr>
          <w:rFonts w:ascii="宋体" w:hAnsi="宋体" w:cs="黑体"/>
        </w:rPr>
      </w:pPr>
      <w:r>
        <w:rPr>
          <w:rFonts w:hint="eastAsia" w:ascii="宋体" w:hAnsi="宋体" w:cs="黑体"/>
        </w:rPr>
        <w:t>上位机软件控制待测设备循环发送T</w:t>
      </w:r>
      <w:r>
        <w:rPr>
          <w:rFonts w:ascii="宋体" w:hAnsi="宋体" w:cs="黑体"/>
        </w:rPr>
        <w:t>FPL</w:t>
      </w:r>
      <w:r>
        <w:rPr>
          <w:rFonts w:hint="eastAsia" w:ascii="宋体" w:hAnsi="宋体" w:cs="黑体"/>
        </w:rPr>
        <w:t>频段3的Bitloading测试报文</w:t>
      </w:r>
      <w:r>
        <w:rPr>
          <w:rFonts w:ascii="宋体" w:hAnsi="宋体" w:cs="黑体"/>
        </w:rPr>
        <w:t>,</w:t>
      </w:r>
      <w:r>
        <w:rPr>
          <w:rFonts w:hint="eastAsia" w:ascii="宋体" w:hAnsi="宋体" w:cs="黑体"/>
        </w:rPr>
        <w:t>间隔1s发送一次</w:t>
      </w:r>
      <w:r>
        <w:rPr>
          <w:rFonts w:hint="eastAsia" w:ascii="Times New Roman"/>
        </w:rPr>
        <w:t>，总共发送</w:t>
      </w:r>
      <w:del w:id="181" w:author="zhangbs" w:date="2026-02-25T22:01:59Z">
        <w:r>
          <w:rPr>
            <w:rFonts w:hint="default" w:ascii="Times New Roman"/>
            <w:lang w:val="en-US"/>
          </w:rPr>
          <w:delText>100</w:delText>
        </w:r>
      </w:del>
      <w:ins w:id="182" w:author="zhangbs" w:date="2026-02-25T22:01:59Z">
        <w:r>
          <w:rPr>
            <w:rFonts w:hint="eastAsia" w:ascii="Times New Roman"/>
            <w:lang w:val="en-US" w:eastAsia="zh-CN"/>
          </w:rPr>
          <w:t>1</w:t>
        </w:r>
      </w:ins>
      <w:ins w:id="183" w:author="zhangbs" w:date="2026-02-25T22:02:00Z">
        <w:r>
          <w:rPr>
            <w:rFonts w:hint="eastAsia" w:ascii="Times New Roman"/>
            <w:lang w:val="en-US" w:eastAsia="zh-CN"/>
          </w:rPr>
          <w:t>00</w:t>
        </w:r>
      </w:ins>
      <w:r>
        <w:rPr>
          <w:rFonts w:hint="eastAsia" w:ascii="Times New Roman"/>
        </w:rPr>
        <w:t>次</w:t>
      </w:r>
      <w:r>
        <w:rPr>
          <w:rFonts w:hint="eastAsia" w:ascii="宋体" w:hAnsi="宋体" w:cs="黑体"/>
        </w:rPr>
        <w:t>；</w:t>
      </w:r>
    </w:p>
    <w:p w14:paraId="1BF96BF4">
      <w:pPr>
        <w:numPr>
          <w:ilvl w:val="0"/>
          <w:numId w:val="15"/>
        </w:numPr>
        <w:rPr>
          <w:rFonts w:ascii="宋体" w:hAnsi="宋体" w:cs="黑体"/>
        </w:rPr>
      </w:pPr>
      <w:r>
        <w:rPr>
          <w:rFonts w:hint="eastAsia" w:ascii="宋体" w:hAnsi="宋体" w:cs="黑体"/>
        </w:rPr>
        <w:t>上位机从串口接收到接收机透传的P</w:t>
      </w:r>
      <w:r>
        <w:rPr>
          <w:rFonts w:ascii="宋体" w:hAnsi="宋体" w:cs="黑体"/>
        </w:rPr>
        <w:t>LC</w:t>
      </w:r>
      <w:r>
        <w:rPr>
          <w:rFonts w:hint="eastAsia" w:ascii="宋体" w:hAnsi="宋体" w:cs="黑体"/>
        </w:rPr>
        <w:t>报文内容后和发送前保存的内容相比较，若内容相同，认为该报文发送成功，通信成功次数+</w:t>
      </w:r>
      <w:r>
        <w:rPr>
          <w:rFonts w:ascii="宋体" w:hAnsi="宋体" w:cs="黑体"/>
        </w:rPr>
        <w:t>1</w:t>
      </w:r>
      <w:r>
        <w:rPr>
          <w:rFonts w:hint="eastAsia" w:ascii="宋体" w:hAnsi="宋体" w:cs="黑体"/>
        </w:rPr>
        <w:t>，前后报文数据不一致，则通信成功次数不变；</w:t>
      </w:r>
    </w:p>
    <w:p w14:paraId="382F56F8">
      <w:pPr>
        <w:numPr>
          <w:ilvl w:val="0"/>
          <w:numId w:val="15"/>
        </w:numPr>
        <w:rPr>
          <w:rFonts w:hint="eastAsia" w:ascii="宋体" w:hAnsi="宋体" w:cs="黑体"/>
        </w:rPr>
      </w:pPr>
      <w:r>
        <w:rPr>
          <w:rFonts w:hint="eastAsia" w:ascii="宋体" w:hAnsi="宋体" w:cs="黑体"/>
        </w:rPr>
        <w:t>统计成功率，若成功率为小于阈值，则用例失败，若成功率大于阈值，则用例成功。</w:t>
      </w:r>
    </w:p>
    <w:p w14:paraId="70327A1C">
      <w:pPr>
        <w:pStyle w:val="7"/>
      </w:pPr>
      <w:ins w:id="184" w:author="zhangbs" w:date="2026-02-21T19:55:13Z">
        <w:r>
          <w:rPr>
            <w:rFonts w:hint="eastAsia"/>
            <w:lang w:val="en-US" w:eastAsia="zh-CN"/>
          </w:rPr>
          <w:t xml:space="preserve"> </w:t>
        </w:r>
      </w:ins>
      <w:r>
        <w:t>MIMO空间映射测试</w:t>
      </w:r>
    </w:p>
    <w:p w14:paraId="7F1AFF4D">
      <w:pPr>
        <w:ind w:firstLine="420" w:firstLineChars="200"/>
      </w:pPr>
      <w:ins w:id="185" w:author="zhangbs" w:date="2026-02-25T22:02:10Z">
        <w:r>
          <w:rPr>
            <w:rFonts w:hint="eastAsia" w:ascii="宋体" w:hAnsi="宋体" w:cs="宋体"/>
          </w:rPr>
          <w:t>MIMO</w:t>
        </w:r>
      </w:ins>
      <w:del w:id="186" w:author="zhangbs" w:date="2026-02-25T22:02:10Z">
        <w:r>
          <w:rPr/>
          <w:delText>MIMO</w:delText>
        </w:r>
      </w:del>
      <w:r>
        <w:rPr>
          <w:rFonts w:hint="eastAsia"/>
        </w:rPr>
        <w:t>分集模式映射功能应按以下步骤测试：</w:t>
      </w:r>
    </w:p>
    <w:p w14:paraId="1EEA2839">
      <w:pPr>
        <w:numPr>
          <w:ilvl w:val="0"/>
          <w:numId w:val="16"/>
        </w:numPr>
        <w:rPr>
          <w:rFonts w:ascii="宋体" w:hAnsi="宋体" w:cs="黑体"/>
        </w:rPr>
      </w:pPr>
      <w:r>
        <w:rPr>
          <w:rFonts w:hint="eastAsia" w:ascii="宋体" w:hAnsi="宋体" w:cs="黑体"/>
        </w:rPr>
        <w:t>待测模块放置于性能/协议</w:t>
      </w:r>
      <w:r>
        <w:rPr>
          <w:rFonts w:ascii="宋体" w:hAnsi="宋体" w:cs="黑体"/>
        </w:rPr>
        <w:t>1</w:t>
      </w:r>
      <w:r>
        <w:rPr>
          <w:rFonts w:hint="eastAsia" w:ascii="宋体" w:hAnsi="宋体" w:cs="黑体"/>
        </w:rPr>
        <w:t>号仓1号位置；</w:t>
      </w:r>
    </w:p>
    <w:p w14:paraId="2FBAF3BA">
      <w:pPr>
        <w:numPr>
          <w:ilvl w:val="0"/>
          <w:numId w:val="16"/>
        </w:numPr>
        <w:rPr>
          <w:rFonts w:ascii="宋体" w:hAnsi="宋体" w:cs="黑体"/>
        </w:rPr>
      </w:pPr>
      <w:r>
        <w:rPr>
          <w:rFonts w:hint="eastAsia" w:ascii="宋体" w:hAnsi="宋体" w:cs="黑体"/>
        </w:rPr>
        <w:t>所有设备下电</w:t>
      </w:r>
      <w:ins w:id="187" w:author="zhangbs" w:date="2026-02-21T19:46:56Z">
        <w:r>
          <w:rPr>
            <w:rFonts w:hint="eastAsia" w:ascii="宋体" w:hAnsi="宋体" w:cs="黑体"/>
            <w:lang w:eastAsia="zh-CN"/>
          </w:rPr>
          <w:t>；</w:t>
        </w:r>
      </w:ins>
    </w:p>
    <w:p w14:paraId="09F25BDA">
      <w:pPr>
        <w:numPr>
          <w:ilvl w:val="0"/>
          <w:numId w:val="16"/>
        </w:numPr>
        <w:rPr>
          <w:rFonts w:ascii="宋体" w:hAnsi="宋体" w:cs="黑体"/>
        </w:rPr>
      </w:pPr>
      <w:r>
        <w:rPr>
          <w:rFonts w:hint="eastAsia" w:ascii="宋体" w:hAnsi="宋体" w:cs="黑体"/>
        </w:rPr>
        <w:t>接收机上电，设置接收机为指定频段（0.7-3MHz）；</w:t>
      </w:r>
    </w:p>
    <w:p w14:paraId="5BE0727C">
      <w:pPr>
        <w:numPr>
          <w:ilvl w:val="0"/>
          <w:numId w:val="16"/>
        </w:numPr>
        <w:rPr>
          <w:rFonts w:ascii="宋体" w:hAnsi="宋体" w:cs="黑体"/>
        </w:rPr>
      </w:pPr>
      <w:r>
        <w:rPr>
          <w:rFonts w:hint="eastAsia" w:ascii="宋体" w:hAnsi="宋体" w:cs="黑体"/>
        </w:rPr>
        <w:t>发射机上电，设置发射机频段为指定频段；</w:t>
      </w:r>
    </w:p>
    <w:p w14:paraId="574E2D15">
      <w:pPr>
        <w:numPr>
          <w:ilvl w:val="0"/>
          <w:numId w:val="16"/>
        </w:numPr>
        <w:rPr>
          <w:rFonts w:ascii="宋体" w:hAnsi="宋体" w:cs="黑体"/>
        </w:rPr>
      </w:pPr>
      <w:r>
        <w:rPr>
          <w:rFonts w:hint="eastAsia" w:ascii="宋体" w:hAnsi="宋体" w:cs="黑体"/>
        </w:rPr>
        <w:t>设置默认衰减值，关闭信号发生器输出，待测模块上电；</w:t>
      </w:r>
    </w:p>
    <w:p w14:paraId="31B6CE56">
      <w:pPr>
        <w:numPr>
          <w:ilvl w:val="0"/>
          <w:numId w:val="16"/>
        </w:numPr>
        <w:rPr>
          <w:rFonts w:ascii="宋体" w:hAnsi="宋体" w:cs="黑体"/>
        </w:rPr>
      </w:pPr>
      <w:r>
        <w:rPr>
          <w:rFonts w:hint="eastAsia" w:ascii="宋体" w:hAnsi="宋体" w:cs="黑体"/>
        </w:rPr>
        <w:t>在指定频段上发送进入透传测试模式报文，持续发送10s；</w:t>
      </w:r>
    </w:p>
    <w:p w14:paraId="735D1815">
      <w:pPr>
        <w:numPr>
          <w:ilvl w:val="0"/>
          <w:numId w:val="16"/>
        </w:numPr>
        <w:rPr>
          <w:rFonts w:ascii="宋体" w:hAnsi="宋体" w:cs="黑体"/>
        </w:rPr>
      </w:pPr>
      <w:r>
        <w:rPr>
          <w:rFonts w:hint="eastAsia" w:ascii="宋体" w:hAnsi="宋体" w:cs="黑体"/>
        </w:rPr>
        <w:t>上位机软件依次选择分集模式映射集合中的映射表</w:t>
      </w:r>
      <w:r>
        <w:rPr>
          <w:rFonts w:ascii="宋体" w:hAnsi="宋体" w:cs="黑体"/>
        </w:rPr>
        <w:t xml:space="preserve">, </w:t>
      </w:r>
      <w:r>
        <w:rPr>
          <w:rFonts w:hint="eastAsia" w:ascii="宋体" w:hAnsi="宋体" w:cs="黑体"/>
        </w:rPr>
        <w:t>通过串口下发给待测设备；</w:t>
      </w:r>
    </w:p>
    <w:p w14:paraId="14AE9D83">
      <w:pPr>
        <w:numPr>
          <w:ilvl w:val="0"/>
          <w:numId w:val="16"/>
        </w:numPr>
        <w:rPr>
          <w:rFonts w:hint="eastAsia" w:ascii="宋体" w:hAnsi="宋体" w:cs="黑体"/>
        </w:rPr>
      </w:pPr>
      <w:r>
        <w:rPr>
          <w:rFonts w:hint="eastAsia" w:ascii="宋体" w:hAnsi="宋体" w:cs="黑体"/>
        </w:rPr>
        <w:t>上位机软件分别设置接收机仅A相/</w:t>
      </w:r>
      <w:r>
        <w:rPr>
          <w:rFonts w:ascii="宋体" w:hAnsi="宋体" w:cs="黑体"/>
        </w:rPr>
        <w:t>B</w:t>
      </w:r>
      <w:r>
        <w:rPr>
          <w:rFonts w:hint="eastAsia" w:ascii="宋体" w:hAnsi="宋体" w:cs="黑体"/>
        </w:rPr>
        <w:t>相/</w:t>
      </w:r>
      <w:r>
        <w:rPr>
          <w:rFonts w:ascii="宋体" w:hAnsi="宋体" w:cs="黑体"/>
        </w:rPr>
        <w:t>C</w:t>
      </w:r>
      <w:r>
        <w:rPr>
          <w:rFonts w:hint="eastAsia" w:ascii="宋体" w:hAnsi="宋体" w:cs="黑体"/>
        </w:rPr>
        <w:t>相接收(单收</w:t>
      </w:r>
      <w:r>
        <w:rPr>
          <w:rFonts w:ascii="宋体" w:hAnsi="宋体" w:cs="黑体"/>
        </w:rPr>
        <w:t>)</w:t>
      </w:r>
      <w:r>
        <w:rPr>
          <w:rFonts w:hint="eastAsia" w:ascii="宋体" w:hAnsi="宋体" w:cs="黑体"/>
        </w:rPr>
        <w:t>；</w:t>
      </w:r>
    </w:p>
    <w:p w14:paraId="57FBEF54">
      <w:pPr>
        <w:numPr>
          <w:ilvl w:val="0"/>
          <w:numId w:val="16"/>
        </w:numPr>
        <w:rPr>
          <w:rFonts w:ascii="宋体" w:hAnsi="宋体" w:cs="黑体"/>
        </w:rPr>
      </w:pPr>
      <w:r>
        <w:rPr>
          <w:rFonts w:hint="eastAsia" w:ascii="宋体" w:hAnsi="宋体" w:cs="黑体"/>
        </w:rPr>
        <w:t>上位机软件控制待测设备循环发送</w:t>
      </w:r>
      <w:del w:id="188" w:author="黄博阳" w:date="2026-03-02T11:34:51Z">
        <w:r>
          <w:rPr>
            <w:rFonts w:hint="eastAsia" w:ascii="宋体" w:hAnsi="宋体" w:cs="黑体"/>
          </w:rPr>
          <w:delText>I</w:delText>
        </w:r>
      </w:del>
      <w:del w:id="189" w:author="黄博阳" w:date="2026-03-02T11:34:51Z">
        <w:r>
          <w:rPr>
            <w:rFonts w:ascii="宋体" w:hAnsi="宋体" w:cs="黑体"/>
          </w:rPr>
          <w:delText>SAC-PLC</w:delText>
        </w:r>
      </w:del>
      <w:ins w:id="190" w:author="黄博阳" w:date="2026-03-02T11:34:51Z">
        <w:r>
          <w:rPr>
            <w:rFonts w:hint="eastAsia" w:ascii="宋体" w:hAnsi="宋体" w:cs="黑体"/>
            <w:lang w:eastAsia="zh-CN"/>
          </w:rPr>
          <w:t>SPLC</w:t>
        </w:r>
      </w:ins>
      <w:r>
        <w:rPr>
          <w:rFonts w:ascii="宋体" w:hAnsi="宋体" w:cs="黑体"/>
        </w:rPr>
        <w:t xml:space="preserve"> </w:t>
      </w:r>
      <w:r>
        <w:rPr>
          <w:rFonts w:hint="eastAsia" w:ascii="宋体" w:hAnsi="宋体" w:cs="黑体"/>
        </w:rPr>
        <w:t>T</w:t>
      </w:r>
      <w:r>
        <w:rPr>
          <w:rFonts w:ascii="宋体" w:hAnsi="宋体" w:cs="黑体"/>
        </w:rPr>
        <w:t>FPL</w:t>
      </w:r>
      <w:r>
        <w:rPr>
          <w:rFonts w:hint="eastAsia" w:ascii="宋体" w:hAnsi="宋体" w:cs="黑体"/>
        </w:rPr>
        <w:t>频段</w:t>
      </w:r>
      <w:r>
        <w:rPr>
          <w:rFonts w:ascii="宋体" w:hAnsi="宋体" w:cs="黑体"/>
        </w:rPr>
        <w:t>2</w:t>
      </w:r>
      <w:r>
        <w:rPr>
          <w:rFonts w:hint="eastAsia" w:ascii="宋体" w:hAnsi="宋体" w:cs="黑体"/>
        </w:rPr>
        <w:t>、1流、T</w:t>
      </w:r>
      <w:r>
        <w:rPr>
          <w:rFonts w:ascii="宋体" w:hAnsi="宋体" w:cs="黑体"/>
        </w:rPr>
        <w:t>MI16</w:t>
      </w:r>
      <w:r>
        <w:rPr>
          <w:rFonts w:hint="eastAsia" w:ascii="宋体" w:hAnsi="宋体" w:cs="黑体"/>
        </w:rPr>
        <w:t>的测试报文</w:t>
      </w:r>
      <w:r>
        <w:rPr>
          <w:rFonts w:ascii="宋体" w:hAnsi="宋体" w:cs="黑体"/>
        </w:rPr>
        <w:t>,</w:t>
      </w:r>
      <w:r>
        <w:rPr>
          <w:rFonts w:hint="eastAsia" w:ascii="宋体" w:hAnsi="宋体" w:cs="黑体"/>
        </w:rPr>
        <w:t>间隔1s发送一次</w:t>
      </w:r>
      <w:r>
        <w:rPr>
          <w:rFonts w:hint="eastAsia" w:ascii="Times New Roman"/>
        </w:rPr>
        <w:t>，总共发送</w:t>
      </w:r>
      <w:del w:id="191" w:author="zhangbs" w:date="2026-02-25T22:02:26Z">
        <w:r>
          <w:rPr>
            <w:rFonts w:hint="default" w:ascii="Times New Roman"/>
            <w:lang w:val="en-US"/>
          </w:rPr>
          <w:delText>100</w:delText>
        </w:r>
      </w:del>
      <w:ins w:id="192" w:author="zhangbs" w:date="2026-02-25T22:02:26Z">
        <w:r>
          <w:rPr>
            <w:rFonts w:hint="eastAsia" w:ascii="Times New Roman"/>
            <w:lang w:val="en-US" w:eastAsia="zh-CN"/>
          </w:rPr>
          <w:t>10</w:t>
        </w:r>
      </w:ins>
      <w:ins w:id="193" w:author="zhangbs" w:date="2026-02-25T22:02:27Z">
        <w:r>
          <w:rPr>
            <w:rFonts w:hint="eastAsia" w:ascii="Times New Roman"/>
            <w:lang w:val="en-US" w:eastAsia="zh-CN"/>
          </w:rPr>
          <w:t>0</w:t>
        </w:r>
      </w:ins>
      <w:r>
        <w:rPr>
          <w:rFonts w:hint="eastAsia" w:ascii="Times New Roman"/>
        </w:rPr>
        <w:t>次</w:t>
      </w:r>
      <w:r>
        <w:rPr>
          <w:rFonts w:hint="eastAsia" w:ascii="宋体" w:hAnsi="宋体" w:cs="黑体"/>
        </w:rPr>
        <w:t>；</w:t>
      </w:r>
    </w:p>
    <w:p w14:paraId="53A2C2B9">
      <w:pPr>
        <w:numPr>
          <w:ilvl w:val="0"/>
          <w:numId w:val="16"/>
        </w:numPr>
        <w:rPr>
          <w:rFonts w:ascii="宋体" w:hAnsi="宋体" w:cs="黑体"/>
        </w:rPr>
      </w:pPr>
      <w:r>
        <w:rPr>
          <w:rFonts w:hint="eastAsia" w:ascii="宋体" w:hAnsi="宋体" w:cs="黑体"/>
        </w:rPr>
        <w:t>上位机从串口接收到接收机透传的P</w:t>
      </w:r>
      <w:r>
        <w:rPr>
          <w:rFonts w:ascii="宋体" w:hAnsi="宋体" w:cs="黑体"/>
        </w:rPr>
        <w:t>LC</w:t>
      </w:r>
      <w:r>
        <w:rPr>
          <w:rFonts w:hint="eastAsia" w:ascii="宋体" w:hAnsi="宋体" w:cs="黑体"/>
        </w:rPr>
        <w:t>报文内容后和发送前保存的内容相比较，若内容相同，认为该报文发送成功，通信成功次数+</w:t>
      </w:r>
      <w:r>
        <w:rPr>
          <w:rFonts w:ascii="宋体" w:hAnsi="宋体" w:cs="黑体"/>
        </w:rPr>
        <w:t>1</w:t>
      </w:r>
      <w:r>
        <w:rPr>
          <w:rFonts w:hint="eastAsia" w:ascii="宋体" w:hAnsi="宋体" w:cs="黑体"/>
        </w:rPr>
        <w:t>，前后报文数据不一致，则通信成功次数不变；</w:t>
      </w:r>
    </w:p>
    <w:p w14:paraId="4530893F">
      <w:pPr>
        <w:numPr>
          <w:ilvl w:val="0"/>
          <w:numId w:val="16"/>
        </w:numPr>
        <w:rPr>
          <w:rFonts w:ascii="宋体" w:hAnsi="宋体" w:cs="黑体"/>
        </w:rPr>
      </w:pPr>
      <w:r>
        <w:rPr>
          <w:rFonts w:hint="eastAsia" w:ascii="宋体" w:hAnsi="宋体" w:cs="黑体"/>
        </w:rPr>
        <w:t>统计不同相位接收成功率，根据不同相位接收成功率判断用例成功。</w:t>
      </w:r>
    </w:p>
    <w:p w14:paraId="1EA07C70">
      <w:pPr>
        <w:ind w:firstLine="420" w:firstLineChars="200"/>
      </w:pPr>
      <w:ins w:id="194" w:author="zhangbs" w:date="2026-02-25T22:02:22Z">
        <w:r>
          <w:rPr>
            <w:rFonts w:hint="eastAsia" w:ascii="宋体" w:hAnsi="宋体" w:cs="宋体"/>
          </w:rPr>
          <w:t>MIMO</w:t>
        </w:r>
      </w:ins>
      <w:del w:id="195" w:author="zhangbs" w:date="2026-02-25T22:02:22Z">
        <w:r>
          <w:rPr/>
          <w:delText>MIMO</w:delText>
        </w:r>
      </w:del>
      <w:r>
        <w:rPr>
          <w:rFonts w:hint="eastAsia"/>
        </w:rPr>
        <w:t>复用模式三端口映射功能应按以下步骤测试：</w:t>
      </w:r>
    </w:p>
    <w:p w14:paraId="78C6FC89">
      <w:pPr>
        <w:numPr>
          <w:ilvl w:val="0"/>
          <w:numId w:val="17"/>
        </w:numPr>
        <w:rPr>
          <w:rFonts w:ascii="宋体" w:hAnsi="宋体" w:cs="黑体"/>
        </w:rPr>
      </w:pPr>
      <w:r>
        <w:rPr>
          <w:rFonts w:hint="eastAsia" w:ascii="宋体" w:hAnsi="宋体" w:cs="黑体"/>
        </w:rPr>
        <w:t>待测模块放置于性能/协议</w:t>
      </w:r>
      <w:r>
        <w:rPr>
          <w:rFonts w:ascii="宋体" w:hAnsi="宋体" w:cs="黑体"/>
        </w:rPr>
        <w:t>1</w:t>
      </w:r>
      <w:r>
        <w:rPr>
          <w:rFonts w:hint="eastAsia" w:ascii="宋体" w:hAnsi="宋体" w:cs="黑体"/>
        </w:rPr>
        <w:t>号仓1号位置；</w:t>
      </w:r>
    </w:p>
    <w:p w14:paraId="345BF320">
      <w:pPr>
        <w:numPr>
          <w:ilvl w:val="0"/>
          <w:numId w:val="17"/>
        </w:numPr>
        <w:rPr>
          <w:rFonts w:ascii="宋体" w:hAnsi="宋体" w:cs="黑体"/>
        </w:rPr>
      </w:pPr>
      <w:r>
        <w:rPr>
          <w:rFonts w:hint="eastAsia" w:ascii="宋体" w:hAnsi="宋体" w:cs="黑体"/>
        </w:rPr>
        <w:t>所有设备下电</w:t>
      </w:r>
      <w:ins w:id="196" w:author="zhangbs" w:date="2026-02-21T19:47:09Z">
        <w:r>
          <w:rPr>
            <w:rFonts w:hint="eastAsia" w:ascii="宋体" w:hAnsi="宋体" w:cs="黑体"/>
            <w:lang w:eastAsia="zh-CN"/>
          </w:rPr>
          <w:t>；</w:t>
        </w:r>
      </w:ins>
    </w:p>
    <w:p w14:paraId="543793D4">
      <w:pPr>
        <w:numPr>
          <w:ilvl w:val="0"/>
          <w:numId w:val="17"/>
        </w:numPr>
        <w:rPr>
          <w:rFonts w:ascii="宋体" w:hAnsi="宋体" w:cs="黑体"/>
        </w:rPr>
      </w:pPr>
      <w:r>
        <w:rPr>
          <w:rFonts w:hint="eastAsia" w:ascii="宋体" w:hAnsi="宋体" w:cs="黑体"/>
        </w:rPr>
        <w:t>接收机上电，设置接收机为指定频段（0.7-3MHz）；</w:t>
      </w:r>
    </w:p>
    <w:p w14:paraId="43445FDD">
      <w:pPr>
        <w:numPr>
          <w:ilvl w:val="0"/>
          <w:numId w:val="17"/>
        </w:numPr>
        <w:rPr>
          <w:rFonts w:ascii="宋体" w:hAnsi="宋体" w:cs="黑体"/>
        </w:rPr>
      </w:pPr>
      <w:r>
        <w:rPr>
          <w:rFonts w:hint="eastAsia" w:ascii="宋体" w:hAnsi="宋体" w:cs="黑体"/>
        </w:rPr>
        <w:t>发射机上电，设置发射机频段为指定频段；</w:t>
      </w:r>
    </w:p>
    <w:p w14:paraId="75409DE9">
      <w:pPr>
        <w:numPr>
          <w:ilvl w:val="0"/>
          <w:numId w:val="17"/>
        </w:numPr>
        <w:rPr>
          <w:rFonts w:ascii="宋体" w:hAnsi="宋体" w:cs="黑体"/>
        </w:rPr>
      </w:pPr>
      <w:r>
        <w:rPr>
          <w:rFonts w:hint="eastAsia" w:ascii="宋体" w:hAnsi="宋体" w:cs="黑体"/>
        </w:rPr>
        <w:t>设置默认衰减值，关闭信号发生器输出，待测模块上电；</w:t>
      </w:r>
    </w:p>
    <w:p w14:paraId="14537685">
      <w:pPr>
        <w:numPr>
          <w:ilvl w:val="0"/>
          <w:numId w:val="17"/>
        </w:numPr>
        <w:rPr>
          <w:rFonts w:ascii="宋体" w:hAnsi="宋体" w:cs="黑体"/>
        </w:rPr>
      </w:pPr>
      <w:r>
        <w:rPr>
          <w:rFonts w:hint="eastAsia" w:ascii="宋体" w:hAnsi="宋体" w:cs="黑体"/>
        </w:rPr>
        <w:t>在指定频段上发送进入透传测试模式报文，持续发送10s；</w:t>
      </w:r>
    </w:p>
    <w:p w14:paraId="378ECA70">
      <w:pPr>
        <w:numPr>
          <w:ilvl w:val="0"/>
          <w:numId w:val="17"/>
        </w:numPr>
        <w:rPr>
          <w:rFonts w:ascii="宋体" w:hAnsi="宋体" w:cs="黑体"/>
        </w:rPr>
      </w:pPr>
      <w:r>
        <w:rPr>
          <w:rFonts w:hint="eastAsia" w:ascii="宋体" w:hAnsi="宋体" w:cs="黑体"/>
        </w:rPr>
        <w:t>上位机软件依次选择</w:t>
      </w:r>
      <w:ins w:id="197" w:author="zhangbs" w:date="2026-02-25T22:02:46Z">
        <w:r>
          <w:rPr>
            <w:rFonts w:hint="eastAsia" w:ascii="宋体" w:hAnsi="宋体" w:cs="宋体"/>
          </w:rPr>
          <w:t>MIMO</w:t>
        </w:r>
      </w:ins>
      <w:del w:id="198" w:author="zhangbs" w:date="2026-02-25T22:02:46Z">
        <w:r>
          <w:rPr/>
          <w:delText>MIM</w:delText>
        </w:r>
      </w:del>
      <w:r>
        <w:rPr>
          <w:rFonts w:hint="eastAsia"/>
        </w:rPr>
        <w:t>复用模式三端口</w:t>
      </w:r>
      <w:r>
        <w:rPr>
          <w:rFonts w:hint="eastAsia" w:ascii="宋体" w:hAnsi="宋体" w:cs="黑体"/>
        </w:rPr>
        <w:t>映射集合中的映射表</w:t>
      </w:r>
      <w:r>
        <w:rPr>
          <w:rFonts w:ascii="宋体" w:hAnsi="宋体" w:cs="黑体"/>
        </w:rPr>
        <w:t xml:space="preserve">, </w:t>
      </w:r>
      <w:r>
        <w:rPr>
          <w:rFonts w:hint="eastAsia" w:ascii="宋体" w:hAnsi="宋体" w:cs="黑体"/>
        </w:rPr>
        <w:t>通过串口下发给待测设备；</w:t>
      </w:r>
    </w:p>
    <w:p w14:paraId="45083AD7">
      <w:pPr>
        <w:numPr>
          <w:ilvl w:val="0"/>
          <w:numId w:val="17"/>
        </w:numPr>
        <w:rPr>
          <w:rFonts w:hint="eastAsia" w:ascii="宋体" w:hAnsi="宋体" w:cs="黑体"/>
        </w:rPr>
      </w:pPr>
      <w:r>
        <w:rPr>
          <w:rFonts w:hint="eastAsia" w:ascii="宋体" w:hAnsi="宋体" w:cs="黑体"/>
        </w:rPr>
        <w:t>上位机软件分别设置接收机A相和B相/</w:t>
      </w:r>
      <w:r>
        <w:rPr>
          <w:rFonts w:ascii="宋体" w:hAnsi="宋体" w:cs="黑体"/>
        </w:rPr>
        <w:t>B</w:t>
      </w:r>
      <w:r>
        <w:rPr>
          <w:rFonts w:hint="eastAsia" w:ascii="宋体" w:hAnsi="宋体" w:cs="黑体"/>
        </w:rPr>
        <w:t>相和C相/</w:t>
      </w:r>
      <w:r>
        <w:rPr>
          <w:rFonts w:ascii="宋体" w:hAnsi="宋体" w:cs="黑体"/>
        </w:rPr>
        <w:t>A</w:t>
      </w:r>
      <w:r>
        <w:rPr>
          <w:rFonts w:hint="eastAsia" w:ascii="宋体" w:hAnsi="宋体" w:cs="黑体"/>
        </w:rPr>
        <w:t>相和</w:t>
      </w:r>
      <w:r>
        <w:rPr>
          <w:rFonts w:ascii="宋体" w:hAnsi="宋体" w:cs="黑体"/>
        </w:rPr>
        <w:t>C</w:t>
      </w:r>
      <w:r>
        <w:rPr>
          <w:rFonts w:hint="eastAsia" w:ascii="宋体" w:hAnsi="宋体" w:cs="黑体"/>
        </w:rPr>
        <w:t>相同时接收(两收</w:t>
      </w:r>
      <w:r>
        <w:rPr>
          <w:rFonts w:ascii="宋体" w:hAnsi="宋体" w:cs="黑体"/>
        </w:rPr>
        <w:t>)</w:t>
      </w:r>
      <w:r>
        <w:rPr>
          <w:rFonts w:hint="eastAsia" w:ascii="宋体" w:hAnsi="宋体" w:cs="黑体"/>
        </w:rPr>
        <w:t>；</w:t>
      </w:r>
    </w:p>
    <w:p w14:paraId="2E0BA683">
      <w:pPr>
        <w:numPr>
          <w:ilvl w:val="0"/>
          <w:numId w:val="17"/>
        </w:numPr>
        <w:rPr>
          <w:rFonts w:ascii="宋体" w:hAnsi="宋体" w:cs="黑体"/>
        </w:rPr>
      </w:pPr>
      <w:r>
        <w:rPr>
          <w:rFonts w:hint="eastAsia" w:ascii="宋体" w:hAnsi="宋体" w:cs="黑体"/>
        </w:rPr>
        <w:t>上位机软件控制待测设备循环发送</w:t>
      </w:r>
      <w:del w:id="199" w:author="黄博阳" w:date="2026-03-02T11:34:51Z">
        <w:r>
          <w:rPr>
            <w:rFonts w:hint="eastAsia" w:ascii="宋体" w:hAnsi="宋体" w:cs="黑体"/>
          </w:rPr>
          <w:delText>I</w:delText>
        </w:r>
      </w:del>
      <w:del w:id="200" w:author="黄博阳" w:date="2026-03-02T11:34:51Z">
        <w:r>
          <w:rPr>
            <w:rFonts w:ascii="宋体" w:hAnsi="宋体" w:cs="黑体"/>
          </w:rPr>
          <w:delText>SAC-PLC</w:delText>
        </w:r>
      </w:del>
      <w:ins w:id="201" w:author="黄博阳" w:date="2026-03-02T11:34:51Z">
        <w:r>
          <w:rPr>
            <w:rFonts w:hint="eastAsia" w:ascii="宋体" w:hAnsi="宋体" w:cs="黑体"/>
            <w:lang w:eastAsia="zh-CN"/>
          </w:rPr>
          <w:t>SPLC</w:t>
        </w:r>
      </w:ins>
      <w:r>
        <w:rPr>
          <w:rFonts w:ascii="宋体" w:hAnsi="宋体" w:cs="黑体"/>
        </w:rPr>
        <w:t xml:space="preserve"> </w:t>
      </w:r>
      <w:r>
        <w:rPr>
          <w:rFonts w:hint="eastAsia" w:ascii="宋体" w:hAnsi="宋体" w:cs="黑体"/>
        </w:rPr>
        <w:t>T</w:t>
      </w:r>
      <w:r>
        <w:rPr>
          <w:rFonts w:ascii="宋体" w:hAnsi="宋体" w:cs="黑体"/>
        </w:rPr>
        <w:t>FPL</w:t>
      </w:r>
      <w:r>
        <w:rPr>
          <w:rFonts w:hint="eastAsia" w:ascii="宋体" w:hAnsi="宋体" w:cs="黑体"/>
        </w:rPr>
        <w:t>频段</w:t>
      </w:r>
      <w:r>
        <w:rPr>
          <w:rFonts w:ascii="宋体" w:hAnsi="宋体" w:cs="黑体"/>
        </w:rPr>
        <w:t>2</w:t>
      </w:r>
      <w:r>
        <w:rPr>
          <w:rFonts w:hint="eastAsia" w:ascii="宋体" w:hAnsi="宋体" w:cs="黑体"/>
        </w:rPr>
        <w:t>、</w:t>
      </w:r>
      <w:r>
        <w:rPr>
          <w:rFonts w:ascii="宋体" w:hAnsi="宋体" w:cs="黑体"/>
        </w:rPr>
        <w:t>2</w:t>
      </w:r>
      <w:r>
        <w:rPr>
          <w:rFonts w:hint="eastAsia" w:ascii="宋体" w:hAnsi="宋体" w:cs="黑体"/>
        </w:rPr>
        <w:t>流、T</w:t>
      </w:r>
      <w:r>
        <w:rPr>
          <w:rFonts w:ascii="宋体" w:hAnsi="宋体" w:cs="黑体"/>
        </w:rPr>
        <w:t>MI16</w:t>
      </w:r>
      <w:r>
        <w:rPr>
          <w:rFonts w:hint="eastAsia" w:ascii="宋体" w:hAnsi="宋体" w:cs="黑体"/>
        </w:rPr>
        <w:t>的测试报文</w:t>
      </w:r>
      <w:r>
        <w:rPr>
          <w:rFonts w:ascii="宋体" w:hAnsi="宋体" w:cs="黑体"/>
        </w:rPr>
        <w:t>,</w:t>
      </w:r>
      <w:r>
        <w:rPr>
          <w:rFonts w:hint="eastAsia" w:ascii="宋体" w:hAnsi="宋体" w:cs="黑体"/>
        </w:rPr>
        <w:t>间隔1s发送一次</w:t>
      </w:r>
      <w:r>
        <w:rPr>
          <w:rFonts w:hint="eastAsia" w:ascii="Times New Roman"/>
        </w:rPr>
        <w:t>，总共发送</w:t>
      </w:r>
      <w:del w:id="202" w:author="zhangbs" w:date="2026-02-25T22:02:53Z">
        <w:r>
          <w:rPr>
            <w:rFonts w:hint="default" w:ascii="Times New Roman"/>
            <w:lang w:val="en-US"/>
          </w:rPr>
          <w:delText>100</w:delText>
        </w:r>
      </w:del>
      <w:ins w:id="203" w:author="zhangbs" w:date="2026-02-25T22:02:53Z">
        <w:r>
          <w:rPr>
            <w:rFonts w:hint="eastAsia" w:ascii="Times New Roman"/>
            <w:lang w:val="en-US" w:eastAsia="zh-CN"/>
          </w:rPr>
          <w:t>100</w:t>
        </w:r>
      </w:ins>
      <w:r>
        <w:rPr>
          <w:rFonts w:hint="eastAsia" w:ascii="Times New Roman"/>
        </w:rPr>
        <w:t>次</w:t>
      </w:r>
      <w:r>
        <w:rPr>
          <w:rFonts w:hint="eastAsia" w:ascii="宋体" w:hAnsi="宋体" w:cs="黑体"/>
        </w:rPr>
        <w:t>；</w:t>
      </w:r>
    </w:p>
    <w:p w14:paraId="77219CC9">
      <w:pPr>
        <w:numPr>
          <w:ilvl w:val="0"/>
          <w:numId w:val="17"/>
        </w:numPr>
        <w:rPr>
          <w:rFonts w:ascii="宋体" w:hAnsi="宋体" w:cs="黑体"/>
        </w:rPr>
      </w:pPr>
      <w:r>
        <w:rPr>
          <w:rFonts w:hint="eastAsia" w:ascii="宋体" w:hAnsi="宋体" w:cs="黑体"/>
        </w:rPr>
        <w:t>上位机从串口接收到接收机透传的P</w:t>
      </w:r>
      <w:r>
        <w:rPr>
          <w:rFonts w:ascii="宋体" w:hAnsi="宋体" w:cs="黑体"/>
        </w:rPr>
        <w:t>LC</w:t>
      </w:r>
      <w:r>
        <w:rPr>
          <w:rFonts w:hint="eastAsia" w:ascii="宋体" w:hAnsi="宋体" w:cs="黑体"/>
        </w:rPr>
        <w:t>报文内容后和发送前保存的内容相比较，若内容相同，认为该报文发送成功，通信成功次数+</w:t>
      </w:r>
      <w:r>
        <w:rPr>
          <w:rFonts w:ascii="宋体" w:hAnsi="宋体" w:cs="黑体"/>
        </w:rPr>
        <w:t>1</w:t>
      </w:r>
      <w:r>
        <w:rPr>
          <w:rFonts w:hint="eastAsia" w:ascii="宋体" w:hAnsi="宋体" w:cs="黑体"/>
        </w:rPr>
        <w:t>，前后报文数据不一致，则通信成功次数不变；</w:t>
      </w:r>
    </w:p>
    <w:p w14:paraId="50C01698">
      <w:pPr>
        <w:numPr>
          <w:ilvl w:val="0"/>
          <w:numId w:val="17"/>
        </w:numPr>
        <w:rPr>
          <w:rFonts w:ascii="宋体" w:hAnsi="宋体" w:cs="黑体"/>
        </w:rPr>
      </w:pPr>
      <w:r>
        <w:rPr>
          <w:rFonts w:hint="eastAsia" w:ascii="宋体" w:hAnsi="宋体" w:cs="黑体"/>
        </w:rPr>
        <w:t>统计不同相位接收成功率，根据不同相位接收成功率判断用例成功。</w:t>
      </w:r>
    </w:p>
    <w:p w14:paraId="24C1D91D">
      <w:pPr>
        <w:ind w:firstLine="420" w:firstLineChars="200"/>
      </w:pPr>
      <w:ins w:id="204" w:author="zhangbs" w:date="2026-02-25T22:02:57Z">
        <w:r>
          <w:rPr>
            <w:rFonts w:hint="eastAsia" w:ascii="宋体" w:hAnsi="宋体" w:cs="宋体"/>
          </w:rPr>
          <w:t>MIMO</w:t>
        </w:r>
      </w:ins>
      <w:del w:id="205" w:author="zhangbs" w:date="2026-02-25T22:02:57Z">
        <w:r>
          <w:rPr/>
          <w:delText>MIMO</w:delText>
        </w:r>
      </w:del>
      <w:r>
        <w:rPr>
          <w:rFonts w:hint="eastAsia"/>
        </w:rPr>
        <w:t>复用模式二端口映射功能应按以下步骤测试：</w:t>
      </w:r>
    </w:p>
    <w:p w14:paraId="7270D448">
      <w:pPr>
        <w:numPr>
          <w:ilvl w:val="0"/>
          <w:numId w:val="18"/>
        </w:numPr>
        <w:rPr>
          <w:rFonts w:ascii="宋体" w:hAnsi="宋体" w:cs="黑体"/>
        </w:rPr>
      </w:pPr>
      <w:r>
        <w:rPr>
          <w:rFonts w:hint="eastAsia" w:ascii="宋体" w:hAnsi="宋体" w:cs="黑体"/>
        </w:rPr>
        <w:t>待测模块放置于性能/协议</w:t>
      </w:r>
      <w:r>
        <w:rPr>
          <w:rFonts w:ascii="宋体" w:hAnsi="宋体" w:cs="黑体"/>
        </w:rPr>
        <w:t>1</w:t>
      </w:r>
      <w:r>
        <w:rPr>
          <w:rFonts w:hint="eastAsia" w:ascii="宋体" w:hAnsi="宋体" w:cs="黑体"/>
        </w:rPr>
        <w:t>号仓1号位置；</w:t>
      </w:r>
    </w:p>
    <w:p w14:paraId="5F00BC57">
      <w:pPr>
        <w:numPr>
          <w:ilvl w:val="0"/>
          <w:numId w:val="18"/>
        </w:numPr>
        <w:rPr>
          <w:rFonts w:ascii="宋体" w:hAnsi="宋体" w:cs="黑体"/>
        </w:rPr>
      </w:pPr>
      <w:r>
        <w:rPr>
          <w:rFonts w:hint="eastAsia" w:ascii="宋体" w:hAnsi="宋体" w:cs="黑体"/>
        </w:rPr>
        <w:t>所有设备下电</w:t>
      </w:r>
      <w:ins w:id="206" w:author="zhangbs" w:date="2026-02-21T19:47:19Z">
        <w:r>
          <w:rPr>
            <w:rFonts w:hint="eastAsia" w:ascii="宋体" w:hAnsi="宋体" w:cs="黑体"/>
            <w:lang w:eastAsia="zh-CN"/>
          </w:rPr>
          <w:t>；</w:t>
        </w:r>
      </w:ins>
    </w:p>
    <w:p w14:paraId="67CEEC29">
      <w:pPr>
        <w:numPr>
          <w:ilvl w:val="0"/>
          <w:numId w:val="18"/>
        </w:numPr>
        <w:rPr>
          <w:rFonts w:ascii="宋体" w:hAnsi="宋体" w:cs="黑体"/>
        </w:rPr>
      </w:pPr>
      <w:r>
        <w:rPr>
          <w:rFonts w:hint="eastAsia" w:ascii="宋体" w:hAnsi="宋体" w:cs="黑体"/>
        </w:rPr>
        <w:t>接收机上电，设置接收机为指定频段（0.7-3MHz）；</w:t>
      </w:r>
    </w:p>
    <w:p w14:paraId="0CE36E35">
      <w:pPr>
        <w:numPr>
          <w:ilvl w:val="0"/>
          <w:numId w:val="18"/>
        </w:numPr>
        <w:rPr>
          <w:rFonts w:ascii="宋体" w:hAnsi="宋体" w:cs="黑体"/>
        </w:rPr>
      </w:pPr>
      <w:r>
        <w:rPr>
          <w:rFonts w:hint="eastAsia" w:ascii="宋体" w:hAnsi="宋体" w:cs="黑体"/>
        </w:rPr>
        <w:t>发射机上电，设置发射机频段为指定频段；</w:t>
      </w:r>
    </w:p>
    <w:p w14:paraId="6D096419">
      <w:pPr>
        <w:numPr>
          <w:ilvl w:val="0"/>
          <w:numId w:val="18"/>
        </w:numPr>
        <w:rPr>
          <w:rFonts w:ascii="宋体" w:hAnsi="宋体" w:cs="黑体"/>
        </w:rPr>
      </w:pPr>
      <w:r>
        <w:rPr>
          <w:rFonts w:hint="eastAsia" w:ascii="宋体" w:hAnsi="宋体" w:cs="黑体"/>
        </w:rPr>
        <w:t>设置默认衰减值，关闭信号发生器输出，待测模块上电；</w:t>
      </w:r>
    </w:p>
    <w:p w14:paraId="3FD37726">
      <w:pPr>
        <w:numPr>
          <w:ilvl w:val="0"/>
          <w:numId w:val="18"/>
        </w:numPr>
        <w:rPr>
          <w:rFonts w:ascii="宋体" w:hAnsi="宋体" w:cs="黑体"/>
        </w:rPr>
      </w:pPr>
      <w:r>
        <w:rPr>
          <w:rFonts w:hint="eastAsia" w:ascii="宋体" w:hAnsi="宋体" w:cs="黑体"/>
        </w:rPr>
        <w:t>在指定频段上发送进入透传测试模式报文，持续发送10s；</w:t>
      </w:r>
    </w:p>
    <w:p w14:paraId="761A9D01">
      <w:pPr>
        <w:numPr>
          <w:ilvl w:val="0"/>
          <w:numId w:val="18"/>
        </w:numPr>
        <w:rPr>
          <w:rFonts w:ascii="宋体" w:hAnsi="宋体" w:cs="黑体"/>
        </w:rPr>
      </w:pPr>
      <w:r>
        <w:rPr>
          <w:rFonts w:hint="eastAsia" w:ascii="宋体" w:hAnsi="宋体" w:cs="黑体"/>
        </w:rPr>
        <w:t>上位机软件依次选择</w:t>
      </w:r>
      <w:ins w:id="207" w:author="zhangbs" w:date="2026-02-25T22:03:08Z">
        <w:r>
          <w:rPr>
            <w:rFonts w:hint="eastAsia" w:ascii="宋体" w:hAnsi="宋体" w:cs="宋体"/>
          </w:rPr>
          <w:t>MIMO</w:t>
        </w:r>
      </w:ins>
      <w:del w:id="208" w:author="zhangbs" w:date="2026-02-25T22:03:08Z">
        <w:r>
          <w:rPr/>
          <w:delText>MIMO</w:delText>
        </w:r>
      </w:del>
      <w:r>
        <w:rPr>
          <w:rFonts w:hint="eastAsia"/>
        </w:rPr>
        <w:t>复用模式二端口</w:t>
      </w:r>
      <w:r>
        <w:rPr>
          <w:rFonts w:hint="eastAsia" w:ascii="宋体" w:hAnsi="宋体" w:cs="黑体"/>
        </w:rPr>
        <w:t>映射集合中的映射表</w:t>
      </w:r>
      <w:r>
        <w:rPr>
          <w:rFonts w:ascii="宋体" w:hAnsi="宋体" w:cs="黑体"/>
        </w:rPr>
        <w:t xml:space="preserve">, </w:t>
      </w:r>
      <w:r>
        <w:rPr>
          <w:rFonts w:hint="eastAsia" w:ascii="宋体" w:hAnsi="宋体" w:cs="黑体"/>
        </w:rPr>
        <w:t>通过串口下发给待测设备；</w:t>
      </w:r>
    </w:p>
    <w:p w14:paraId="64F93E07">
      <w:pPr>
        <w:numPr>
          <w:ilvl w:val="0"/>
          <w:numId w:val="18"/>
        </w:numPr>
        <w:rPr>
          <w:rFonts w:hint="eastAsia" w:ascii="宋体" w:hAnsi="宋体" w:cs="黑体"/>
        </w:rPr>
      </w:pPr>
      <w:r>
        <w:rPr>
          <w:rFonts w:hint="eastAsia" w:ascii="宋体" w:hAnsi="宋体" w:cs="黑体"/>
        </w:rPr>
        <w:t>上位机软件分别设置接收机A相和B相/</w:t>
      </w:r>
      <w:r>
        <w:rPr>
          <w:rFonts w:ascii="宋体" w:hAnsi="宋体" w:cs="黑体"/>
        </w:rPr>
        <w:t>B</w:t>
      </w:r>
      <w:r>
        <w:rPr>
          <w:rFonts w:hint="eastAsia" w:ascii="宋体" w:hAnsi="宋体" w:cs="黑体"/>
        </w:rPr>
        <w:t>相和C相/</w:t>
      </w:r>
      <w:r>
        <w:rPr>
          <w:rFonts w:ascii="宋体" w:hAnsi="宋体" w:cs="黑体"/>
        </w:rPr>
        <w:t>A</w:t>
      </w:r>
      <w:r>
        <w:rPr>
          <w:rFonts w:hint="eastAsia" w:ascii="宋体" w:hAnsi="宋体" w:cs="黑体"/>
        </w:rPr>
        <w:t>相和</w:t>
      </w:r>
      <w:r>
        <w:rPr>
          <w:rFonts w:ascii="宋体" w:hAnsi="宋体" w:cs="黑体"/>
        </w:rPr>
        <w:t>C</w:t>
      </w:r>
      <w:r>
        <w:rPr>
          <w:rFonts w:hint="eastAsia" w:ascii="宋体" w:hAnsi="宋体" w:cs="黑体"/>
        </w:rPr>
        <w:t>相同时接收(两收</w:t>
      </w:r>
      <w:r>
        <w:rPr>
          <w:rFonts w:ascii="宋体" w:hAnsi="宋体" w:cs="黑体"/>
        </w:rPr>
        <w:t>)</w:t>
      </w:r>
      <w:r>
        <w:rPr>
          <w:rFonts w:hint="eastAsia" w:ascii="宋体" w:hAnsi="宋体" w:cs="黑体"/>
        </w:rPr>
        <w:t>；</w:t>
      </w:r>
    </w:p>
    <w:p w14:paraId="2AFF3201">
      <w:pPr>
        <w:numPr>
          <w:ilvl w:val="0"/>
          <w:numId w:val="18"/>
        </w:numPr>
        <w:rPr>
          <w:rFonts w:ascii="宋体" w:hAnsi="宋体" w:cs="黑体"/>
        </w:rPr>
      </w:pPr>
      <w:r>
        <w:rPr>
          <w:rFonts w:hint="eastAsia" w:ascii="宋体" w:hAnsi="宋体" w:cs="黑体"/>
        </w:rPr>
        <w:t>上位机软件控制待测设备循环发送</w:t>
      </w:r>
      <w:del w:id="209" w:author="黄博阳" w:date="2026-03-02T11:34:51Z">
        <w:r>
          <w:rPr>
            <w:rFonts w:hint="eastAsia" w:ascii="宋体" w:hAnsi="宋体" w:cs="黑体"/>
          </w:rPr>
          <w:delText>I</w:delText>
        </w:r>
      </w:del>
      <w:del w:id="210" w:author="黄博阳" w:date="2026-03-02T11:34:51Z">
        <w:r>
          <w:rPr>
            <w:rFonts w:ascii="宋体" w:hAnsi="宋体" w:cs="黑体"/>
          </w:rPr>
          <w:delText>SAC-PLC</w:delText>
        </w:r>
      </w:del>
      <w:ins w:id="211" w:author="黄博阳" w:date="2026-03-02T11:34:51Z">
        <w:r>
          <w:rPr>
            <w:rFonts w:hint="eastAsia" w:ascii="宋体" w:hAnsi="宋体" w:cs="黑体"/>
            <w:lang w:eastAsia="zh-CN"/>
          </w:rPr>
          <w:t>SPLC</w:t>
        </w:r>
      </w:ins>
      <w:r>
        <w:rPr>
          <w:rFonts w:ascii="宋体" w:hAnsi="宋体" w:cs="黑体"/>
        </w:rPr>
        <w:t xml:space="preserve"> </w:t>
      </w:r>
      <w:r>
        <w:rPr>
          <w:rFonts w:hint="eastAsia" w:ascii="宋体" w:hAnsi="宋体" w:cs="黑体"/>
        </w:rPr>
        <w:t>T</w:t>
      </w:r>
      <w:r>
        <w:rPr>
          <w:rFonts w:ascii="宋体" w:hAnsi="宋体" w:cs="黑体"/>
        </w:rPr>
        <w:t>FPL</w:t>
      </w:r>
      <w:r>
        <w:rPr>
          <w:rFonts w:hint="eastAsia" w:ascii="宋体" w:hAnsi="宋体" w:cs="黑体"/>
        </w:rPr>
        <w:t>频段</w:t>
      </w:r>
      <w:r>
        <w:rPr>
          <w:rFonts w:ascii="宋体" w:hAnsi="宋体" w:cs="黑体"/>
        </w:rPr>
        <w:t>2</w:t>
      </w:r>
      <w:r>
        <w:rPr>
          <w:rFonts w:hint="eastAsia" w:ascii="宋体" w:hAnsi="宋体" w:cs="黑体"/>
        </w:rPr>
        <w:t>、</w:t>
      </w:r>
      <w:r>
        <w:rPr>
          <w:rFonts w:ascii="宋体" w:hAnsi="宋体" w:cs="黑体"/>
        </w:rPr>
        <w:t>2</w:t>
      </w:r>
      <w:r>
        <w:rPr>
          <w:rFonts w:hint="eastAsia" w:ascii="宋体" w:hAnsi="宋体" w:cs="黑体"/>
        </w:rPr>
        <w:t>流、T</w:t>
      </w:r>
      <w:r>
        <w:rPr>
          <w:rFonts w:ascii="宋体" w:hAnsi="宋体" w:cs="黑体"/>
        </w:rPr>
        <w:t>MI16</w:t>
      </w:r>
      <w:r>
        <w:rPr>
          <w:rFonts w:hint="eastAsia" w:ascii="宋体" w:hAnsi="宋体" w:cs="黑体"/>
        </w:rPr>
        <w:t>的测试报文</w:t>
      </w:r>
      <w:r>
        <w:rPr>
          <w:rFonts w:ascii="宋体" w:hAnsi="宋体" w:cs="黑体"/>
        </w:rPr>
        <w:t>,</w:t>
      </w:r>
      <w:r>
        <w:rPr>
          <w:rFonts w:hint="eastAsia" w:ascii="宋体" w:hAnsi="宋体" w:cs="黑体"/>
        </w:rPr>
        <w:t>间隔1s发送一次，总共发送1</w:t>
      </w:r>
      <w:r>
        <w:rPr>
          <w:rFonts w:ascii="宋体" w:hAnsi="宋体" w:cs="黑体"/>
        </w:rPr>
        <w:t>00</w:t>
      </w:r>
      <w:r>
        <w:rPr>
          <w:rFonts w:hint="eastAsia" w:ascii="宋体" w:hAnsi="宋体" w:cs="黑体"/>
        </w:rPr>
        <w:t>次；</w:t>
      </w:r>
    </w:p>
    <w:p w14:paraId="4545CA9D">
      <w:pPr>
        <w:numPr>
          <w:ilvl w:val="0"/>
          <w:numId w:val="18"/>
        </w:numPr>
        <w:rPr>
          <w:rFonts w:ascii="宋体" w:hAnsi="宋体" w:cs="黑体"/>
        </w:rPr>
      </w:pPr>
      <w:r>
        <w:rPr>
          <w:rFonts w:hint="eastAsia" w:ascii="宋体" w:hAnsi="宋体" w:cs="黑体"/>
        </w:rPr>
        <w:t>上位机从串口接收到接收机透传的P</w:t>
      </w:r>
      <w:r>
        <w:rPr>
          <w:rFonts w:ascii="宋体" w:hAnsi="宋体" w:cs="黑体"/>
        </w:rPr>
        <w:t>LC</w:t>
      </w:r>
      <w:r>
        <w:rPr>
          <w:rFonts w:hint="eastAsia" w:ascii="宋体" w:hAnsi="宋体" w:cs="黑体"/>
        </w:rPr>
        <w:t>报文内容后和发送前保存的内容相比较，若内容相同，认为该报文发送成功，通信成功次数+</w:t>
      </w:r>
      <w:r>
        <w:rPr>
          <w:rFonts w:ascii="宋体" w:hAnsi="宋体" w:cs="黑体"/>
        </w:rPr>
        <w:t>1</w:t>
      </w:r>
      <w:r>
        <w:rPr>
          <w:rFonts w:hint="eastAsia" w:ascii="宋体" w:hAnsi="宋体" w:cs="黑体"/>
        </w:rPr>
        <w:t>，前后报文数据不一致，则通信成功次数不变；</w:t>
      </w:r>
    </w:p>
    <w:p w14:paraId="51D07F2E">
      <w:pPr>
        <w:numPr>
          <w:ilvl w:val="0"/>
          <w:numId w:val="18"/>
        </w:numPr>
        <w:rPr>
          <w:rFonts w:ascii="宋体" w:hAnsi="宋体" w:cs="黑体"/>
        </w:rPr>
      </w:pPr>
      <w:r>
        <w:rPr>
          <w:rFonts w:hint="eastAsia" w:ascii="宋体" w:hAnsi="宋体" w:cs="黑体"/>
        </w:rPr>
        <w:t>统计不同相位接收成功率，根据不同相位接收成功率判断用例成功。</w:t>
      </w:r>
    </w:p>
    <w:p w14:paraId="6A8D86B4">
      <w:pPr>
        <w:pStyle w:val="7"/>
        <w:rPr>
          <w:rFonts w:ascii="宋体" w:hAnsi="宋体"/>
        </w:rPr>
      </w:pPr>
      <w:ins w:id="212" w:author="zhangbs" w:date="2026-02-21T19:55:08Z">
        <w:r>
          <w:rPr>
            <w:rFonts w:hint="eastAsia" w:ascii="宋体" w:hAnsi="宋体"/>
            <w:lang w:val="en-US" w:eastAsia="zh-CN"/>
          </w:rPr>
          <w:t xml:space="preserve"> </w:t>
        </w:r>
      </w:ins>
      <w:commentRangeStart w:id="14"/>
      <w:r>
        <w:rPr>
          <w:rFonts w:hint="eastAsia" w:ascii="黑体" w:hAnsi="黑体"/>
          <w:rPrChange w:id="213" w:author="zhangbs" w:date="2026-02-25T22:03:46Z">
            <w:rPr>
              <w:rFonts w:ascii="宋体" w:hAnsi="宋体"/>
            </w:rPr>
          </w:rPrChange>
        </w:rPr>
        <w:t>OFDMA</w:t>
      </w:r>
      <w:commentRangeEnd w:id="14"/>
      <w:r>
        <w:commentReference w:id="14"/>
      </w:r>
      <w:r>
        <w:rPr>
          <w:rFonts w:hint="eastAsia" w:ascii="黑体" w:hAnsi="黑体"/>
          <w:rPrChange w:id="214" w:author="zhangbs" w:date="2026-02-25T22:03:46Z">
            <w:rPr>
              <w:rFonts w:hint="eastAsia" w:ascii="宋体" w:hAnsi="宋体"/>
            </w:rPr>
          </w:rPrChange>
        </w:rPr>
        <w:t xml:space="preserve"> DL_OFDMA</w:t>
      </w:r>
      <w:r>
        <w:rPr>
          <w:rFonts w:hint="eastAsia" w:ascii="宋体" w:hAnsi="宋体"/>
        </w:rPr>
        <w:t>帧发送与</w:t>
      </w:r>
      <w:r>
        <w:rPr>
          <w:rFonts w:hint="eastAsia" w:ascii="黑体" w:hAnsi="黑体"/>
          <w:rPrChange w:id="215" w:author="zhangbs" w:date="2026-02-25T22:03:51Z">
            <w:rPr>
              <w:rFonts w:hint="eastAsia" w:ascii="宋体" w:hAnsi="宋体"/>
            </w:rPr>
          </w:rPrChange>
        </w:rPr>
        <w:t>UL-OFDMA</w:t>
      </w:r>
      <w:r>
        <w:rPr>
          <w:rFonts w:hint="eastAsia" w:ascii="宋体" w:hAnsi="宋体"/>
        </w:rPr>
        <w:t>帧接收功能测试</w:t>
      </w:r>
    </w:p>
    <w:p w14:paraId="35184E06">
      <w:pPr>
        <w:numPr>
          <w:ilvl w:val="0"/>
          <w:numId w:val="19"/>
        </w:numPr>
        <w:rPr>
          <w:rFonts w:ascii="宋体" w:hAnsi="宋体" w:cs="黑体"/>
        </w:rPr>
      </w:pPr>
      <w:r>
        <w:rPr>
          <w:rFonts w:hint="eastAsia" w:ascii="宋体" w:hAnsi="宋体" w:cs="黑体"/>
        </w:rPr>
        <w:t>待测模块DUT放置于性能/协议2号仓1号位置；</w:t>
      </w:r>
    </w:p>
    <w:p w14:paraId="142B7F82">
      <w:pPr>
        <w:numPr>
          <w:ilvl w:val="0"/>
          <w:numId w:val="19"/>
        </w:numPr>
        <w:rPr>
          <w:rFonts w:ascii="宋体" w:hAnsi="宋体" w:cs="黑体"/>
        </w:rPr>
      </w:pPr>
      <w:r>
        <w:rPr>
          <w:rFonts w:hint="eastAsia" w:ascii="宋体" w:hAnsi="宋体" w:cs="黑体"/>
        </w:rPr>
        <w:t>所有设备下电；</w:t>
      </w:r>
    </w:p>
    <w:p w14:paraId="50B0E843">
      <w:pPr>
        <w:numPr>
          <w:ilvl w:val="0"/>
          <w:numId w:val="19"/>
        </w:numPr>
        <w:rPr>
          <w:rFonts w:ascii="宋体" w:hAnsi="宋体" w:cs="黑体"/>
        </w:rPr>
      </w:pPr>
      <w:r>
        <w:rPr>
          <w:rFonts w:hint="eastAsia" w:ascii="宋体" w:hAnsi="宋体" w:cs="黑体"/>
        </w:rPr>
        <w:t>透明物理设备上电，设置接收机接收频段为测试频段；</w:t>
      </w:r>
    </w:p>
    <w:p w14:paraId="1CA28B39">
      <w:pPr>
        <w:numPr>
          <w:ilvl w:val="0"/>
          <w:numId w:val="19"/>
        </w:numPr>
        <w:rPr>
          <w:rFonts w:ascii="宋体" w:hAnsi="宋体" w:cs="黑体"/>
        </w:rPr>
      </w:pPr>
      <w:r>
        <w:rPr>
          <w:rFonts w:hint="eastAsia" w:ascii="宋体" w:hAnsi="宋体" w:cs="黑体"/>
        </w:rPr>
        <w:t>待测模块DUT上电；</w:t>
      </w:r>
    </w:p>
    <w:p w14:paraId="10FC3A29">
      <w:pPr>
        <w:numPr>
          <w:ilvl w:val="0"/>
          <w:numId w:val="19"/>
        </w:numPr>
        <w:rPr>
          <w:rFonts w:ascii="宋体" w:hAnsi="宋体" w:cs="黑体"/>
        </w:rPr>
      </w:pPr>
      <w:r>
        <w:rPr>
          <w:rFonts w:hint="eastAsia" w:ascii="宋体" w:hAnsi="宋体" w:cs="黑体"/>
        </w:rPr>
        <w:t>初始化台体环境，设置程控衰减器默认衰减值为</w:t>
      </w:r>
      <w:r>
        <w:rPr>
          <w:rFonts w:ascii="宋体" w:hAnsi="宋体" w:cs="黑体"/>
        </w:rPr>
        <w:t>10dB</w:t>
      </w:r>
      <w:r>
        <w:rPr>
          <w:rFonts w:hint="eastAsia" w:ascii="宋体" w:hAnsi="宋体" w:cs="黑体"/>
        </w:rPr>
        <w:t>；</w:t>
      </w:r>
    </w:p>
    <w:p w14:paraId="5FE85CC6">
      <w:pPr>
        <w:numPr>
          <w:ilvl w:val="0"/>
          <w:numId w:val="19"/>
        </w:numPr>
        <w:rPr>
          <w:rFonts w:ascii="宋体" w:hAnsi="宋体" w:cs="黑体"/>
        </w:rPr>
      </w:pPr>
      <w:r>
        <w:rPr>
          <w:rFonts w:hint="eastAsia" w:ascii="宋体" w:hAnsi="宋体" w:cs="黑体"/>
        </w:rPr>
        <w:t>透明物理设备在频段</w:t>
      </w:r>
      <w:r>
        <w:rPr>
          <w:rFonts w:ascii="宋体" w:hAnsi="宋体" w:cs="黑体"/>
        </w:rPr>
        <w:t>1</w:t>
      </w:r>
      <w:r>
        <w:rPr>
          <w:rFonts w:hint="eastAsia" w:ascii="宋体" w:hAnsi="宋体" w:cs="黑体"/>
        </w:rPr>
        <w:t>（</w:t>
      </w:r>
      <w:r>
        <w:rPr>
          <w:rFonts w:ascii="宋体" w:hAnsi="宋体" w:cs="黑体"/>
        </w:rPr>
        <w:t>2.5M-5.7M</w:t>
      </w:r>
      <w:r>
        <w:rPr>
          <w:rFonts w:hint="eastAsia" w:ascii="宋体" w:hAnsi="宋体" w:cs="黑体"/>
        </w:rPr>
        <w:t>）、频段</w:t>
      </w:r>
      <w:r>
        <w:rPr>
          <w:rFonts w:ascii="宋体" w:hAnsi="宋体" w:cs="黑体"/>
        </w:rPr>
        <w:t>2</w:t>
      </w:r>
      <w:r>
        <w:rPr>
          <w:rFonts w:hint="eastAsia" w:ascii="宋体" w:hAnsi="宋体" w:cs="黑体"/>
        </w:rPr>
        <w:t>（</w:t>
      </w:r>
      <w:r>
        <w:rPr>
          <w:rFonts w:ascii="宋体" w:hAnsi="宋体" w:cs="黑体"/>
        </w:rPr>
        <w:t>700K-3.7M</w:t>
      </w:r>
      <w:r>
        <w:rPr>
          <w:rFonts w:hint="eastAsia" w:ascii="宋体" w:hAnsi="宋体" w:cs="黑体"/>
        </w:rPr>
        <w:t>）各发送</w:t>
      </w:r>
      <w:r>
        <w:rPr>
          <w:rFonts w:ascii="宋体" w:hAnsi="宋体" w:cs="黑体"/>
        </w:rPr>
        <w:t>20</w:t>
      </w:r>
      <w:r>
        <w:rPr>
          <w:rFonts w:hint="eastAsia" w:ascii="宋体" w:hAnsi="宋体" w:cs="黑体"/>
        </w:rPr>
        <w:t>次测试命令帧（</w:t>
      </w:r>
      <w:r>
        <w:rPr>
          <w:rFonts w:ascii="宋体" w:hAnsi="宋体" w:cs="黑体"/>
        </w:rPr>
        <w:t>TMI=4</w:t>
      </w:r>
      <w:r>
        <w:rPr>
          <w:rFonts w:hint="eastAsia" w:ascii="宋体" w:hAnsi="宋体" w:cs="黑体"/>
        </w:rPr>
        <w:t>），设置DUT的前导与帧控制目标工作频段；</w:t>
      </w:r>
    </w:p>
    <w:p w14:paraId="7920383B">
      <w:pPr>
        <w:numPr>
          <w:ilvl w:val="0"/>
          <w:numId w:val="19"/>
        </w:numPr>
        <w:rPr>
          <w:rFonts w:ascii="宋体" w:hAnsi="宋体" w:cs="黑体"/>
        </w:rPr>
      </w:pPr>
      <w:r>
        <w:rPr>
          <w:rFonts w:hint="eastAsia" w:ascii="宋体" w:hAnsi="宋体" w:cs="黑体"/>
        </w:rPr>
        <w:t>透明物理设备连续发送</w:t>
      </w:r>
      <w:r>
        <w:rPr>
          <w:rFonts w:ascii="宋体" w:hAnsi="宋体" w:cs="黑体"/>
        </w:rPr>
        <w:t>5</w:t>
      </w:r>
      <w:r>
        <w:rPr>
          <w:rFonts w:hint="eastAsia" w:ascii="宋体" w:hAnsi="宋体" w:cs="黑体"/>
        </w:rPr>
        <w:t>个信标帧，信标间隔为</w:t>
      </w:r>
      <w:r>
        <w:rPr>
          <w:rFonts w:ascii="宋体" w:hAnsi="宋体" w:cs="黑体"/>
        </w:rPr>
        <w:t>1s</w:t>
      </w:r>
      <w:r>
        <w:rPr>
          <w:rFonts w:hint="eastAsia" w:ascii="宋体" w:hAnsi="宋体" w:cs="黑体"/>
        </w:rPr>
        <w:t>；</w:t>
      </w:r>
    </w:p>
    <w:p w14:paraId="6CB77A8A">
      <w:pPr>
        <w:numPr>
          <w:ilvl w:val="0"/>
          <w:numId w:val="19"/>
        </w:numPr>
        <w:rPr>
          <w:rFonts w:ascii="宋体" w:hAnsi="宋体" w:cs="黑体"/>
        </w:rPr>
      </w:pPr>
      <w:r>
        <w:rPr>
          <w:rFonts w:hint="eastAsia" w:ascii="宋体" w:hAnsi="宋体" w:cs="黑体"/>
        </w:rPr>
        <w:t>透明物理设备按照</w:t>
      </w:r>
      <w:r>
        <w:rPr>
          <w:rFonts w:ascii="宋体" w:hAnsi="宋体" w:cs="黑体"/>
        </w:rPr>
        <w:t>DL-OFDMA</w:t>
      </w:r>
      <w:r>
        <w:rPr>
          <w:rFonts w:hint="eastAsia" w:ascii="宋体" w:hAnsi="宋体" w:cs="黑体"/>
        </w:rPr>
        <w:t>帧站点数量、站点位置、</w:t>
      </w:r>
      <w:r>
        <w:rPr>
          <w:rFonts w:ascii="宋体" w:hAnsi="宋体" w:cs="黑体"/>
        </w:rPr>
        <w:t>RU</w:t>
      </w:r>
      <w:r>
        <w:rPr>
          <w:rFonts w:hint="eastAsia" w:ascii="宋体" w:hAnsi="宋体" w:cs="黑体"/>
        </w:rPr>
        <w:t>信息以及相应</w:t>
      </w:r>
      <w:r>
        <w:rPr>
          <w:rFonts w:ascii="宋体" w:hAnsi="宋体" w:cs="黑体"/>
        </w:rPr>
        <w:t>TMI</w:t>
      </w:r>
      <w:r>
        <w:rPr>
          <w:rFonts w:hint="eastAsia" w:ascii="宋体" w:hAnsi="宋体" w:cs="黑体"/>
        </w:rPr>
        <w:t>模式发送报文，发送</w:t>
      </w:r>
      <w:r>
        <w:rPr>
          <w:rFonts w:ascii="宋体" w:hAnsi="宋体" w:cs="黑体"/>
        </w:rPr>
        <w:t>100</w:t>
      </w:r>
      <w:r>
        <w:rPr>
          <w:rFonts w:hint="eastAsia" w:ascii="宋体" w:hAnsi="宋体" w:cs="黑体"/>
        </w:rPr>
        <w:t>次后发送</w:t>
      </w:r>
      <w:r>
        <w:rPr>
          <w:rFonts w:ascii="宋体" w:hAnsi="宋体" w:cs="黑体"/>
        </w:rPr>
        <w:t>5</w:t>
      </w:r>
      <w:r>
        <w:rPr>
          <w:rFonts w:hint="eastAsia" w:ascii="宋体" w:hAnsi="宋体" w:cs="黑体"/>
        </w:rPr>
        <w:t>个信标帧（用于时钟同步）；</w:t>
      </w:r>
    </w:p>
    <w:p w14:paraId="220D03FA">
      <w:pPr>
        <w:numPr>
          <w:ilvl w:val="0"/>
          <w:numId w:val="19"/>
        </w:numPr>
        <w:rPr>
          <w:rFonts w:ascii="宋体" w:hAnsi="宋体" w:cs="黑体"/>
        </w:rPr>
      </w:pPr>
      <w:r>
        <w:rPr>
          <w:rFonts w:hint="eastAsia" w:ascii="宋体" w:hAnsi="宋体" w:cs="黑体"/>
        </w:rPr>
        <w:t>DUT将收到的透明物理设备的报文通过</w:t>
      </w:r>
      <w:r>
        <w:rPr>
          <w:rFonts w:ascii="宋体" w:hAnsi="宋体" w:cs="黑体"/>
        </w:rPr>
        <w:t>DL-OFDMA</w:t>
      </w:r>
      <w:r>
        <w:rPr>
          <w:rFonts w:hint="eastAsia" w:ascii="宋体" w:hAnsi="宋体" w:cs="黑体"/>
        </w:rPr>
        <w:t>模式发送到</w:t>
      </w:r>
      <w:r>
        <w:rPr>
          <w:rFonts w:ascii="宋体" w:hAnsi="宋体" w:cs="黑体"/>
        </w:rPr>
        <w:t>2</w:t>
      </w:r>
      <w:r>
        <w:rPr>
          <w:rFonts w:hint="eastAsia" w:ascii="宋体" w:hAnsi="宋体" w:cs="黑体"/>
        </w:rPr>
        <w:t>个透明物理设备，透明物理设备将接收的报文内容上报并进行报文内容比对，报文内容正确则DUT DL-OFDMA发送成功次数</w:t>
      </w:r>
      <w:r>
        <w:rPr>
          <w:rFonts w:ascii="宋体" w:hAnsi="宋体" w:cs="黑体"/>
        </w:rPr>
        <w:t>+1</w:t>
      </w:r>
      <w:r>
        <w:rPr>
          <w:rFonts w:hint="eastAsia" w:ascii="宋体" w:hAnsi="宋体" w:cs="黑体"/>
        </w:rPr>
        <w:t>，否则次数不变；</w:t>
      </w:r>
    </w:p>
    <w:p w14:paraId="27243929">
      <w:pPr>
        <w:numPr>
          <w:ilvl w:val="0"/>
          <w:numId w:val="19"/>
        </w:numPr>
        <w:rPr>
          <w:rFonts w:ascii="宋体" w:hAnsi="宋体" w:cs="黑体"/>
        </w:rPr>
      </w:pPr>
      <w:r>
        <w:rPr>
          <w:rFonts w:hint="eastAsia" w:ascii="宋体" w:hAnsi="宋体" w:cs="黑体"/>
        </w:rPr>
        <w:t>2个透明物理设备将接收到的报文按照</w:t>
      </w:r>
      <w:r>
        <w:rPr>
          <w:rFonts w:ascii="宋体" w:hAnsi="宋体" w:cs="黑体"/>
        </w:rPr>
        <w:t>UL-OFDMA</w:t>
      </w:r>
      <w:r>
        <w:rPr>
          <w:rFonts w:hint="eastAsia" w:ascii="宋体" w:hAnsi="宋体" w:cs="黑体"/>
        </w:rPr>
        <w:t>报文格式生成信号发送到</w:t>
      </w:r>
      <w:r>
        <w:rPr>
          <w:rFonts w:ascii="宋体" w:hAnsi="宋体" w:cs="黑体"/>
        </w:rPr>
        <w:t>PLC</w:t>
      </w:r>
      <w:r>
        <w:rPr>
          <w:rFonts w:hint="eastAsia" w:ascii="宋体" w:hAnsi="宋体" w:cs="黑体"/>
        </w:rPr>
        <w:t>通道上，</w:t>
      </w:r>
      <w:r>
        <w:rPr>
          <w:rFonts w:ascii="宋体" w:hAnsi="宋体" w:cs="黑体"/>
        </w:rPr>
        <w:t>DUT</w:t>
      </w:r>
      <w:r>
        <w:rPr>
          <w:rFonts w:hint="eastAsia" w:ascii="宋体" w:hAnsi="宋体" w:cs="黑体"/>
        </w:rPr>
        <w:t>接收</w:t>
      </w:r>
      <w:r>
        <w:rPr>
          <w:rFonts w:ascii="宋体" w:hAnsi="宋体" w:cs="黑体"/>
        </w:rPr>
        <w:t>UL-OFDMA</w:t>
      </w:r>
      <w:r>
        <w:rPr>
          <w:rFonts w:hint="eastAsia" w:ascii="宋体" w:hAnsi="宋体" w:cs="黑体"/>
        </w:rPr>
        <w:t>报文并将接收到的报文内容转发至透明物理设备，透明物理设备上报接收报文，并进行内容比对，报文内容正确则DUT接收UL-OFDMA报文成功次数</w:t>
      </w:r>
      <w:r>
        <w:rPr>
          <w:rFonts w:ascii="宋体" w:hAnsi="宋体" w:cs="黑体"/>
        </w:rPr>
        <w:t>+1</w:t>
      </w:r>
      <w:r>
        <w:rPr>
          <w:rFonts w:hint="eastAsia" w:ascii="宋体" w:hAnsi="宋体" w:cs="黑体"/>
        </w:rPr>
        <w:t>，否则次数不变。</w:t>
      </w:r>
    </w:p>
    <w:p w14:paraId="3B494439">
      <w:pPr>
        <w:pStyle w:val="7"/>
        <w:rPr>
          <w:rFonts w:hint="eastAsia" w:ascii="黑体" w:hAnsi="黑体"/>
          <w:rPrChange w:id="216" w:author="zhangbs" w:date="2026-02-25T22:04:17Z">
            <w:rPr>
              <w:rFonts w:ascii="宋体" w:hAnsi="宋体"/>
            </w:rPr>
          </w:rPrChange>
        </w:rPr>
      </w:pPr>
      <w:ins w:id="217" w:author="zhangbs" w:date="2026-02-21T19:55:06Z">
        <w:r>
          <w:rPr>
            <w:rFonts w:hint="eastAsia" w:ascii="宋体" w:hAnsi="宋体"/>
            <w:lang w:val="en-US" w:eastAsia="zh-CN"/>
          </w:rPr>
          <w:t xml:space="preserve"> </w:t>
        </w:r>
      </w:ins>
      <w:r>
        <w:rPr>
          <w:rFonts w:hint="eastAsia" w:ascii="黑体" w:hAnsi="黑体"/>
          <w:rPrChange w:id="218" w:author="zhangbs" w:date="2026-02-25T22:04:13Z">
            <w:rPr>
              <w:rFonts w:ascii="宋体" w:hAnsi="宋体"/>
            </w:rPr>
          </w:rPrChange>
        </w:rPr>
        <w:t>OFDMA</w:t>
      </w:r>
      <w:r>
        <w:rPr>
          <w:rFonts w:hint="eastAsia" w:ascii="黑体" w:hAnsi="黑体"/>
          <w:rPrChange w:id="219" w:author="zhangbs" w:date="2026-02-25T22:04:13Z">
            <w:rPr>
              <w:rFonts w:hint="eastAsia" w:ascii="宋体" w:hAnsi="宋体"/>
            </w:rPr>
          </w:rPrChange>
        </w:rPr>
        <w:t xml:space="preserve"> UL-OFDMA</w:t>
      </w:r>
      <w:r>
        <w:rPr>
          <w:rFonts w:hint="eastAsia" w:ascii="黑体" w:hAnsi="黑体"/>
          <w:rPrChange w:id="220" w:author="zhangbs" w:date="2026-02-25T22:04:17Z">
            <w:rPr>
              <w:rFonts w:hint="eastAsia" w:ascii="宋体" w:hAnsi="宋体"/>
            </w:rPr>
          </w:rPrChange>
        </w:rPr>
        <w:t>帧发送与DL-OFDMA帧接收功能测试</w:t>
      </w:r>
    </w:p>
    <w:p w14:paraId="2F77329A">
      <w:pPr>
        <w:numPr>
          <w:ilvl w:val="0"/>
          <w:numId w:val="20"/>
        </w:numPr>
        <w:rPr>
          <w:rFonts w:ascii="宋体" w:hAnsi="宋体" w:cs="黑体"/>
        </w:rPr>
      </w:pPr>
      <w:r>
        <w:rPr>
          <w:rFonts w:hint="eastAsia" w:ascii="宋体" w:hAnsi="宋体" w:cs="黑体"/>
        </w:rPr>
        <w:t>待测模块DUT放置于性能/协议2号仓1号位置；</w:t>
      </w:r>
    </w:p>
    <w:p w14:paraId="43A842CA">
      <w:pPr>
        <w:numPr>
          <w:ilvl w:val="0"/>
          <w:numId w:val="20"/>
        </w:numPr>
        <w:rPr>
          <w:rFonts w:ascii="宋体" w:hAnsi="宋体" w:cs="黑体"/>
        </w:rPr>
      </w:pPr>
      <w:r>
        <w:rPr>
          <w:rFonts w:hint="eastAsia" w:ascii="宋体" w:hAnsi="宋体" w:cs="黑体"/>
        </w:rPr>
        <w:t>所有设备下电；</w:t>
      </w:r>
    </w:p>
    <w:p w14:paraId="1387BAAD">
      <w:pPr>
        <w:numPr>
          <w:ilvl w:val="0"/>
          <w:numId w:val="20"/>
        </w:numPr>
        <w:rPr>
          <w:rFonts w:ascii="宋体" w:hAnsi="宋体" w:cs="黑体"/>
        </w:rPr>
      </w:pPr>
      <w:r>
        <w:rPr>
          <w:rFonts w:hint="eastAsia" w:ascii="宋体" w:hAnsi="宋体" w:cs="黑体"/>
        </w:rPr>
        <w:t>透明物理设备上电，设置接收机接收频段为测试频段；</w:t>
      </w:r>
    </w:p>
    <w:p w14:paraId="17D5054A">
      <w:pPr>
        <w:numPr>
          <w:ilvl w:val="0"/>
          <w:numId w:val="20"/>
        </w:numPr>
        <w:rPr>
          <w:rFonts w:ascii="宋体" w:hAnsi="宋体" w:cs="黑体"/>
        </w:rPr>
      </w:pPr>
      <w:r>
        <w:rPr>
          <w:rFonts w:hint="eastAsia" w:ascii="宋体" w:hAnsi="宋体" w:cs="黑体"/>
        </w:rPr>
        <w:t>待测模块DUT上电；</w:t>
      </w:r>
    </w:p>
    <w:p w14:paraId="2CED2F34">
      <w:pPr>
        <w:numPr>
          <w:ilvl w:val="0"/>
          <w:numId w:val="20"/>
        </w:numPr>
        <w:rPr>
          <w:rFonts w:ascii="宋体" w:hAnsi="宋体" w:cs="黑体"/>
        </w:rPr>
      </w:pPr>
      <w:r>
        <w:rPr>
          <w:rFonts w:hint="eastAsia" w:ascii="宋体" w:hAnsi="宋体" w:cs="黑体"/>
        </w:rPr>
        <w:t>初始化台体环境，设置程控衰减器默认衰减值为</w:t>
      </w:r>
      <w:r>
        <w:rPr>
          <w:rFonts w:ascii="宋体" w:hAnsi="宋体" w:cs="黑体"/>
        </w:rPr>
        <w:t>10dB</w:t>
      </w:r>
      <w:r>
        <w:rPr>
          <w:rFonts w:hint="eastAsia" w:ascii="宋体" w:hAnsi="宋体" w:cs="黑体"/>
        </w:rPr>
        <w:t>；</w:t>
      </w:r>
    </w:p>
    <w:p w14:paraId="332E1969">
      <w:pPr>
        <w:numPr>
          <w:ilvl w:val="0"/>
          <w:numId w:val="20"/>
        </w:numPr>
        <w:rPr>
          <w:rFonts w:ascii="宋体" w:hAnsi="宋体" w:cs="黑体"/>
        </w:rPr>
      </w:pPr>
      <w:r>
        <w:rPr>
          <w:rFonts w:hint="eastAsia" w:ascii="宋体" w:hAnsi="宋体" w:cs="黑体"/>
        </w:rPr>
        <w:t>透明物理设备在频段</w:t>
      </w:r>
      <w:r>
        <w:rPr>
          <w:rFonts w:ascii="宋体" w:hAnsi="宋体" w:cs="黑体"/>
        </w:rPr>
        <w:t>1</w:t>
      </w:r>
      <w:r>
        <w:rPr>
          <w:rFonts w:hint="eastAsia" w:ascii="宋体" w:hAnsi="宋体" w:cs="黑体"/>
        </w:rPr>
        <w:t>（</w:t>
      </w:r>
      <w:r>
        <w:rPr>
          <w:rFonts w:ascii="宋体" w:hAnsi="宋体" w:cs="黑体"/>
        </w:rPr>
        <w:t>2.5M-5.7M</w:t>
      </w:r>
      <w:r>
        <w:rPr>
          <w:rFonts w:hint="eastAsia" w:ascii="宋体" w:hAnsi="宋体" w:cs="黑体"/>
        </w:rPr>
        <w:t>）、频段</w:t>
      </w:r>
      <w:r>
        <w:rPr>
          <w:rFonts w:ascii="宋体" w:hAnsi="宋体" w:cs="黑体"/>
        </w:rPr>
        <w:t>2</w:t>
      </w:r>
      <w:r>
        <w:rPr>
          <w:rFonts w:hint="eastAsia" w:ascii="宋体" w:hAnsi="宋体" w:cs="黑体"/>
        </w:rPr>
        <w:t>（</w:t>
      </w:r>
      <w:r>
        <w:rPr>
          <w:rFonts w:ascii="宋体" w:hAnsi="宋体" w:cs="黑体"/>
        </w:rPr>
        <w:t>700K-3.7M</w:t>
      </w:r>
      <w:r>
        <w:rPr>
          <w:rFonts w:hint="eastAsia" w:ascii="宋体" w:hAnsi="宋体" w:cs="黑体"/>
        </w:rPr>
        <w:t>）各发送</w:t>
      </w:r>
      <w:r>
        <w:rPr>
          <w:rFonts w:ascii="宋体" w:hAnsi="宋体" w:cs="黑体"/>
        </w:rPr>
        <w:t>20</w:t>
      </w:r>
      <w:r>
        <w:rPr>
          <w:rFonts w:hint="eastAsia" w:ascii="宋体" w:hAnsi="宋体" w:cs="黑体"/>
        </w:rPr>
        <w:t>次测试命令帧（</w:t>
      </w:r>
      <w:r>
        <w:rPr>
          <w:rFonts w:ascii="宋体" w:hAnsi="宋体" w:cs="黑体"/>
        </w:rPr>
        <w:t>TMI=4</w:t>
      </w:r>
      <w:r>
        <w:rPr>
          <w:rFonts w:hint="eastAsia" w:ascii="宋体" w:hAnsi="宋体" w:cs="黑体"/>
        </w:rPr>
        <w:t>），设置DUT的前导与帧控制目标工作频段；</w:t>
      </w:r>
    </w:p>
    <w:p w14:paraId="320839A0">
      <w:pPr>
        <w:numPr>
          <w:ilvl w:val="0"/>
          <w:numId w:val="20"/>
        </w:numPr>
        <w:rPr>
          <w:rFonts w:ascii="宋体" w:hAnsi="宋体" w:cs="黑体"/>
        </w:rPr>
      </w:pPr>
      <w:r>
        <w:rPr>
          <w:rFonts w:hint="eastAsia" w:ascii="宋体" w:hAnsi="宋体" w:cs="黑体"/>
        </w:rPr>
        <w:t>透明物理设备连续发送</w:t>
      </w:r>
      <w:r>
        <w:rPr>
          <w:rFonts w:ascii="宋体" w:hAnsi="宋体" w:cs="黑体"/>
        </w:rPr>
        <w:t>5</w:t>
      </w:r>
      <w:r>
        <w:rPr>
          <w:rFonts w:hint="eastAsia" w:ascii="宋体" w:hAnsi="宋体" w:cs="黑体"/>
        </w:rPr>
        <w:t>个信标帧到DUT，信标间隔为</w:t>
      </w:r>
      <w:r>
        <w:rPr>
          <w:rFonts w:ascii="宋体" w:hAnsi="宋体" w:cs="黑体"/>
        </w:rPr>
        <w:t>1s</w:t>
      </w:r>
      <w:r>
        <w:rPr>
          <w:rFonts w:hint="eastAsia" w:ascii="宋体" w:hAnsi="宋体" w:cs="黑体"/>
        </w:rPr>
        <w:t>；</w:t>
      </w:r>
    </w:p>
    <w:p w14:paraId="32391213">
      <w:pPr>
        <w:numPr>
          <w:ilvl w:val="0"/>
          <w:numId w:val="20"/>
        </w:numPr>
        <w:rPr>
          <w:rFonts w:ascii="宋体" w:hAnsi="宋体" w:cs="黑体"/>
        </w:rPr>
      </w:pPr>
      <w:r>
        <w:rPr>
          <w:rFonts w:hint="eastAsia" w:ascii="宋体" w:hAnsi="宋体" w:cs="黑体"/>
        </w:rPr>
        <w:t>透明物理设备发送U</w:t>
      </w:r>
      <w:r>
        <w:rPr>
          <w:rFonts w:ascii="宋体" w:hAnsi="宋体" w:cs="黑体"/>
        </w:rPr>
        <w:t>L-OFDMA</w:t>
      </w:r>
      <w:r>
        <w:rPr>
          <w:rFonts w:hint="eastAsia" w:ascii="宋体" w:hAnsi="宋体" w:cs="黑体"/>
        </w:rPr>
        <w:t>帧站点数量、站点位置、</w:t>
      </w:r>
      <w:r>
        <w:rPr>
          <w:rFonts w:ascii="宋体" w:hAnsi="宋体" w:cs="黑体"/>
        </w:rPr>
        <w:t>RU</w:t>
      </w:r>
      <w:r>
        <w:rPr>
          <w:rFonts w:hint="eastAsia" w:ascii="宋体" w:hAnsi="宋体" w:cs="黑体"/>
        </w:rPr>
        <w:t>信息以及相应</w:t>
      </w:r>
      <w:r>
        <w:rPr>
          <w:rFonts w:ascii="宋体" w:hAnsi="宋体" w:cs="黑体"/>
        </w:rPr>
        <w:t>TMI</w:t>
      </w:r>
      <w:r>
        <w:rPr>
          <w:rFonts w:hint="eastAsia" w:ascii="宋体" w:hAnsi="宋体" w:cs="黑体"/>
        </w:rPr>
        <w:t>模式、报文数据信息到DUT；</w:t>
      </w:r>
    </w:p>
    <w:p w14:paraId="327E8207">
      <w:pPr>
        <w:numPr>
          <w:ilvl w:val="0"/>
          <w:numId w:val="20"/>
        </w:numPr>
        <w:rPr>
          <w:rFonts w:ascii="宋体" w:hAnsi="宋体" w:cs="黑体"/>
        </w:rPr>
      </w:pPr>
      <w:r>
        <w:rPr>
          <w:rFonts w:hint="eastAsia" w:ascii="宋体" w:hAnsi="宋体" w:cs="黑体"/>
        </w:rPr>
        <w:t>DUT将收到的透明物理设备的报文与透明物理设备一同通过U</w:t>
      </w:r>
      <w:r>
        <w:rPr>
          <w:rFonts w:ascii="宋体" w:hAnsi="宋体" w:cs="黑体"/>
        </w:rPr>
        <w:t>L-OFDMA</w:t>
      </w:r>
      <w:r>
        <w:rPr>
          <w:rFonts w:hint="eastAsia" w:ascii="宋体" w:hAnsi="宋体" w:cs="黑体"/>
        </w:rPr>
        <w:t>模式发送到透明物理设备，透明物理设备将接收的报文内容上报并进行报文内容比对，报文内容正确则DUT UL-OFDMA发送成功次数</w:t>
      </w:r>
      <w:r>
        <w:rPr>
          <w:rFonts w:ascii="宋体" w:hAnsi="宋体" w:cs="黑体"/>
        </w:rPr>
        <w:t>+1</w:t>
      </w:r>
      <w:r>
        <w:rPr>
          <w:rFonts w:hint="eastAsia" w:ascii="宋体" w:hAnsi="宋体" w:cs="黑体"/>
        </w:rPr>
        <w:t>，否则次数不变；</w:t>
      </w:r>
    </w:p>
    <w:p w14:paraId="08D814B4">
      <w:pPr>
        <w:numPr>
          <w:ilvl w:val="0"/>
          <w:numId w:val="20"/>
        </w:numPr>
        <w:rPr>
          <w:rFonts w:ascii="宋体" w:hAnsi="宋体" w:cs="黑体"/>
        </w:rPr>
      </w:pPr>
      <w:r>
        <w:rPr>
          <w:rFonts w:hint="eastAsia" w:ascii="宋体" w:hAnsi="宋体" w:cs="黑体"/>
        </w:rPr>
        <w:t>透明物理设备将接收到的报文按照D</w:t>
      </w:r>
      <w:r>
        <w:rPr>
          <w:rFonts w:ascii="宋体" w:hAnsi="宋体" w:cs="黑体"/>
        </w:rPr>
        <w:t>L-OFDMA</w:t>
      </w:r>
      <w:r>
        <w:rPr>
          <w:rFonts w:hint="eastAsia" w:ascii="宋体" w:hAnsi="宋体" w:cs="黑体"/>
        </w:rPr>
        <w:t>报文格式生成信号发送到</w:t>
      </w:r>
      <w:r>
        <w:rPr>
          <w:rFonts w:ascii="宋体" w:hAnsi="宋体" w:cs="黑体"/>
        </w:rPr>
        <w:t>PLC</w:t>
      </w:r>
      <w:r>
        <w:rPr>
          <w:rFonts w:hint="eastAsia" w:ascii="宋体" w:hAnsi="宋体" w:cs="黑体"/>
        </w:rPr>
        <w:t>通道上，</w:t>
      </w:r>
      <w:r>
        <w:rPr>
          <w:rFonts w:ascii="宋体" w:hAnsi="宋体" w:cs="黑体"/>
        </w:rPr>
        <w:t>DUT</w:t>
      </w:r>
      <w:r>
        <w:rPr>
          <w:rFonts w:hint="eastAsia" w:ascii="宋体" w:hAnsi="宋体" w:cs="黑体"/>
        </w:rPr>
        <w:t>接收D</w:t>
      </w:r>
      <w:r>
        <w:rPr>
          <w:rFonts w:ascii="宋体" w:hAnsi="宋体" w:cs="黑体"/>
        </w:rPr>
        <w:t>L-OFDMA</w:t>
      </w:r>
      <w:r>
        <w:rPr>
          <w:rFonts w:hint="eastAsia" w:ascii="宋体" w:hAnsi="宋体" w:cs="黑体"/>
        </w:rPr>
        <w:t>报文并将接收到的报文内容转发至透明物理设备，透明物理设备上报接收报文，并进行内容比对，报文内容正确则DUT接收DL-OFDMA报文成功次数</w:t>
      </w:r>
      <w:r>
        <w:rPr>
          <w:rFonts w:ascii="宋体" w:hAnsi="宋体" w:cs="黑体"/>
        </w:rPr>
        <w:t>+1</w:t>
      </w:r>
      <w:r>
        <w:rPr>
          <w:rFonts w:hint="eastAsia" w:ascii="宋体" w:hAnsi="宋体" w:cs="黑体"/>
        </w:rPr>
        <w:t>，否则次数不变。</w:t>
      </w:r>
    </w:p>
    <w:p w14:paraId="35276C2F">
      <w:pPr>
        <w:pStyle w:val="7"/>
        <w:rPr>
          <w:rFonts w:ascii="宋体" w:hAnsi="宋体"/>
        </w:rPr>
      </w:pPr>
      <w:ins w:id="221" w:author="zhangbs" w:date="2026-02-21T19:55:02Z">
        <w:r>
          <w:rPr>
            <w:rFonts w:hint="eastAsia" w:ascii="黑体" w:hAnsi="黑体"/>
            <w:lang w:val="en-US" w:eastAsia="zh-CN"/>
            <w:rPrChange w:id="222" w:author="zhangbs" w:date="2026-02-25T22:04:32Z">
              <w:rPr>
                <w:rFonts w:hint="eastAsia" w:ascii="宋体" w:hAnsi="宋体"/>
                <w:lang w:val="en-US" w:eastAsia="zh-CN"/>
              </w:rPr>
            </w:rPrChange>
          </w:rPr>
          <w:t xml:space="preserve"> </w:t>
        </w:r>
      </w:ins>
      <w:r>
        <w:rPr>
          <w:rFonts w:hint="eastAsia" w:ascii="黑体" w:hAnsi="黑体"/>
          <w:rPrChange w:id="223" w:author="zhangbs" w:date="2026-02-25T22:04:32Z">
            <w:rPr>
              <w:rFonts w:ascii="宋体" w:hAnsi="宋体"/>
            </w:rPr>
          </w:rPrChange>
        </w:rPr>
        <w:t>OFDMA</w:t>
      </w:r>
      <w:r>
        <w:rPr>
          <w:rFonts w:ascii="宋体" w:hAnsi="宋体"/>
        </w:rPr>
        <w:t>帧间隔测试</w:t>
      </w:r>
    </w:p>
    <w:p w14:paraId="10BF3A00">
      <w:pPr>
        <w:numPr>
          <w:ilvl w:val="0"/>
          <w:numId w:val="21"/>
        </w:numPr>
        <w:rPr>
          <w:rFonts w:ascii="宋体" w:hAnsi="宋体" w:cs="黑体"/>
        </w:rPr>
      </w:pPr>
      <w:r>
        <w:rPr>
          <w:rFonts w:hint="eastAsia" w:ascii="宋体" w:hAnsi="宋体" w:cs="黑体"/>
        </w:rPr>
        <w:t>待测模块放置于性能/协议2号仓1号位置；</w:t>
      </w:r>
    </w:p>
    <w:p w14:paraId="4CF968A5">
      <w:pPr>
        <w:numPr>
          <w:ilvl w:val="0"/>
          <w:numId w:val="21"/>
        </w:numPr>
        <w:rPr>
          <w:rFonts w:ascii="宋体" w:hAnsi="宋体" w:cs="黑体"/>
        </w:rPr>
      </w:pPr>
      <w:r>
        <w:rPr>
          <w:rFonts w:hint="eastAsia" w:ascii="宋体" w:hAnsi="宋体" w:cs="黑体"/>
        </w:rPr>
        <w:t>所有设备下电</w:t>
      </w:r>
      <w:ins w:id="224" w:author="zhangbs" w:date="2026-02-21T19:47:48Z">
        <w:r>
          <w:rPr>
            <w:rFonts w:hint="eastAsia" w:ascii="宋体" w:hAnsi="宋体" w:cs="黑体"/>
            <w:lang w:eastAsia="zh-CN"/>
          </w:rPr>
          <w:t>；</w:t>
        </w:r>
      </w:ins>
    </w:p>
    <w:p w14:paraId="6187B5DD">
      <w:pPr>
        <w:numPr>
          <w:ilvl w:val="0"/>
          <w:numId w:val="21"/>
        </w:numPr>
        <w:rPr>
          <w:rFonts w:ascii="宋体" w:hAnsi="宋体" w:cs="黑体"/>
        </w:rPr>
      </w:pPr>
      <w:r>
        <w:rPr>
          <w:rFonts w:hint="eastAsia" w:ascii="宋体" w:hAnsi="宋体" w:cs="黑体"/>
        </w:rPr>
        <w:t>接收机上电，设置接收机为指定频段（可配，测试频段）；</w:t>
      </w:r>
    </w:p>
    <w:p w14:paraId="1450B82F">
      <w:pPr>
        <w:numPr>
          <w:ilvl w:val="0"/>
          <w:numId w:val="21"/>
        </w:numPr>
        <w:rPr>
          <w:rFonts w:ascii="宋体" w:hAnsi="宋体" w:cs="黑体"/>
        </w:rPr>
      </w:pPr>
      <w:r>
        <w:rPr>
          <w:rFonts w:hint="eastAsia" w:ascii="宋体" w:hAnsi="宋体" w:cs="黑体"/>
        </w:rPr>
        <w:t>发射机上电，设置发射机频段为指定频段；</w:t>
      </w:r>
    </w:p>
    <w:p w14:paraId="233830EA">
      <w:pPr>
        <w:numPr>
          <w:ilvl w:val="0"/>
          <w:numId w:val="21"/>
        </w:numPr>
        <w:rPr>
          <w:rFonts w:ascii="宋体" w:hAnsi="宋体" w:cs="黑体"/>
        </w:rPr>
      </w:pPr>
      <w:r>
        <w:rPr>
          <w:rFonts w:hint="eastAsia" w:ascii="宋体" w:hAnsi="宋体" w:cs="黑体"/>
        </w:rPr>
        <w:t>设置默认衰减值，关闭信号发生器输出，待测模块上电，；</w:t>
      </w:r>
    </w:p>
    <w:p w14:paraId="45736412">
      <w:pPr>
        <w:numPr>
          <w:ilvl w:val="0"/>
          <w:numId w:val="21"/>
        </w:numPr>
        <w:rPr>
          <w:rFonts w:ascii="宋体" w:hAnsi="宋体" w:cs="黑体"/>
        </w:rPr>
      </w:pPr>
      <w:r>
        <w:rPr>
          <w:rFonts w:hint="eastAsia" w:ascii="宋体" w:hAnsi="宋体" w:cs="黑体"/>
        </w:rPr>
        <w:t>在指定频段上发送进入回环测试模式报文，持续发送10s；</w:t>
      </w:r>
    </w:p>
    <w:p w14:paraId="19F35227">
      <w:pPr>
        <w:numPr>
          <w:ilvl w:val="0"/>
          <w:numId w:val="21"/>
        </w:numPr>
        <w:rPr>
          <w:rFonts w:ascii="宋体" w:hAnsi="宋体" w:cs="黑体"/>
        </w:rPr>
      </w:pPr>
      <w:r>
        <w:rPr>
          <w:rFonts w:hint="eastAsia" w:ascii="宋体" w:hAnsi="宋体" w:cs="黑体"/>
        </w:rPr>
        <w:t>上位机软件依次下发配置指定被测设备为不同用户；</w:t>
      </w:r>
    </w:p>
    <w:p w14:paraId="3DD08E35">
      <w:pPr>
        <w:numPr>
          <w:ilvl w:val="0"/>
          <w:numId w:val="21"/>
        </w:numPr>
        <w:rPr>
          <w:rFonts w:ascii="宋体" w:hAnsi="宋体" w:cs="黑体"/>
        </w:rPr>
      </w:pPr>
      <w:r>
        <w:rPr>
          <w:rFonts w:hint="eastAsia" w:ascii="宋体" w:hAnsi="宋体" w:cs="黑体"/>
        </w:rPr>
        <w:t>上位机软件选择用户</w:t>
      </w:r>
      <w:r>
        <w:rPr>
          <w:rFonts w:ascii="宋体" w:hAnsi="宋体" w:cs="黑体"/>
        </w:rPr>
        <w:t>0 RU=1</w:t>
      </w:r>
      <w:r>
        <w:rPr>
          <w:rFonts w:hint="eastAsia" w:ascii="宋体" w:hAnsi="宋体" w:cs="黑体"/>
        </w:rPr>
        <w:t>、用户</w:t>
      </w:r>
      <w:r>
        <w:rPr>
          <w:rFonts w:ascii="宋体" w:hAnsi="宋体" w:cs="黑体"/>
        </w:rPr>
        <w:t>1 RU=3</w:t>
      </w:r>
      <w:r>
        <w:rPr>
          <w:rFonts w:hint="eastAsia" w:ascii="宋体" w:hAnsi="宋体" w:cs="黑体"/>
        </w:rPr>
        <w:t>、用户</w:t>
      </w:r>
      <w:r>
        <w:rPr>
          <w:rFonts w:ascii="宋体" w:hAnsi="宋体" w:cs="黑体"/>
        </w:rPr>
        <w:t>2 RU=5</w:t>
      </w:r>
      <w:r>
        <w:rPr>
          <w:rFonts w:hint="eastAsia" w:ascii="宋体" w:hAnsi="宋体" w:cs="黑体"/>
        </w:rPr>
        <w:t>、</w:t>
      </w:r>
      <w:r>
        <w:rPr>
          <w:rFonts w:ascii="宋体" w:hAnsi="宋体" w:cs="黑体"/>
        </w:rPr>
        <w:t>eFC</w:t>
      </w:r>
      <w:r>
        <w:rPr>
          <w:rFonts w:hint="eastAsia" w:ascii="宋体" w:hAnsi="宋体" w:cs="黑体"/>
        </w:rPr>
        <w:t>符号数为</w:t>
      </w:r>
      <w:r>
        <w:rPr>
          <w:rFonts w:ascii="宋体" w:hAnsi="宋体" w:cs="黑体"/>
        </w:rPr>
        <w:t>12</w:t>
      </w:r>
      <w:r>
        <w:rPr>
          <w:rFonts w:hint="eastAsia" w:ascii="宋体" w:hAnsi="宋体" w:cs="黑体"/>
        </w:rPr>
        <w:t>、</w:t>
      </w:r>
      <w:del w:id="225" w:author="黄博阳" w:date="2026-03-02T11:34:51Z">
        <w:r>
          <w:rPr>
            <w:rFonts w:ascii="宋体" w:hAnsi="宋体" w:cs="黑体"/>
          </w:rPr>
          <w:delText>ISAC-PLC</w:delText>
        </w:r>
      </w:del>
      <w:ins w:id="226" w:author="黄博阳" w:date="2026-03-02T11:34:51Z">
        <w:r>
          <w:rPr>
            <w:rFonts w:hint="eastAsia" w:ascii="宋体" w:hAnsi="宋体" w:cs="黑体"/>
            <w:lang w:eastAsia="zh-CN"/>
          </w:rPr>
          <w:t>SPLC</w:t>
        </w:r>
      </w:ins>
      <w:r>
        <w:rPr>
          <w:rFonts w:ascii="宋体" w:hAnsi="宋体" w:cs="黑体"/>
        </w:rPr>
        <w:t xml:space="preserve"> TMI=25</w:t>
      </w:r>
      <w:r>
        <w:rPr>
          <w:rFonts w:hint="eastAsia" w:ascii="宋体" w:hAnsi="宋体" w:cs="黑体"/>
        </w:rPr>
        <w:t>的测试报文</w:t>
      </w:r>
      <w:r>
        <w:rPr>
          <w:rFonts w:ascii="宋体" w:hAnsi="宋体" w:cs="黑体"/>
        </w:rPr>
        <w:t>,</w:t>
      </w:r>
      <w:r>
        <w:rPr>
          <w:rFonts w:hint="eastAsia" w:ascii="宋体" w:hAnsi="宋体" w:cs="黑体"/>
        </w:rPr>
        <w:t>控制发射机循环发送O</w:t>
      </w:r>
      <w:r>
        <w:rPr>
          <w:rFonts w:ascii="宋体" w:hAnsi="宋体" w:cs="黑体"/>
        </w:rPr>
        <w:t xml:space="preserve">FDMA </w:t>
      </w:r>
      <w:r>
        <w:rPr>
          <w:rFonts w:hint="eastAsia" w:ascii="宋体" w:hAnsi="宋体" w:cs="黑体"/>
        </w:rPr>
        <w:t>trigger帧， 间隔1s发送1次</w:t>
      </w:r>
      <w:r>
        <w:rPr>
          <w:rFonts w:hint="eastAsia" w:ascii="Times New Roman"/>
        </w:rPr>
        <w:t>，总共发送1</w:t>
      </w:r>
      <w:r>
        <w:rPr>
          <w:rFonts w:ascii="Times New Roman"/>
        </w:rPr>
        <w:t>00</w:t>
      </w:r>
      <w:r>
        <w:rPr>
          <w:rFonts w:hint="eastAsia" w:ascii="Times New Roman"/>
        </w:rPr>
        <w:t>次</w:t>
      </w:r>
      <w:r>
        <w:rPr>
          <w:rFonts w:hint="eastAsia" w:ascii="宋体" w:hAnsi="宋体" w:cs="黑体"/>
        </w:rPr>
        <w:t>；</w:t>
      </w:r>
    </w:p>
    <w:p w14:paraId="6771B6F1">
      <w:pPr>
        <w:numPr>
          <w:ilvl w:val="0"/>
          <w:numId w:val="21"/>
        </w:numPr>
        <w:rPr>
          <w:rFonts w:hint="eastAsia" w:ascii="宋体" w:hAnsi="宋体" w:cs="黑体"/>
        </w:rPr>
      </w:pPr>
      <w:r>
        <w:rPr>
          <w:rFonts w:hint="eastAsia" w:ascii="宋体" w:hAnsi="宋体" w:cs="黑体"/>
        </w:rPr>
        <w:t>接收机收到O</w:t>
      </w:r>
      <w:r>
        <w:rPr>
          <w:rFonts w:ascii="宋体" w:hAnsi="宋体" w:cs="黑体"/>
        </w:rPr>
        <w:t xml:space="preserve">FDMA </w:t>
      </w:r>
      <w:r>
        <w:rPr>
          <w:rFonts w:hint="eastAsia" w:ascii="宋体" w:hAnsi="宋体" w:cs="黑体"/>
        </w:rPr>
        <w:t>trigger帧后回复相应的U</w:t>
      </w:r>
      <w:r>
        <w:rPr>
          <w:rFonts w:ascii="宋体" w:hAnsi="宋体" w:cs="黑体"/>
        </w:rPr>
        <w:t>L-OFDMA</w:t>
      </w:r>
      <w:r>
        <w:rPr>
          <w:rFonts w:hint="eastAsia" w:ascii="宋体" w:hAnsi="宋体" w:cs="黑体"/>
        </w:rPr>
        <w:t>帧，发射机上报发送第一个样点的时间</w:t>
      </w:r>
      <w:ins w:id="227" w:author="zhangbs" w:date="2026-02-25T22:04:47Z">
        <w:r>
          <w:rPr>
            <w:rFonts w:hint="eastAsia" w:ascii="宋体" w:hAnsi="宋体" w:cs="黑体"/>
            <w:lang w:val="en-US" w:eastAsia="zh-CN"/>
          </w:rPr>
          <w:t>NTB</w:t>
        </w:r>
      </w:ins>
      <w:del w:id="228" w:author="zhangbs" w:date="2026-02-25T22:04:47Z">
        <w:r>
          <w:rPr>
            <w:rFonts w:hint="eastAsia" w:ascii="宋体" w:hAnsi="宋体" w:cs="黑体"/>
          </w:rPr>
          <w:delText>ntb</w:delText>
        </w:r>
      </w:del>
      <w:r>
        <w:rPr>
          <w:rFonts w:ascii="宋体" w:hAnsi="宋体" w:cs="黑体"/>
        </w:rPr>
        <w:t>1</w:t>
      </w:r>
      <w:r>
        <w:rPr>
          <w:rFonts w:hint="eastAsia" w:ascii="宋体" w:hAnsi="宋体" w:cs="黑体"/>
        </w:rPr>
        <w:t>和收到待测设备回复的U</w:t>
      </w:r>
      <w:r>
        <w:rPr>
          <w:rFonts w:ascii="宋体" w:hAnsi="宋体" w:cs="黑体"/>
        </w:rPr>
        <w:t>L-OFDMA</w:t>
      </w:r>
      <w:r>
        <w:rPr>
          <w:rFonts w:hint="eastAsia" w:ascii="宋体" w:hAnsi="宋体" w:cs="黑体"/>
        </w:rPr>
        <w:t>的F</w:t>
      </w:r>
      <w:r>
        <w:rPr>
          <w:rFonts w:ascii="宋体" w:hAnsi="宋体" w:cs="黑体"/>
        </w:rPr>
        <w:t>C</w:t>
      </w:r>
      <w:r>
        <w:rPr>
          <w:rFonts w:hint="eastAsia" w:ascii="宋体" w:hAnsi="宋体" w:cs="黑体"/>
        </w:rPr>
        <w:t>第一个非零样本时间</w:t>
      </w:r>
      <w:ins w:id="229" w:author="zhangbs" w:date="2026-02-25T22:04:50Z">
        <w:r>
          <w:rPr>
            <w:rFonts w:hint="eastAsia" w:ascii="宋体" w:hAnsi="宋体" w:cs="黑体"/>
            <w:lang w:val="en-US" w:eastAsia="zh-CN"/>
          </w:rPr>
          <w:t>NTB</w:t>
        </w:r>
      </w:ins>
      <w:del w:id="230" w:author="zhangbs" w:date="2026-02-25T22:04:50Z">
        <w:r>
          <w:rPr>
            <w:rFonts w:hint="eastAsia" w:ascii="宋体" w:hAnsi="宋体" w:cs="黑体"/>
          </w:rPr>
          <w:delText>ntb</w:delText>
        </w:r>
      </w:del>
      <w:r>
        <w:rPr>
          <w:rFonts w:ascii="宋体" w:hAnsi="宋体" w:cs="黑体"/>
        </w:rPr>
        <w:t>2</w:t>
      </w:r>
      <w:r>
        <w:rPr>
          <w:rFonts w:hint="eastAsia" w:ascii="宋体" w:hAnsi="宋体" w:cs="黑体"/>
        </w:rPr>
        <w:t>给软件平台；</w:t>
      </w:r>
    </w:p>
    <w:p w14:paraId="57801074">
      <w:pPr>
        <w:numPr>
          <w:ilvl w:val="0"/>
          <w:numId w:val="21"/>
        </w:numPr>
        <w:rPr>
          <w:rFonts w:ascii="宋体" w:hAnsi="宋体" w:cs="黑体"/>
        </w:rPr>
      </w:pPr>
      <w:r>
        <w:rPr>
          <w:rFonts w:hint="eastAsia" w:ascii="宋体" w:hAnsi="宋体" w:cs="黑体"/>
        </w:rPr>
        <w:t>上位机根据发射机上报的</w:t>
      </w:r>
      <w:ins w:id="231" w:author="zhangbs" w:date="2026-02-25T22:05:16Z">
        <w:r>
          <w:rPr>
            <w:rFonts w:hint="eastAsia" w:ascii="宋体" w:hAnsi="宋体" w:cs="黑体"/>
            <w:lang w:val="en-US" w:eastAsia="zh-CN"/>
          </w:rPr>
          <w:t>NTB</w:t>
        </w:r>
      </w:ins>
      <w:del w:id="232" w:author="zhangbs" w:date="2026-02-25T22:05:16Z">
        <w:r>
          <w:rPr>
            <w:rFonts w:hint="eastAsia" w:ascii="宋体" w:hAnsi="宋体" w:cs="黑体"/>
          </w:rPr>
          <w:delText>n</w:delText>
        </w:r>
      </w:del>
      <w:del w:id="233" w:author="zhangbs" w:date="2026-02-25T22:05:16Z">
        <w:r>
          <w:rPr>
            <w:rFonts w:ascii="宋体" w:hAnsi="宋体" w:cs="黑体"/>
          </w:rPr>
          <w:delText>tb</w:delText>
        </w:r>
      </w:del>
      <w:r>
        <w:rPr>
          <w:rFonts w:ascii="宋体" w:hAnsi="宋体" w:cs="黑体"/>
        </w:rPr>
        <w:t>1</w:t>
      </w:r>
      <w:r>
        <w:rPr>
          <w:rFonts w:hint="eastAsia" w:ascii="宋体" w:hAnsi="宋体" w:cs="黑体"/>
        </w:rPr>
        <w:t>和</w:t>
      </w:r>
      <w:ins w:id="234" w:author="zhangbs" w:date="2026-02-25T22:05:13Z">
        <w:r>
          <w:rPr>
            <w:rFonts w:hint="eastAsia" w:ascii="宋体" w:hAnsi="宋体" w:cs="黑体"/>
            <w:lang w:val="en-US" w:eastAsia="zh-CN"/>
          </w:rPr>
          <w:t>NTB</w:t>
        </w:r>
      </w:ins>
      <w:del w:id="235" w:author="zhangbs" w:date="2026-02-25T22:05:13Z">
        <w:r>
          <w:rPr>
            <w:rFonts w:hint="eastAsia" w:ascii="宋体" w:hAnsi="宋体" w:cs="黑体"/>
          </w:rPr>
          <w:delText>ntb</w:delText>
        </w:r>
      </w:del>
      <w:r>
        <w:rPr>
          <w:rFonts w:ascii="宋体" w:hAnsi="宋体" w:cs="黑体"/>
        </w:rPr>
        <w:t>2</w:t>
      </w:r>
      <w:r>
        <w:rPr>
          <w:rFonts w:hint="eastAsia" w:ascii="宋体" w:hAnsi="宋体" w:cs="黑体"/>
        </w:rPr>
        <w:t>计算出待测设备回复U</w:t>
      </w:r>
      <w:r>
        <w:rPr>
          <w:rFonts w:ascii="宋体" w:hAnsi="宋体" w:cs="黑体"/>
        </w:rPr>
        <w:t>L-OFDMA</w:t>
      </w:r>
      <w:r>
        <w:rPr>
          <w:rFonts w:hint="eastAsia" w:ascii="宋体" w:hAnsi="宋体" w:cs="黑体"/>
        </w:rPr>
        <w:t>帧间隔，其应</w:t>
      </w:r>
      <w:r>
        <w:rPr>
          <w:rFonts w:ascii="宋体" w:hAnsi="宋体" w:cs="黑体"/>
        </w:rPr>
        <w:t>满足</w:t>
      </w:r>
      <w:ins w:id="236" w:author="zhangbs" w:date="2026-02-25T22:05:08Z">
        <w:r>
          <w:rPr>
            <w:rFonts w:hint="eastAsia" w:ascii="宋体" w:hAnsi="宋体" w:cs="黑体"/>
            <w:lang w:val="en-US" w:eastAsia="zh-CN"/>
          </w:rPr>
          <w:t>本标准</w:t>
        </w:r>
      </w:ins>
      <w:r>
        <w:rPr>
          <w:rFonts w:hint="eastAsia" w:ascii="宋体" w:hAnsi="宋体" w:cs="黑体"/>
        </w:rPr>
        <w:t>第2部分：技术要求中</w:t>
      </w:r>
      <w:r>
        <w:rPr>
          <w:rFonts w:ascii="宋体" w:hAnsi="宋体" w:cs="黑体"/>
        </w:rPr>
        <w:t>的要求。</w:t>
      </w:r>
    </w:p>
    <w:p w14:paraId="459B9D63">
      <w:pPr>
        <w:pStyle w:val="6"/>
        <w:tabs>
          <w:tab w:val="left" w:pos="640"/>
        </w:tabs>
      </w:pPr>
      <w:ins w:id="237" w:author="zhangbs" w:date="2026-02-21T19:55:00Z">
        <w:r>
          <w:rPr>
            <w:rFonts w:hint="eastAsia"/>
            <w:lang w:val="en-US" w:eastAsia="zh-CN"/>
          </w:rPr>
          <w:t xml:space="preserve"> </w:t>
        </w:r>
      </w:ins>
      <w:r>
        <w:rPr>
          <w:rFonts w:hint="eastAsia"/>
        </w:rPr>
        <w:t xml:space="preserve">数据链路层协议一致性测试 </w:t>
      </w:r>
    </w:p>
    <w:p w14:paraId="2622FA13">
      <w:pPr>
        <w:pStyle w:val="7"/>
        <w:tabs>
          <w:tab w:val="left" w:pos="840"/>
        </w:tabs>
      </w:pPr>
      <w:ins w:id="238" w:author="zhangbs" w:date="2026-02-21T19:54:59Z">
        <w:r>
          <w:rPr>
            <w:rFonts w:hint="eastAsia"/>
            <w:lang w:val="en-US" w:eastAsia="zh-CN"/>
          </w:rPr>
          <w:t xml:space="preserve"> </w:t>
        </w:r>
      </w:ins>
      <w:r>
        <w:rPr>
          <w:rFonts w:hint="eastAsia"/>
        </w:rPr>
        <w:t>STA一级站点入网测试</w:t>
      </w:r>
    </w:p>
    <w:p w14:paraId="34D9E624">
      <w:pPr>
        <w:numPr>
          <w:ilvl w:val="0"/>
          <w:numId w:val="22"/>
        </w:numPr>
        <w:rPr>
          <w:rFonts w:ascii="宋体" w:hAnsi="宋体" w:cs="黑体"/>
        </w:rPr>
      </w:pPr>
      <w:r>
        <w:rPr>
          <w:rFonts w:hint="eastAsia" w:ascii="宋体" w:hAnsi="宋体" w:cs="黑体"/>
        </w:rPr>
        <w:t>待测STA模块放置于性能/协议2号仓1号位置；</w:t>
      </w:r>
    </w:p>
    <w:p w14:paraId="6606558D">
      <w:pPr>
        <w:numPr>
          <w:ilvl w:val="0"/>
          <w:numId w:val="22"/>
        </w:numPr>
        <w:rPr>
          <w:rFonts w:ascii="宋体" w:hAnsi="宋体" w:cs="黑体"/>
        </w:rPr>
      </w:pPr>
      <w:r>
        <w:rPr>
          <w:rFonts w:hint="eastAsia" w:ascii="宋体" w:hAnsi="宋体" w:cs="黑体"/>
        </w:rPr>
        <w:t>所有设备下电</w:t>
      </w:r>
      <w:ins w:id="239" w:author="zhangbs" w:date="2026-02-21T19:47:58Z">
        <w:r>
          <w:rPr>
            <w:rFonts w:hint="eastAsia" w:ascii="宋体" w:hAnsi="宋体" w:cs="黑体"/>
            <w:lang w:eastAsia="zh-CN"/>
          </w:rPr>
          <w:t>；</w:t>
        </w:r>
      </w:ins>
    </w:p>
    <w:p w14:paraId="1855566B">
      <w:pPr>
        <w:numPr>
          <w:ilvl w:val="0"/>
          <w:numId w:val="22"/>
        </w:numPr>
        <w:rPr>
          <w:rFonts w:ascii="宋体" w:hAnsi="宋体" w:cs="黑体"/>
        </w:rPr>
      </w:pPr>
      <w:r>
        <w:rPr>
          <w:rFonts w:hint="eastAsia" w:ascii="宋体" w:hAnsi="宋体" w:cs="黑体"/>
        </w:rPr>
        <w:t>接收机上电，设置接收机频段为指定频段（可配，测试频段）；</w:t>
      </w:r>
    </w:p>
    <w:p w14:paraId="0E27BEF9">
      <w:pPr>
        <w:numPr>
          <w:ilvl w:val="0"/>
          <w:numId w:val="22"/>
        </w:numPr>
        <w:rPr>
          <w:rFonts w:ascii="宋体" w:hAnsi="宋体" w:cs="黑体"/>
        </w:rPr>
      </w:pPr>
      <w:r>
        <w:rPr>
          <w:rFonts w:hint="eastAsia" w:ascii="宋体" w:hAnsi="宋体" w:cs="黑体"/>
        </w:rPr>
        <w:t>发射机上电，设置发射机频段为指定频段，上位机和发射机模拟标准CCO设备；</w:t>
      </w:r>
    </w:p>
    <w:p w14:paraId="1EE61C95">
      <w:pPr>
        <w:numPr>
          <w:ilvl w:val="0"/>
          <w:numId w:val="22"/>
        </w:numPr>
        <w:rPr>
          <w:rFonts w:ascii="宋体" w:hAnsi="宋体" w:cs="黑体"/>
        </w:rPr>
      </w:pPr>
      <w:r>
        <w:rPr>
          <w:rFonts w:hint="eastAsia" w:ascii="宋体" w:hAnsi="宋体" w:cs="黑体"/>
        </w:rPr>
        <w:t>设置标准设备白名单（STA地址）</w:t>
      </w:r>
      <w:ins w:id="240" w:author="zhangbs" w:date="2026-02-21T19:48:03Z">
        <w:r>
          <w:rPr>
            <w:rFonts w:hint="eastAsia" w:ascii="宋体" w:hAnsi="宋体" w:cs="黑体"/>
            <w:lang w:eastAsia="zh-CN"/>
          </w:rPr>
          <w:t>；</w:t>
        </w:r>
      </w:ins>
    </w:p>
    <w:p w14:paraId="47E9F3DC">
      <w:pPr>
        <w:numPr>
          <w:ilvl w:val="0"/>
          <w:numId w:val="22"/>
        </w:numPr>
        <w:rPr>
          <w:rFonts w:ascii="宋体" w:hAnsi="宋体" w:cs="黑体"/>
        </w:rPr>
      </w:pPr>
      <w:r>
        <w:rPr>
          <w:rFonts w:hint="eastAsia" w:ascii="宋体" w:hAnsi="宋体" w:cs="黑体"/>
        </w:rPr>
        <w:t>STA上电；</w:t>
      </w:r>
    </w:p>
    <w:p w14:paraId="41749758">
      <w:pPr>
        <w:numPr>
          <w:ilvl w:val="0"/>
          <w:numId w:val="22"/>
        </w:numPr>
        <w:rPr>
          <w:rFonts w:ascii="宋体" w:hAnsi="宋体" w:cs="黑体"/>
        </w:rPr>
      </w:pPr>
      <w:r>
        <w:rPr>
          <w:rFonts w:hint="eastAsia" w:ascii="宋体" w:hAnsi="宋体" w:cs="黑体"/>
        </w:rPr>
        <w:t>标准设备发送信标，等待STA入网，持续时间60s（可配，组网时限）；</w:t>
      </w:r>
    </w:p>
    <w:p w14:paraId="191EF8A5">
      <w:pPr>
        <w:numPr>
          <w:ilvl w:val="0"/>
          <w:numId w:val="22"/>
        </w:numPr>
        <w:rPr>
          <w:rFonts w:ascii="宋体" w:hAnsi="宋体" w:cs="黑体"/>
        </w:rPr>
      </w:pPr>
      <w:r>
        <w:rPr>
          <w:rFonts w:hint="eastAsia" w:ascii="宋体" w:hAnsi="宋体" w:cs="黑体"/>
        </w:rPr>
        <w:t>接收机在持续时间内收到STA的合法关联请求，用例成功。</w:t>
      </w:r>
    </w:p>
    <w:p w14:paraId="58DEC2E0">
      <w:pPr>
        <w:jc w:val="center"/>
        <w:rPr>
          <w:rFonts w:ascii="黑体" w:hAnsi="黑体" w:eastAsia="黑体" w:cs="黑体"/>
        </w:rPr>
      </w:pPr>
      <w:r>
        <w:object>
          <v:shape id="_x0000_i1028" o:spt="75" type="#_x0000_t75" style="height:343.5pt;width:221.25pt;" o:ole="t" filled="f" o:preferrelative="t" stroked="f" coordsize="21600,21600">
            <v:path/>
            <v:fill on="f" focussize="0,0"/>
            <v:stroke on="f" joinstyle="miter"/>
            <v:imagedata r:id="rId42" o:title=""/>
            <o:lock v:ext="edit" aspectratio="f"/>
            <w10:wrap type="none"/>
            <w10:anchorlock/>
          </v:shape>
          <o:OLEObject Type="Embed" ProgID="Visio.Drawing.15" ShapeID="_x0000_i1028" DrawAspect="Content" ObjectID="_1468075728" r:id="rId41">
            <o:LockedField>false</o:LockedField>
          </o:OLEObject>
        </w:object>
      </w:r>
    </w:p>
    <w:p w14:paraId="6225C6CA">
      <w:pPr>
        <w:ind w:firstLine="349" w:firstLineChars="194"/>
        <w:jc w:val="center"/>
        <w:rPr>
          <w:rFonts w:hint="eastAsia" w:ascii="黑体" w:hAnsi="黑体" w:eastAsia="黑体"/>
          <w:sz w:val="18"/>
          <w:szCs w:val="18"/>
          <w:rPrChange w:id="241" w:author="zhangbs" w:date="2026-02-21T17:05:04Z">
            <w:rPr>
              <w:rFonts w:hint="eastAsia" w:ascii="黑体" w:hAnsi="黑体" w:eastAsia="黑体"/>
              <w:szCs w:val="21"/>
            </w:rPr>
          </w:rPrChange>
        </w:rPr>
      </w:pPr>
      <w:r>
        <w:rPr>
          <w:rFonts w:hint="eastAsia" w:ascii="黑体" w:hAnsi="黑体" w:eastAsia="黑体"/>
          <w:sz w:val="18"/>
          <w:szCs w:val="18"/>
          <w:rPrChange w:id="242" w:author="zhangbs" w:date="2026-02-21T17:05:04Z">
            <w:rPr>
              <w:rFonts w:hint="eastAsia" w:ascii="黑体" w:hAnsi="黑体" w:eastAsia="黑体"/>
              <w:szCs w:val="21"/>
            </w:rPr>
          </w:rPrChange>
        </w:rPr>
        <w:t>图</w:t>
      </w:r>
      <w:r>
        <w:rPr>
          <w:rFonts w:hint="eastAsia" w:ascii="黑体" w:hAnsi="黑体" w:eastAsia="黑体"/>
          <w:sz w:val="18"/>
          <w:szCs w:val="18"/>
          <w:rPrChange w:id="243" w:author="zhangbs" w:date="2026-02-21T17:05:04Z">
            <w:rPr>
              <w:rFonts w:ascii="黑体" w:hAnsi="黑体" w:eastAsia="黑体"/>
              <w:szCs w:val="21"/>
            </w:rPr>
          </w:rPrChange>
        </w:rPr>
        <w:t>6</w:t>
      </w:r>
      <w:r>
        <w:rPr>
          <w:rFonts w:hint="eastAsia" w:ascii="黑体" w:hAnsi="黑体" w:eastAsia="黑体"/>
          <w:sz w:val="18"/>
          <w:szCs w:val="18"/>
          <w:rPrChange w:id="244" w:author="zhangbs" w:date="2026-02-21T17:05:04Z">
            <w:rPr>
              <w:rFonts w:hint="eastAsia" w:ascii="黑体" w:hAnsi="黑体" w:eastAsia="黑体"/>
              <w:szCs w:val="21"/>
            </w:rPr>
          </w:rPrChange>
        </w:rPr>
        <w:t xml:space="preserve"> STA一级站点入网测试流程示意图</w:t>
      </w:r>
    </w:p>
    <w:p w14:paraId="0EB1BD50">
      <w:pPr>
        <w:pStyle w:val="2"/>
        <w:jc w:val="both"/>
        <w:rPr>
          <w:sz w:val="21"/>
          <w:szCs w:val="21"/>
        </w:rPr>
      </w:pPr>
    </w:p>
    <w:p w14:paraId="7909C735">
      <w:pPr>
        <w:pStyle w:val="7"/>
        <w:tabs>
          <w:tab w:val="left" w:pos="840"/>
        </w:tabs>
      </w:pPr>
      <w:ins w:id="245" w:author="zhangbs" w:date="2026-02-21T19:54:56Z">
        <w:r>
          <w:rPr>
            <w:rFonts w:hint="eastAsia"/>
            <w:lang w:val="en-US" w:eastAsia="zh-CN"/>
          </w:rPr>
          <w:t xml:space="preserve"> </w:t>
        </w:r>
      </w:ins>
      <w:r>
        <w:rPr>
          <w:rFonts w:hint="eastAsia"/>
        </w:rPr>
        <w:t>STA发送发现列表测试</w:t>
      </w:r>
    </w:p>
    <w:p w14:paraId="4BCEC0BF">
      <w:pPr>
        <w:numPr>
          <w:ilvl w:val="0"/>
          <w:numId w:val="23"/>
        </w:numPr>
        <w:rPr>
          <w:rFonts w:ascii="宋体" w:hAnsi="宋体" w:cs="黑体"/>
        </w:rPr>
      </w:pPr>
      <w:r>
        <w:rPr>
          <w:rFonts w:hint="eastAsia" w:ascii="宋体" w:hAnsi="宋体" w:cs="黑体"/>
        </w:rPr>
        <w:t>待测STA模块放置于性能/协议2号仓1号位置；</w:t>
      </w:r>
    </w:p>
    <w:p w14:paraId="47ECE36A">
      <w:pPr>
        <w:numPr>
          <w:ilvl w:val="0"/>
          <w:numId w:val="23"/>
        </w:numPr>
        <w:rPr>
          <w:rFonts w:ascii="宋体" w:hAnsi="宋体" w:cs="黑体"/>
        </w:rPr>
      </w:pPr>
      <w:r>
        <w:rPr>
          <w:rFonts w:hint="eastAsia" w:ascii="宋体" w:hAnsi="宋体" w:cs="黑体"/>
        </w:rPr>
        <w:t>所有设备下电；</w:t>
      </w:r>
    </w:p>
    <w:p w14:paraId="6A3D124D">
      <w:pPr>
        <w:numPr>
          <w:ilvl w:val="0"/>
          <w:numId w:val="23"/>
        </w:numPr>
        <w:rPr>
          <w:rFonts w:ascii="宋体" w:hAnsi="宋体" w:cs="黑体"/>
        </w:rPr>
      </w:pPr>
      <w:r>
        <w:rPr>
          <w:rFonts w:hint="eastAsia" w:ascii="宋体" w:hAnsi="宋体" w:cs="黑体"/>
        </w:rPr>
        <w:t>接收机上电，设置接收机频段为指定频段（可配，测试频段）；</w:t>
      </w:r>
    </w:p>
    <w:p w14:paraId="6483AE91">
      <w:pPr>
        <w:numPr>
          <w:ilvl w:val="0"/>
          <w:numId w:val="23"/>
        </w:numPr>
        <w:rPr>
          <w:rFonts w:ascii="宋体" w:hAnsi="宋体" w:cs="黑体"/>
        </w:rPr>
      </w:pPr>
      <w:r>
        <w:rPr>
          <w:rFonts w:hint="eastAsia" w:ascii="宋体" w:hAnsi="宋体" w:cs="黑体"/>
        </w:rPr>
        <w:t>发射机上电，设置发射机频段为指定频段，上位机和发射机模拟标准CCO设备；</w:t>
      </w:r>
    </w:p>
    <w:p w14:paraId="5320F0A2">
      <w:pPr>
        <w:numPr>
          <w:ilvl w:val="0"/>
          <w:numId w:val="23"/>
        </w:numPr>
        <w:rPr>
          <w:rFonts w:ascii="宋体" w:hAnsi="宋体" w:cs="黑体"/>
        </w:rPr>
      </w:pPr>
      <w:r>
        <w:rPr>
          <w:rFonts w:hint="eastAsia" w:ascii="宋体" w:hAnsi="宋体" w:cs="黑体"/>
        </w:rPr>
        <w:t>设置标准设备白名单（STA地址）；</w:t>
      </w:r>
    </w:p>
    <w:p w14:paraId="49389DE8">
      <w:pPr>
        <w:numPr>
          <w:ilvl w:val="0"/>
          <w:numId w:val="23"/>
        </w:numPr>
        <w:rPr>
          <w:rFonts w:ascii="宋体" w:hAnsi="宋体" w:cs="黑体"/>
        </w:rPr>
      </w:pPr>
      <w:r>
        <w:rPr>
          <w:rFonts w:hint="eastAsia" w:ascii="宋体" w:hAnsi="宋体" w:cs="黑体"/>
        </w:rPr>
        <w:t>STA上电；</w:t>
      </w:r>
    </w:p>
    <w:p w14:paraId="0BFFC20B">
      <w:pPr>
        <w:numPr>
          <w:ilvl w:val="0"/>
          <w:numId w:val="23"/>
        </w:numPr>
        <w:rPr>
          <w:rFonts w:ascii="宋体" w:hAnsi="宋体" w:cs="黑体"/>
        </w:rPr>
      </w:pPr>
      <w:r>
        <w:rPr>
          <w:rFonts w:hint="eastAsia" w:ascii="宋体" w:hAnsi="宋体" w:cs="黑体"/>
        </w:rPr>
        <w:t>标准设备发送信标，等待STA组网成功；</w:t>
      </w:r>
    </w:p>
    <w:p w14:paraId="384DBFB9">
      <w:pPr>
        <w:numPr>
          <w:ilvl w:val="0"/>
          <w:numId w:val="23"/>
        </w:numPr>
        <w:rPr>
          <w:rFonts w:ascii="宋体" w:hAnsi="宋体" w:cs="黑体"/>
        </w:rPr>
      </w:pPr>
      <w:r>
        <w:rPr>
          <w:rFonts w:hint="eastAsia" w:ascii="宋体" w:hAnsi="宋体" w:cs="黑体"/>
        </w:rPr>
        <w:t>等待STA发送的发现列表报文，等待300s（可配，等待发现列表时间）；</w:t>
      </w:r>
    </w:p>
    <w:p w14:paraId="70D34AE0">
      <w:pPr>
        <w:numPr>
          <w:ilvl w:val="0"/>
          <w:numId w:val="23"/>
        </w:numPr>
        <w:rPr>
          <w:rFonts w:ascii="宋体" w:hAnsi="宋体" w:cs="黑体"/>
        </w:rPr>
      </w:pPr>
      <w:r>
        <w:rPr>
          <w:rFonts w:hint="eastAsia" w:ascii="宋体" w:hAnsi="宋体" w:cs="黑体"/>
        </w:rPr>
        <w:t>接收机在持续时间内收到合法的STA发送列表报文，用例成功。</w:t>
      </w:r>
    </w:p>
    <w:p w14:paraId="2D036808">
      <w:pPr>
        <w:jc w:val="center"/>
        <w:rPr>
          <w:rFonts w:ascii="黑体" w:hAnsi="黑体" w:eastAsia="黑体" w:cs="黑体"/>
        </w:rPr>
      </w:pPr>
      <w:r>
        <w:object>
          <v:shape id="_x0000_i1029" o:spt="75" type="#_x0000_t75" style="height:351.75pt;width:243.75pt;" o:ole="t" filled="f" o:preferrelative="t" stroked="f" coordsize="21600,21600">
            <v:path/>
            <v:fill on="f" focussize="0,0"/>
            <v:stroke on="f" joinstyle="miter"/>
            <v:imagedata r:id="rId44" o:title=""/>
            <o:lock v:ext="edit" aspectratio="f"/>
            <w10:wrap type="none"/>
            <w10:anchorlock/>
          </v:shape>
          <o:OLEObject Type="Embed" ProgID="Visio.Drawing.15" ShapeID="_x0000_i1029" DrawAspect="Content" ObjectID="_1468075729" r:id="rId43">
            <o:LockedField>false</o:LockedField>
          </o:OLEObject>
        </w:object>
      </w:r>
    </w:p>
    <w:p w14:paraId="23AFC24E">
      <w:pPr>
        <w:ind w:firstLine="349" w:firstLineChars="194"/>
        <w:jc w:val="center"/>
        <w:rPr>
          <w:rFonts w:hint="eastAsia" w:ascii="黑体" w:hAnsi="黑体" w:eastAsia="黑体"/>
          <w:sz w:val="18"/>
          <w:szCs w:val="18"/>
          <w:rPrChange w:id="246" w:author="zhangbs" w:date="2026-02-21T17:05:01Z">
            <w:rPr>
              <w:rFonts w:hint="eastAsia" w:ascii="黑体" w:hAnsi="黑体" w:eastAsia="黑体"/>
              <w:szCs w:val="21"/>
            </w:rPr>
          </w:rPrChange>
        </w:rPr>
      </w:pPr>
      <w:r>
        <w:rPr>
          <w:rFonts w:hint="eastAsia" w:ascii="黑体" w:hAnsi="黑体" w:eastAsia="黑体"/>
          <w:sz w:val="18"/>
          <w:szCs w:val="18"/>
          <w:rPrChange w:id="247" w:author="zhangbs" w:date="2026-02-21T17:05:01Z">
            <w:rPr>
              <w:rFonts w:hint="eastAsia" w:ascii="黑体" w:hAnsi="黑体" w:eastAsia="黑体"/>
              <w:szCs w:val="21"/>
            </w:rPr>
          </w:rPrChange>
        </w:rPr>
        <w:t>图</w:t>
      </w:r>
      <w:r>
        <w:rPr>
          <w:rFonts w:hint="eastAsia" w:ascii="黑体" w:hAnsi="黑体" w:eastAsia="黑体"/>
          <w:sz w:val="18"/>
          <w:szCs w:val="18"/>
          <w:rPrChange w:id="248" w:author="zhangbs" w:date="2026-02-21T17:05:01Z">
            <w:rPr>
              <w:rFonts w:ascii="黑体" w:hAnsi="黑体" w:eastAsia="黑体"/>
              <w:szCs w:val="21"/>
            </w:rPr>
          </w:rPrChange>
        </w:rPr>
        <w:t>7</w:t>
      </w:r>
      <w:r>
        <w:rPr>
          <w:rFonts w:hint="eastAsia" w:ascii="黑体" w:hAnsi="黑体" w:eastAsia="黑体"/>
          <w:sz w:val="18"/>
          <w:szCs w:val="18"/>
          <w:rPrChange w:id="249" w:author="zhangbs" w:date="2026-02-21T17:05:01Z">
            <w:rPr>
              <w:rFonts w:hint="eastAsia" w:ascii="黑体" w:hAnsi="黑体" w:eastAsia="黑体"/>
              <w:szCs w:val="21"/>
            </w:rPr>
          </w:rPrChange>
        </w:rPr>
        <w:t xml:space="preserve"> STA发送发现列表测试流程示意图</w:t>
      </w:r>
    </w:p>
    <w:p w14:paraId="778B1E4A">
      <w:pPr>
        <w:pStyle w:val="2"/>
        <w:jc w:val="both"/>
        <w:rPr>
          <w:sz w:val="21"/>
          <w:szCs w:val="21"/>
        </w:rPr>
      </w:pPr>
    </w:p>
    <w:p w14:paraId="4DC0634F">
      <w:pPr>
        <w:pStyle w:val="7"/>
        <w:tabs>
          <w:tab w:val="left" w:pos="840"/>
        </w:tabs>
      </w:pPr>
      <w:ins w:id="250" w:author="zhangbs" w:date="2026-02-21T19:54:52Z">
        <w:r>
          <w:rPr>
            <w:rFonts w:hint="eastAsia"/>
            <w:lang w:val="en-US" w:eastAsia="zh-CN"/>
          </w:rPr>
          <w:t xml:space="preserve"> </w:t>
        </w:r>
      </w:ins>
      <w:r>
        <w:rPr>
          <w:rFonts w:hint="eastAsia"/>
        </w:rPr>
        <w:t>STA离线指示测试</w:t>
      </w:r>
    </w:p>
    <w:p w14:paraId="25E30378">
      <w:pPr>
        <w:numPr>
          <w:ilvl w:val="0"/>
          <w:numId w:val="24"/>
        </w:numPr>
        <w:rPr>
          <w:rFonts w:ascii="宋体" w:hAnsi="宋体" w:cs="黑体"/>
        </w:rPr>
      </w:pPr>
      <w:r>
        <w:rPr>
          <w:rFonts w:hint="eastAsia" w:ascii="宋体" w:hAnsi="宋体" w:cs="黑体"/>
        </w:rPr>
        <w:t>待测STA模块放置于性能/协议2号仓1号位置；</w:t>
      </w:r>
    </w:p>
    <w:p w14:paraId="7AC917D1">
      <w:pPr>
        <w:numPr>
          <w:ilvl w:val="0"/>
          <w:numId w:val="24"/>
        </w:numPr>
        <w:rPr>
          <w:rFonts w:ascii="宋体" w:hAnsi="宋体" w:cs="黑体"/>
        </w:rPr>
      </w:pPr>
      <w:r>
        <w:rPr>
          <w:rFonts w:hint="eastAsia" w:ascii="宋体" w:hAnsi="宋体" w:cs="黑体"/>
        </w:rPr>
        <w:t>所有设备下电；</w:t>
      </w:r>
    </w:p>
    <w:p w14:paraId="1871F19F">
      <w:pPr>
        <w:numPr>
          <w:ilvl w:val="0"/>
          <w:numId w:val="24"/>
        </w:numPr>
        <w:rPr>
          <w:rFonts w:ascii="宋体" w:hAnsi="宋体" w:cs="黑体"/>
        </w:rPr>
      </w:pPr>
      <w:r>
        <w:rPr>
          <w:rFonts w:hint="eastAsia" w:ascii="宋体" w:hAnsi="宋体" w:cs="黑体"/>
        </w:rPr>
        <w:t>接收机上电，设置接收机频段为指定频段（可配，测试频段）；</w:t>
      </w:r>
    </w:p>
    <w:p w14:paraId="4A9CEF93">
      <w:pPr>
        <w:numPr>
          <w:ilvl w:val="0"/>
          <w:numId w:val="24"/>
        </w:numPr>
        <w:rPr>
          <w:rFonts w:ascii="宋体" w:hAnsi="宋体" w:cs="黑体"/>
        </w:rPr>
      </w:pPr>
      <w:r>
        <w:rPr>
          <w:rFonts w:hint="eastAsia" w:ascii="宋体" w:hAnsi="宋体" w:cs="黑体"/>
        </w:rPr>
        <w:t>发射机上电，设置发射机频段为指定频段，上位机和发射机模拟标准CCO设备；</w:t>
      </w:r>
    </w:p>
    <w:p w14:paraId="54C5771A">
      <w:pPr>
        <w:numPr>
          <w:ilvl w:val="0"/>
          <w:numId w:val="24"/>
        </w:numPr>
        <w:rPr>
          <w:rFonts w:ascii="宋体" w:hAnsi="宋体" w:cs="黑体"/>
        </w:rPr>
      </w:pPr>
      <w:r>
        <w:rPr>
          <w:rFonts w:hint="eastAsia" w:ascii="宋体" w:hAnsi="宋体" w:cs="黑体"/>
        </w:rPr>
        <w:t>设置标准设备白名单（STA地址）；</w:t>
      </w:r>
    </w:p>
    <w:p w14:paraId="59A8CC9F">
      <w:pPr>
        <w:numPr>
          <w:ilvl w:val="0"/>
          <w:numId w:val="24"/>
        </w:numPr>
        <w:rPr>
          <w:rFonts w:ascii="宋体" w:hAnsi="宋体" w:cs="黑体"/>
        </w:rPr>
      </w:pPr>
      <w:r>
        <w:rPr>
          <w:rFonts w:hint="eastAsia" w:ascii="宋体" w:hAnsi="宋体" w:cs="黑体"/>
        </w:rPr>
        <w:t>STA上电；</w:t>
      </w:r>
    </w:p>
    <w:p w14:paraId="39DCEF71">
      <w:pPr>
        <w:numPr>
          <w:ilvl w:val="0"/>
          <w:numId w:val="24"/>
        </w:numPr>
        <w:rPr>
          <w:rFonts w:ascii="宋体" w:hAnsi="宋体" w:cs="黑体"/>
        </w:rPr>
      </w:pPr>
      <w:r>
        <w:rPr>
          <w:rFonts w:hint="eastAsia" w:ascii="宋体" w:hAnsi="宋体" w:cs="黑体"/>
        </w:rPr>
        <w:t>标准设备发送信标，上位机循环查询topo，等待STA组网成功（可配，组网时限）；</w:t>
      </w:r>
    </w:p>
    <w:p w14:paraId="3F0B7027">
      <w:pPr>
        <w:numPr>
          <w:ilvl w:val="0"/>
          <w:numId w:val="24"/>
        </w:numPr>
        <w:rPr>
          <w:rFonts w:ascii="宋体" w:hAnsi="宋体" w:cs="黑体"/>
        </w:rPr>
      </w:pPr>
      <w:r>
        <w:rPr>
          <w:rFonts w:hint="eastAsia" w:ascii="宋体" w:hAnsi="宋体" w:cs="黑体"/>
        </w:rPr>
        <w:t>标准设备发送离线指示报文；</w:t>
      </w:r>
    </w:p>
    <w:p w14:paraId="5007E36F">
      <w:pPr>
        <w:numPr>
          <w:ilvl w:val="0"/>
          <w:numId w:val="24"/>
        </w:numPr>
        <w:rPr>
          <w:rFonts w:ascii="宋体" w:hAnsi="宋体" w:cs="黑体"/>
        </w:rPr>
      </w:pPr>
      <w:r>
        <w:rPr>
          <w:rFonts w:hint="eastAsia" w:ascii="宋体" w:hAnsi="宋体" w:cs="黑体"/>
        </w:rPr>
        <w:t>标准设备发送中央信标，等待STA重新入网的关联请求报文，等待300s（可配，等待离线指示时间）。</w:t>
      </w:r>
    </w:p>
    <w:p w14:paraId="12900557">
      <w:pPr>
        <w:ind w:left="846"/>
        <w:jc w:val="center"/>
        <w:rPr>
          <w:rFonts w:ascii="黑体" w:hAnsi="黑体" w:eastAsia="黑体" w:cs="黑体"/>
        </w:rPr>
      </w:pPr>
      <w:r>
        <w:object>
          <v:shape id="_x0000_i1030" o:spt="75" type="#_x0000_t75" style="height:400.5pt;width:273.4pt;" o:ole="t" filled="f" o:preferrelative="t" stroked="f" coordsize="21600,21600">
            <v:path/>
            <v:fill on="f" focussize="0,0"/>
            <v:stroke on="f" joinstyle="miter"/>
            <v:imagedata r:id="rId46" o:title=""/>
            <o:lock v:ext="edit" aspectratio="f"/>
            <w10:wrap type="none"/>
            <w10:anchorlock/>
          </v:shape>
          <o:OLEObject Type="Embed" ProgID="Visio.Drawing.15" ShapeID="_x0000_i1030" DrawAspect="Content" ObjectID="_1468075730" r:id="rId45">
            <o:LockedField>false</o:LockedField>
          </o:OLEObject>
        </w:object>
      </w:r>
    </w:p>
    <w:p w14:paraId="6C15F9A7">
      <w:pPr>
        <w:ind w:firstLine="349" w:firstLineChars="194"/>
        <w:jc w:val="center"/>
        <w:rPr>
          <w:rFonts w:hint="eastAsia" w:ascii="黑体" w:hAnsi="黑体" w:eastAsia="黑体"/>
          <w:sz w:val="18"/>
          <w:szCs w:val="18"/>
          <w:rPrChange w:id="251" w:author="zhangbs" w:date="2026-02-21T17:04:58Z">
            <w:rPr>
              <w:rFonts w:hint="eastAsia" w:ascii="黑体" w:hAnsi="黑体" w:eastAsia="黑体"/>
              <w:szCs w:val="21"/>
            </w:rPr>
          </w:rPrChange>
        </w:rPr>
      </w:pPr>
      <w:r>
        <w:rPr>
          <w:rFonts w:hint="eastAsia" w:ascii="黑体" w:hAnsi="黑体" w:eastAsia="黑体"/>
          <w:sz w:val="18"/>
          <w:szCs w:val="18"/>
          <w:rPrChange w:id="252" w:author="zhangbs" w:date="2026-02-21T17:04:58Z">
            <w:rPr>
              <w:rFonts w:hint="eastAsia" w:ascii="黑体" w:hAnsi="黑体" w:eastAsia="黑体"/>
              <w:szCs w:val="21"/>
            </w:rPr>
          </w:rPrChange>
        </w:rPr>
        <w:t>图</w:t>
      </w:r>
      <w:r>
        <w:rPr>
          <w:rFonts w:hint="eastAsia" w:ascii="黑体" w:hAnsi="黑体" w:eastAsia="黑体"/>
          <w:sz w:val="18"/>
          <w:szCs w:val="18"/>
          <w:rPrChange w:id="253" w:author="zhangbs" w:date="2026-02-21T17:04:58Z">
            <w:rPr>
              <w:rFonts w:ascii="黑体" w:hAnsi="黑体" w:eastAsia="黑体"/>
              <w:szCs w:val="21"/>
            </w:rPr>
          </w:rPrChange>
        </w:rPr>
        <w:t>8</w:t>
      </w:r>
      <w:r>
        <w:rPr>
          <w:rFonts w:hint="eastAsia" w:ascii="黑体" w:hAnsi="黑体" w:eastAsia="黑体"/>
          <w:sz w:val="18"/>
          <w:szCs w:val="18"/>
          <w:rPrChange w:id="254" w:author="zhangbs" w:date="2026-02-21T17:04:58Z">
            <w:rPr>
              <w:rFonts w:hint="eastAsia" w:ascii="黑体" w:hAnsi="黑体" w:eastAsia="黑体"/>
              <w:szCs w:val="21"/>
            </w:rPr>
          </w:rPrChange>
        </w:rPr>
        <w:t xml:space="preserve"> STA离线指示测试流程示意图</w:t>
      </w:r>
    </w:p>
    <w:p w14:paraId="45E5DE5B">
      <w:pPr>
        <w:pStyle w:val="2"/>
        <w:jc w:val="both"/>
        <w:rPr>
          <w:sz w:val="21"/>
          <w:szCs w:val="21"/>
        </w:rPr>
      </w:pPr>
    </w:p>
    <w:p w14:paraId="3723A867">
      <w:pPr>
        <w:pStyle w:val="7"/>
        <w:tabs>
          <w:tab w:val="left" w:pos="840"/>
        </w:tabs>
      </w:pPr>
      <w:ins w:id="255" w:author="zhangbs" w:date="2026-02-21T19:54:50Z">
        <w:r>
          <w:rPr>
            <w:rFonts w:hint="eastAsia"/>
            <w:lang w:val="en-US" w:eastAsia="zh-CN"/>
          </w:rPr>
          <w:t xml:space="preserve"> </w:t>
        </w:r>
      </w:ins>
      <w:r>
        <w:rPr>
          <w:rFonts w:hint="eastAsia"/>
        </w:rPr>
        <w:t>STA相线识别测试</w:t>
      </w:r>
    </w:p>
    <w:p w14:paraId="7768CD9F">
      <w:pPr>
        <w:numPr>
          <w:ilvl w:val="0"/>
          <w:numId w:val="25"/>
        </w:numPr>
        <w:rPr>
          <w:rFonts w:ascii="宋体" w:hAnsi="宋体" w:cs="黑体"/>
        </w:rPr>
      </w:pPr>
      <w:r>
        <w:rPr>
          <w:rFonts w:hint="eastAsia" w:ascii="宋体" w:hAnsi="宋体" w:cs="黑体"/>
        </w:rPr>
        <w:t>待测STA模块放置于性能/协议2号仓1号位置；</w:t>
      </w:r>
    </w:p>
    <w:p w14:paraId="5C6D69FA">
      <w:pPr>
        <w:numPr>
          <w:ilvl w:val="0"/>
          <w:numId w:val="25"/>
        </w:numPr>
        <w:rPr>
          <w:rFonts w:ascii="宋体" w:hAnsi="宋体" w:cs="黑体"/>
        </w:rPr>
      </w:pPr>
      <w:r>
        <w:rPr>
          <w:rFonts w:hint="eastAsia" w:ascii="宋体" w:hAnsi="宋体" w:cs="黑体"/>
        </w:rPr>
        <w:t>所有设备下电；</w:t>
      </w:r>
    </w:p>
    <w:p w14:paraId="7A6D276B">
      <w:pPr>
        <w:numPr>
          <w:ilvl w:val="0"/>
          <w:numId w:val="25"/>
        </w:numPr>
        <w:rPr>
          <w:rFonts w:ascii="宋体" w:hAnsi="宋体" w:cs="黑体"/>
        </w:rPr>
      </w:pPr>
      <w:r>
        <w:rPr>
          <w:rFonts w:hint="eastAsia" w:ascii="宋体" w:hAnsi="宋体" w:cs="黑体"/>
        </w:rPr>
        <w:t>接收机上电，设置接收机频段为指定频段（可配，测试频段）；</w:t>
      </w:r>
    </w:p>
    <w:p w14:paraId="711E8597">
      <w:pPr>
        <w:numPr>
          <w:ilvl w:val="0"/>
          <w:numId w:val="25"/>
        </w:numPr>
        <w:rPr>
          <w:rFonts w:ascii="宋体" w:hAnsi="宋体" w:cs="黑体"/>
        </w:rPr>
      </w:pPr>
      <w:r>
        <w:rPr>
          <w:rFonts w:hint="eastAsia" w:ascii="宋体" w:hAnsi="宋体" w:cs="黑体"/>
        </w:rPr>
        <w:t>发射机上电，设置发射机频段为指定频段，上位机和发射机模拟标准CCO设备；</w:t>
      </w:r>
    </w:p>
    <w:p w14:paraId="021ED399">
      <w:pPr>
        <w:numPr>
          <w:ilvl w:val="0"/>
          <w:numId w:val="25"/>
        </w:numPr>
        <w:rPr>
          <w:rFonts w:ascii="宋体" w:hAnsi="宋体" w:cs="黑体"/>
        </w:rPr>
      </w:pPr>
      <w:r>
        <w:rPr>
          <w:rFonts w:hint="eastAsia" w:ascii="宋体" w:hAnsi="宋体" w:cs="黑体"/>
        </w:rPr>
        <w:t>设置标准设备白名单（STA地址）；</w:t>
      </w:r>
    </w:p>
    <w:p w14:paraId="46061C86">
      <w:pPr>
        <w:numPr>
          <w:ilvl w:val="0"/>
          <w:numId w:val="25"/>
        </w:numPr>
        <w:rPr>
          <w:rFonts w:ascii="宋体" w:hAnsi="宋体" w:cs="黑体"/>
        </w:rPr>
      </w:pPr>
      <w:r>
        <w:rPr>
          <w:rFonts w:hint="eastAsia" w:ascii="宋体" w:hAnsi="宋体" w:cs="黑体"/>
        </w:rPr>
        <w:t>STA上电；</w:t>
      </w:r>
    </w:p>
    <w:p w14:paraId="3253CE82">
      <w:pPr>
        <w:numPr>
          <w:ilvl w:val="0"/>
          <w:numId w:val="25"/>
        </w:numPr>
        <w:rPr>
          <w:rFonts w:ascii="宋体" w:hAnsi="宋体" w:cs="黑体"/>
        </w:rPr>
      </w:pPr>
      <w:r>
        <w:rPr>
          <w:rFonts w:hint="eastAsia" w:ascii="宋体" w:hAnsi="宋体" w:cs="黑体"/>
        </w:rPr>
        <w:t>标准设备发送信标，上位机循环查询topo，等待STA组网成功（可配，组网时限）；</w:t>
      </w:r>
    </w:p>
    <w:p w14:paraId="7E3497CE">
      <w:pPr>
        <w:numPr>
          <w:ilvl w:val="0"/>
          <w:numId w:val="25"/>
        </w:numPr>
        <w:rPr>
          <w:rFonts w:ascii="宋体" w:hAnsi="宋体" w:cs="黑体"/>
        </w:rPr>
      </w:pPr>
      <w:r>
        <w:rPr>
          <w:rFonts w:hint="eastAsia" w:ascii="宋体" w:hAnsi="宋体" w:cs="黑体"/>
        </w:rPr>
        <w:t>标准设备发送NTB采集报文；</w:t>
      </w:r>
    </w:p>
    <w:p w14:paraId="6C4A05BE">
      <w:pPr>
        <w:numPr>
          <w:ilvl w:val="0"/>
          <w:numId w:val="25"/>
        </w:numPr>
        <w:rPr>
          <w:rFonts w:ascii="宋体" w:hAnsi="宋体" w:cs="黑体"/>
        </w:rPr>
      </w:pPr>
      <w:r>
        <w:rPr>
          <w:rFonts w:hint="eastAsia" w:ascii="宋体" w:hAnsi="宋体" w:cs="黑体"/>
        </w:rPr>
        <w:t>等待STA的发送的过零NTB上报报文，等待300s（可配，等待STA相线识别报文时间）；</w:t>
      </w:r>
    </w:p>
    <w:p w14:paraId="146F65BF">
      <w:pPr>
        <w:numPr>
          <w:ilvl w:val="0"/>
          <w:numId w:val="25"/>
        </w:numPr>
        <w:rPr>
          <w:rFonts w:ascii="宋体" w:hAnsi="宋体" w:cs="黑体"/>
        </w:rPr>
      </w:pPr>
      <w:r>
        <w:rPr>
          <w:rFonts w:hint="eastAsia" w:ascii="宋体" w:hAnsi="宋体" w:cs="黑体"/>
        </w:rPr>
        <w:t>接收机在持续时间内收到STA合法的过零NTB上报报文，用例成功。</w:t>
      </w:r>
    </w:p>
    <w:p w14:paraId="082C9AAE">
      <w:pPr>
        <w:ind w:left="846"/>
        <w:jc w:val="center"/>
        <w:rPr>
          <w:rFonts w:ascii="黑体" w:hAnsi="黑体" w:eastAsia="黑体" w:cs="黑体"/>
        </w:rPr>
      </w:pPr>
      <w:r>
        <w:rPr>
          <w:rFonts w:hint="eastAsia"/>
        </w:rPr>
        <w:object>
          <v:shape id="_x0000_i1031" o:spt="75" type="#_x0000_t75" style="height:478.5pt;width:255.4pt;" o:ole="t" filled="f" o:preferrelative="t" stroked="f" coordsize="21600,21600">
            <v:path/>
            <v:fill on="f" focussize="0,0"/>
            <v:stroke on="f" joinstyle="miter"/>
            <v:imagedata r:id="rId48" o:title=""/>
            <o:lock v:ext="edit" aspectratio="f"/>
            <w10:wrap type="none"/>
            <w10:anchorlock/>
          </v:shape>
          <o:OLEObject Type="Embed" ProgID="Visio.Drawing.15" ShapeID="_x0000_i1031" DrawAspect="Content" ObjectID="_1468075731" r:id="rId47">
            <o:LockedField>false</o:LockedField>
          </o:OLEObject>
        </w:object>
      </w:r>
    </w:p>
    <w:p w14:paraId="3A4F3E68">
      <w:pPr>
        <w:ind w:firstLine="349" w:firstLineChars="194"/>
        <w:jc w:val="center"/>
        <w:rPr>
          <w:rFonts w:hint="eastAsia" w:ascii="黑体" w:hAnsi="黑体" w:eastAsia="黑体"/>
          <w:sz w:val="18"/>
          <w:szCs w:val="18"/>
          <w:rPrChange w:id="256" w:author="zhangbs" w:date="2026-02-21T17:04:53Z">
            <w:rPr>
              <w:rFonts w:hint="eastAsia" w:ascii="黑体" w:hAnsi="黑体" w:eastAsia="黑体"/>
              <w:szCs w:val="21"/>
            </w:rPr>
          </w:rPrChange>
        </w:rPr>
      </w:pPr>
      <w:r>
        <w:rPr>
          <w:rFonts w:hint="eastAsia" w:ascii="黑体" w:hAnsi="黑体" w:eastAsia="黑体"/>
          <w:sz w:val="18"/>
          <w:szCs w:val="18"/>
          <w:rPrChange w:id="257" w:author="zhangbs" w:date="2026-02-21T17:04:53Z">
            <w:rPr>
              <w:rFonts w:hint="eastAsia" w:ascii="黑体" w:hAnsi="黑体" w:eastAsia="黑体"/>
              <w:szCs w:val="21"/>
            </w:rPr>
          </w:rPrChange>
        </w:rPr>
        <w:t>图</w:t>
      </w:r>
      <w:r>
        <w:rPr>
          <w:rFonts w:hint="eastAsia" w:ascii="黑体" w:hAnsi="黑体" w:eastAsia="黑体"/>
          <w:sz w:val="18"/>
          <w:szCs w:val="18"/>
          <w:rPrChange w:id="258" w:author="zhangbs" w:date="2026-02-21T17:04:53Z">
            <w:rPr>
              <w:rFonts w:ascii="黑体" w:hAnsi="黑体" w:eastAsia="黑体"/>
              <w:szCs w:val="21"/>
            </w:rPr>
          </w:rPrChange>
        </w:rPr>
        <w:t>9</w:t>
      </w:r>
      <w:r>
        <w:rPr>
          <w:rFonts w:hint="eastAsia" w:ascii="黑体" w:hAnsi="黑体" w:eastAsia="黑体"/>
          <w:sz w:val="18"/>
          <w:szCs w:val="18"/>
          <w:rPrChange w:id="259" w:author="zhangbs" w:date="2026-02-21T17:04:53Z">
            <w:rPr>
              <w:rFonts w:hint="eastAsia" w:ascii="黑体" w:hAnsi="黑体" w:eastAsia="黑体"/>
              <w:szCs w:val="21"/>
            </w:rPr>
          </w:rPrChange>
        </w:rPr>
        <w:t xml:space="preserve"> STA相线识别测试流程示意图</w:t>
      </w:r>
    </w:p>
    <w:p w14:paraId="372B5D3A">
      <w:pPr>
        <w:pStyle w:val="2"/>
        <w:jc w:val="both"/>
        <w:rPr>
          <w:sz w:val="21"/>
          <w:szCs w:val="21"/>
        </w:rPr>
      </w:pPr>
    </w:p>
    <w:p w14:paraId="062E9B08">
      <w:pPr>
        <w:pStyle w:val="7"/>
        <w:tabs>
          <w:tab w:val="left" w:pos="840"/>
        </w:tabs>
      </w:pPr>
      <w:ins w:id="260" w:author="zhangbs" w:date="2026-02-21T19:54:43Z">
        <w:r>
          <w:rPr>
            <w:rFonts w:hint="eastAsia"/>
            <w:lang w:val="en-US" w:eastAsia="zh-CN"/>
          </w:rPr>
          <w:t xml:space="preserve"> </w:t>
        </w:r>
      </w:ins>
      <w:r>
        <w:rPr>
          <w:rFonts w:hint="eastAsia"/>
        </w:rPr>
        <w:t>CCO通过代理组网测试</w:t>
      </w:r>
    </w:p>
    <w:p w14:paraId="235CAD35">
      <w:pPr>
        <w:numPr>
          <w:ilvl w:val="0"/>
          <w:numId w:val="26"/>
        </w:numPr>
        <w:rPr>
          <w:rFonts w:ascii="宋体" w:hAnsi="宋体" w:cs="黑体"/>
        </w:rPr>
      </w:pPr>
      <w:r>
        <w:rPr>
          <w:rFonts w:hint="eastAsia" w:ascii="宋体" w:hAnsi="宋体" w:cs="黑体"/>
        </w:rPr>
        <w:t>待测CCO模块放置于性能/协议1号仓1号位置；</w:t>
      </w:r>
    </w:p>
    <w:p w14:paraId="6461155A">
      <w:pPr>
        <w:numPr>
          <w:ilvl w:val="0"/>
          <w:numId w:val="26"/>
        </w:numPr>
        <w:rPr>
          <w:rFonts w:ascii="宋体" w:hAnsi="宋体" w:cs="黑体"/>
        </w:rPr>
      </w:pPr>
      <w:r>
        <w:rPr>
          <w:rFonts w:hint="eastAsia" w:ascii="宋体" w:hAnsi="宋体" w:cs="黑体"/>
        </w:rPr>
        <w:t>所有设备下电；</w:t>
      </w:r>
    </w:p>
    <w:p w14:paraId="0B92625B">
      <w:pPr>
        <w:numPr>
          <w:ilvl w:val="0"/>
          <w:numId w:val="26"/>
        </w:numPr>
        <w:rPr>
          <w:rFonts w:ascii="宋体" w:hAnsi="宋体" w:cs="黑体"/>
        </w:rPr>
      </w:pPr>
      <w:r>
        <w:rPr>
          <w:rFonts w:hint="eastAsia" w:ascii="宋体" w:hAnsi="宋体" w:cs="黑体"/>
        </w:rPr>
        <w:t>接收机上电，设置接收机频段为指定频段（可配，测试频段）；</w:t>
      </w:r>
    </w:p>
    <w:p w14:paraId="6D3C0AF2">
      <w:pPr>
        <w:numPr>
          <w:ilvl w:val="0"/>
          <w:numId w:val="26"/>
        </w:numPr>
        <w:rPr>
          <w:rFonts w:ascii="宋体" w:hAnsi="宋体" w:cs="黑体"/>
        </w:rPr>
      </w:pPr>
      <w:r>
        <w:rPr>
          <w:rFonts w:hint="eastAsia" w:ascii="宋体" w:hAnsi="宋体" w:cs="黑体"/>
        </w:rPr>
        <w:t>CCO上电，设置主节点地址（可配，主节点地址），白名单（STA1-2地址）；</w:t>
      </w:r>
    </w:p>
    <w:p w14:paraId="35781D48">
      <w:pPr>
        <w:numPr>
          <w:ilvl w:val="0"/>
          <w:numId w:val="26"/>
        </w:numPr>
        <w:rPr>
          <w:rFonts w:ascii="宋体" w:hAnsi="宋体" w:cs="黑体"/>
        </w:rPr>
      </w:pPr>
      <w:r>
        <w:rPr>
          <w:rFonts w:hint="eastAsia" w:ascii="宋体" w:hAnsi="宋体" w:cs="黑体"/>
        </w:rPr>
        <w:t>发射机上电，设置发射机频段为指定频段（可配，测试频段），上位机和发射机模拟标准STA设备；</w:t>
      </w:r>
    </w:p>
    <w:p w14:paraId="45968E4F">
      <w:pPr>
        <w:numPr>
          <w:ilvl w:val="0"/>
          <w:numId w:val="26"/>
        </w:numPr>
        <w:rPr>
          <w:rFonts w:ascii="宋体" w:hAnsi="宋体" w:cs="黑体"/>
        </w:rPr>
      </w:pPr>
      <w:r>
        <w:rPr>
          <w:rFonts w:hint="eastAsia" w:ascii="宋体" w:hAnsi="宋体" w:cs="黑体"/>
        </w:rPr>
        <w:t>标准STA在收到合法中央信标后，模拟STA1发送关联请求，未收到关联指示/关联汇总指示时间，间隔2s循环发送，直到总组网时间到期（可配，组网时限）；</w:t>
      </w:r>
    </w:p>
    <w:p w14:paraId="48B12F85">
      <w:pPr>
        <w:numPr>
          <w:ilvl w:val="0"/>
          <w:numId w:val="26"/>
        </w:numPr>
        <w:rPr>
          <w:rFonts w:ascii="宋体" w:hAnsi="宋体" w:cs="黑体"/>
        </w:rPr>
      </w:pPr>
      <w:r>
        <w:rPr>
          <w:rFonts w:hint="eastAsia" w:ascii="宋体" w:hAnsi="宋体" w:cs="黑体"/>
        </w:rPr>
        <w:t>模拟PCO转发STA2站点的关联请求，未收到关联回复时，间隔2s循环发送，循环时长300s（可配，组网时限）；</w:t>
      </w:r>
    </w:p>
    <w:p w14:paraId="6B35AE82">
      <w:pPr>
        <w:numPr>
          <w:ilvl w:val="0"/>
          <w:numId w:val="26"/>
        </w:numPr>
        <w:rPr>
          <w:rFonts w:ascii="宋体" w:hAnsi="宋体" w:cs="黑体"/>
        </w:rPr>
      </w:pPr>
      <w:r>
        <w:rPr>
          <w:rFonts w:hint="eastAsia" w:ascii="宋体" w:hAnsi="宋体" w:cs="黑体"/>
        </w:rPr>
        <w:t>接收机在持续时间内收到CCO的中央信标（一级站点入网后）、关联指示/关联汇总指示、中央信标（二级站点入网后），用例成功。</w:t>
      </w:r>
    </w:p>
    <w:p w14:paraId="199F08F6">
      <w:pPr>
        <w:ind w:left="846"/>
        <w:jc w:val="center"/>
        <w:rPr>
          <w:rFonts w:ascii="黑体" w:hAnsi="黑体" w:eastAsia="黑体" w:cs="黑体"/>
        </w:rPr>
      </w:pPr>
      <w:r>
        <w:rPr>
          <w:rFonts w:hint="eastAsia"/>
        </w:rPr>
        <w:object>
          <v:shape id="_x0000_i1032" o:spt="75" type="#_x0000_t75" style="height:418.5pt;width:250.5pt;" o:ole="t" filled="f" o:preferrelative="t" stroked="f" coordsize="21600,21600">
            <v:path/>
            <v:fill on="f" focussize="0,0"/>
            <v:stroke on="f" joinstyle="miter"/>
            <v:imagedata r:id="rId50" o:title=""/>
            <o:lock v:ext="edit" aspectratio="f"/>
            <w10:wrap type="none"/>
            <w10:anchorlock/>
          </v:shape>
          <o:OLEObject Type="Embed" ProgID="Visio.Drawing.15" ShapeID="_x0000_i1032" DrawAspect="Content" ObjectID="_1468075732" r:id="rId49">
            <o:LockedField>false</o:LockedField>
          </o:OLEObject>
        </w:object>
      </w:r>
    </w:p>
    <w:p w14:paraId="5615522C">
      <w:pPr>
        <w:ind w:firstLine="349" w:firstLineChars="194"/>
        <w:jc w:val="center"/>
        <w:rPr>
          <w:rFonts w:hint="eastAsia" w:ascii="黑体" w:hAnsi="黑体" w:eastAsia="黑体"/>
          <w:sz w:val="18"/>
          <w:szCs w:val="18"/>
          <w:rPrChange w:id="261" w:author="zhangbs" w:date="2026-02-21T17:04:49Z">
            <w:rPr>
              <w:rFonts w:hint="eastAsia" w:ascii="黑体" w:hAnsi="黑体" w:eastAsia="黑体"/>
              <w:szCs w:val="21"/>
            </w:rPr>
          </w:rPrChange>
        </w:rPr>
      </w:pPr>
      <w:r>
        <w:rPr>
          <w:rFonts w:hint="eastAsia" w:ascii="黑体" w:hAnsi="黑体" w:eastAsia="黑体"/>
          <w:sz w:val="18"/>
          <w:szCs w:val="18"/>
          <w:rPrChange w:id="262" w:author="zhangbs" w:date="2026-02-21T17:04:49Z">
            <w:rPr>
              <w:rFonts w:hint="eastAsia" w:ascii="黑体" w:hAnsi="黑体" w:eastAsia="黑体"/>
              <w:szCs w:val="21"/>
            </w:rPr>
          </w:rPrChange>
        </w:rPr>
        <w:t>图</w:t>
      </w:r>
      <w:r>
        <w:rPr>
          <w:rFonts w:hint="eastAsia" w:ascii="黑体" w:hAnsi="黑体" w:eastAsia="黑体"/>
          <w:sz w:val="18"/>
          <w:szCs w:val="18"/>
          <w:rPrChange w:id="263" w:author="zhangbs" w:date="2026-02-21T17:04:49Z">
            <w:rPr>
              <w:rFonts w:ascii="黑体" w:hAnsi="黑体" w:eastAsia="黑体"/>
              <w:szCs w:val="21"/>
            </w:rPr>
          </w:rPrChange>
        </w:rPr>
        <w:t>10</w:t>
      </w:r>
      <w:r>
        <w:rPr>
          <w:rFonts w:hint="eastAsia" w:ascii="黑体" w:hAnsi="黑体" w:eastAsia="黑体"/>
          <w:sz w:val="18"/>
          <w:szCs w:val="18"/>
          <w:rPrChange w:id="264" w:author="zhangbs" w:date="2026-02-21T17:04:49Z">
            <w:rPr>
              <w:rFonts w:hint="eastAsia" w:ascii="黑体" w:hAnsi="黑体" w:eastAsia="黑体"/>
              <w:szCs w:val="21"/>
            </w:rPr>
          </w:rPrChange>
        </w:rPr>
        <w:t xml:space="preserve"> CCO通过代理组网测试流程示意图</w:t>
      </w:r>
    </w:p>
    <w:p w14:paraId="5B3DE1DB">
      <w:pPr>
        <w:pStyle w:val="2"/>
        <w:jc w:val="both"/>
        <w:rPr>
          <w:sz w:val="21"/>
          <w:szCs w:val="21"/>
        </w:rPr>
      </w:pPr>
    </w:p>
    <w:p w14:paraId="67915B21">
      <w:pPr>
        <w:pStyle w:val="7"/>
        <w:tabs>
          <w:tab w:val="left" w:pos="840"/>
        </w:tabs>
      </w:pPr>
      <w:ins w:id="265" w:author="zhangbs" w:date="2026-02-21T19:54:40Z">
        <w:r>
          <w:rPr>
            <w:rFonts w:hint="eastAsia"/>
            <w:lang w:val="en-US" w:eastAsia="zh-CN"/>
          </w:rPr>
          <w:t xml:space="preserve"> </w:t>
        </w:r>
      </w:ins>
      <w:r>
        <w:rPr>
          <w:rFonts w:hint="eastAsia"/>
        </w:rPr>
        <w:t>CCO组网测试</w:t>
      </w:r>
    </w:p>
    <w:p w14:paraId="51097231">
      <w:pPr>
        <w:numPr>
          <w:ilvl w:val="0"/>
          <w:numId w:val="27"/>
        </w:numPr>
        <w:rPr>
          <w:rFonts w:ascii="宋体" w:hAnsi="宋体" w:cs="黑体"/>
        </w:rPr>
      </w:pPr>
      <w:r>
        <w:rPr>
          <w:rFonts w:hint="eastAsia" w:ascii="宋体" w:hAnsi="宋体" w:cs="黑体"/>
        </w:rPr>
        <w:t>待测CCO模块放置于性能/协议1号仓1号位置；</w:t>
      </w:r>
    </w:p>
    <w:p w14:paraId="2D4D9712">
      <w:pPr>
        <w:numPr>
          <w:ilvl w:val="0"/>
          <w:numId w:val="27"/>
        </w:numPr>
        <w:rPr>
          <w:rFonts w:ascii="宋体" w:hAnsi="宋体" w:cs="黑体"/>
        </w:rPr>
      </w:pPr>
      <w:r>
        <w:rPr>
          <w:rFonts w:hint="eastAsia" w:ascii="宋体" w:hAnsi="宋体" w:cs="黑体"/>
        </w:rPr>
        <w:t>所有设备下电；</w:t>
      </w:r>
    </w:p>
    <w:p w14:paraId="04F08DE8">
      <w:pPr>
        <w:numPr>
          <w:ilvl w:val="0"/>
          <w:numId w:val="27"/>
        </w:numPr>
        <w:rPr>
          <w:rFonts w:ascii="宋体" w:hAnsi="宋体" w:cs="黑体"/>
        </w:rPr>
      </w:pPr>
      <w:r>
        <w:rPr>
          <w:rFonts w:hint="eastAsia" w:ascii="宋体" w:hAnsi="宋体" w:cs="黑体"/>
        </w:rPr>
        <w:t>接收机上电，设置接收机频段为指定频段（可配，测试频段）；</w:t>
      </w:r>
    </w:p>
    <w:p w14:paraId="4BDF6D14">
      <w:pPr>
        <w:numPr>
          <w:ilvl w:val="0"/>
          <w:numId w:val="27"/>
        </w:numPr>
        <w:rPr>
          <w:rFonts w:ascii="宋体" w:hAnsi="宋体" w:cs="黑体"/>
        </w:rPr>
      </w:pPr>
      <w:r>
        <w:rPr>
          <w:rFonts w:hint="eastAsia" w:ascii="宋体" w:hAnsi="宋体" w:cs="黑体"/>
        </w:rPr>
        <w:t>CCO上电，设置主节点地址（可配，主节点地址），白名单（STA地址）；</w:t>
      </w:r>
    </w:p>
    <w:p w14:paraId="5B4CC8E5">
      <w:pPr>
        <w:numPr>
          <w:ilvl w:val="0"/>
          <w:numId w:val="27"/>
        </w:numPr>
        <w:rPr>
          <w:rFonts w:ascii="宋体" w:hAnsi="宋体" w:cs="黑体"/>
        </w:rPr>
      </w:pPr>
      <w:r>
        <w:rPr>
          <w:rFonts w:hint="eastAsia" w:ascii="宋体" w:hAnsi="宋体" w:cs="黑体"/>
        </w:rPr>
        <w:t>发射机上电，设置发射机频段为指定频段（可配，测试频段），上位机和发射机模拟标准STA设备；</w:t>
      </w:r>
    </w:p>
    <w:p w14:paraId="7237F374">
      <w:pPr>
        <w:numPr>
          <w:ilvl w:val="0"/>
          <w:numId w:val="27"/>
        </w:numPr>
        <w:rPr>
          <w:rFonts w:ascii="宋体" w:hAnsi="宋体" w:cs="黑体"/>
        </w:rPr>
      </w:pPr>
      <w:r>
        <w:rPr>
          <w:rFonts w:hint="eastAsia" w:ascii="宋体" w:hAnsi="宋体" w:cs="黑体"/>
        </w:rPr>
        <w:t>标准STA在收到合法中央信标后，发送关联请求报文，循环发送60s（可配，组网时限）；</w:t>
      </w:r>
    </w:p>
    <w:p w14:paraId="31FE94F9">
      <w:pPr>
        <w:numPr>
          <w:ilvl w:val="0"/>
          <w:numId w:val="27"/>
        </w:numPr>
        <w:rPr>
          <w:rFonts w:ascii="宋体" w:hAnsi="宋体" w:cs="黑体"/>
        </w:rPr>
      </w:pPr>
      <w:r>
        <w:rPr>
          <w:rFonts w:hint="eastAsia" w:ascii="宋体" w:hAnsi="宋体" w:cs="黑体"/>
        </w:rPr>
        <w:t>接收机在持续时间内收到CCO合法的中央信标（站点未入网）、关联指示报文或关联汇总指示报文、中央信标（一级站点入网后），用例成功。</w:t>
      </w:r>
    </w:p>
    <w:p w14:paraId="7F670B88">
      <w:pPr>
        <w:ind w:left="846"/>
        <w:jc w:val="center"/>
        <w:rPr>
          <w:rFonts w:ascii="黑体" w:hAnsi="黑体" w:eastAsia="黑体" w:cs="黑体"/>
        </w:rPr>
      </w:pPr>
      <w:r>
        <w:rPr>
          <w:rFonts w:hint="eastAsia"/>
        </w:rPr>
        <w:object>
          <v:shape id="_x0000_i1033" o:spt="75" type="#_x0000_t75" style="height:420.4pt;width:270pt;" o:ole="t" filled="f" o:preferrelative="t" stroked="f" coordsize="21600,21600">
            <v:path/>
            <v:fill on="f" focussize="0,0"/>
            <v:stroke on="f" joinstyle="miter"/>
            <v:imagedata r:id="rId52" o:title=""/>
            <o:lock v:ext="edit" aspectratio="f"/>
            <w10:wrap type="none"/>
            <w10:anchorlock/>
          </v:shape>
          <o:OLEObject Type="Embed" ProgID="Visio.Drawing.15" ShapeID="_x0000_i1033" DrawAspect="Content" ObjectID="_1468075733" r:id="rId51">
            <o:LockedField>false</o:LockedField>
          </o:OLEObject>
        </w:object>
      </w:r>
    </w:p>
    <w:p w14:paraId="532C6574">
      <w:pPr>
        <w:ind w:firstLine="349" w:firstLineChars="194"/>
        <w:jc w:val="center"/>
        <w:rPr>
          <w:rFonts w:hint="eastAsia" w:ascii="黑体" w:hAnsi="黑体" w:eastAsia="黑体"/>
          <w:sz w:val="18"/>
          <w:szCs w:val="18"/>
          <w:rPrChange w:id="266" w:author="zhangbs" w:date="2026-02-21T17:04:45Z">
            <w:rPr>
              <w:rFonts w:hint="eastAsia" w:ascii="黑体" w:hAnsi="黑体" w:eastAsia="黑体"/>
              <w:szCs w:val="21"/>
            </w:rPr>
          </w:rPrChange>
        </w:rPr>
      </w:pPr>
      <w:r>
        <w:rPr>
          <w:rFonts w:hint="eastAsia" w:ascii="黑体" w:hAnsi="黑体" w:eastAsia="黑体"/>
          <w:sz w:val="18"/>
          <w:szCs w:val="18"/>
          <w:rPrChange w:id="267" w:author="zhangbs" w:date="2026-02-21T17:04:45Z">
            <w:rPr>
              <w:rFonts w:hint="eastAsia" w:ascii="黑体" w:hAnsi="黑体" w:eastAsia="黑体"/>
              <w:szCs w:val="21"/>
            </w:rPr>
          </w:rPrChange>
        </w:rPr>
        <w:t>图</w:t>
      </w:r>
      <w:r>
        <w:rPr>
          <w:rFonts w:hint="eastAsia" w:ascii="黑体" w:hAnsi="黑体" w:eastAsia="黑体"/>
          <w:sz w:val="18"/>
          <w:szCs w:val="18"/>
          <w:rPrChange w:id="268" w:author="zhangbs" w:date="2026-02-21T17:04:45Z">
            <w:rPr>
              <w:rFonts w:ascii="黑体" w:hAnsi="黑体" w:eastAsia="黑体"/>
              <w:szCs w:val="21"/>
            </w:rPr>
          </w:rPrChange>
        </w:rPr>
        <w:t>11</w:t>
      </w:r>
      <w:r>
        <w:rPr>
          <w:rFonts w:hint="eastAsia" w:ascii="黑体" w:hAnsi="黑体" w:eastAsia="黑体"/>
          <w:sz w:val="18"/>
          <w:szCs w:val="18"/>
          <w:rPrChange w:id="269" w:author="zhangbs" w:date="2026-02-21T17:04:45Z">
            <w:rPr>
              <w:rFonts w:hint="eastAsia" w:ascii="黑体" w:hAnsi="黑体" w:eastAsia="黑体"/>
              <w:szCs w:val="21"/>
            </w:rPr>
          </w:rPrChange>
        </w:rPr>
        <w:t xml:space="preserve"> CCO组网测试流程示意图</w:t>
      </w:r>
    </w:p>
    <w:p w14:paraId="2A9A6636">
      <w:pPr>
        <w:pStyle w:val="2"/>
        <w:jc w:val="both"/>
        <w:rPr>
          <w:sz w:val="21"/>
          <w:szCs w:val="21"/>
        </w:rPr>
      </w:pPr>
    </w:p>
    <w:p w14:paraId="6B39847A">
      <w:pPr>
        <w:pStyle w:val="7"/>
        <w:tabs>
          <w:tab w:val="left" w:pos="840"/>
        </w:tabs>
      </w:pPr>
      <w:ins w:id="270" w:author="zhangbs" w:date="2026-02-21T19:54:37Z">
        <w:r>
          <w:rPr>
            <w:rFonts w:hint="eastAsia"/>
            <w:lang w:val="en-US" w:eastAsia="zh-CN"/>
          </w:rPr>
          <w:t xml:space="preserve"> </w:t>
        </w:r>
      </w:ins>
      <w:r>
        <w:rPr>
          <w:rFonts w:hint="eastAsia"/>
        </w:rPr>
        <w:t>CCO发现代理变更测试</w:t>
      </w:r>
    </w:p>
    <w:p w14:paraId="49D92BA3">
      <w:pPr>
        <w:numPr>
          <w:ilvl w:val="0"/>
          <w:numId w:val="28"/>
        </w:numPr>
        <w:rPr>
          <w:rFonts w:ascii="宋体" w:hAnsi="宋体" w:cs="黑体"/>
        </w:rPr>
      </w:pPr>
      <w:r>
        <w:rPr>
          <w:rFonts w:hint="eastAsia" w:ascii="宋体" w:hAnsi="宋体" w:cs="黑体"/>
        </w:rPr>
        <w:t>待测CCO模块放置于性能/协议1号仓1号位置；</w:t>
      </w:r>
    </w:p>
    <w:p w14:paraId="3E5E750A">
      <w:pPr>
        <w:numPr>
          <w:ilvl w:val="0"/>
          <w:numId w:val="28"/>
        </w:numPr>
        <w:rPr>
          <w:rFonts w:ascii="宋体" w:hAnsi="宋体" w:cs="黑体"/>
        </w:rPr>
      </w:pPr>
      <w:r>
        <w:rPr>
          <w:rFonts w:hint="eastAsia" w:ascii="宋体" w:hAnsi="宋体" w:cs="黑体"/>
        </w:rPr>
        <w:t>所有设备下电；</w:t>
      </w:r>
    </w:p>
    <w:p w14:paraId="167975AE">
      <w:pPr>
        <w:numPr>
          <w:ilvl w:val="0"/>
          <w:numId w:val="28"/>
        </w:numPr>
        <w:rPr>
          <w:rFonts w:ascii="宋体" w:hAnsi="宋体" w:cs="黑体"/>
        </w:rPr>
      </w:pPr>
      <w:r>
        <w:rPr>
          <w:rFonts w:hint="eastAsia" w:ascii="宋体" w:hAnsi="宋体" w:cs="黑体"/>
        </w:rPr>
        <w:t>接收机上电，设置接收机频段为指定频段（可配，测试频段）；</w:t>
      </w:r>
    </w:p>
    <w:p w14:paraId="6D9F3350">
      <w:pPr>
        <w:numPr>
          <w:ilvl w:val="0"/>
          <w:numId w:val="28"/>
        </w:numPr>
        <w:rPr>
          <w:rFonts w:ascii="宋体" w:hAnsi="宋体" w:cs="黑体"/>
        </w:rPr>
      </w:pPr>
      <w:r>
        <w:rPr>
          <w:rFonts w:hint="eastAsia" w:ascii="宋体" w:hAnsi="宋体" w:cs="黑体"/>
        </w:rPr>
        <w:t>CCO上电，设置主节点地址（可配，主节点地址），白名单（STA1-2地址）；</w:t>
      </w:r>
    </w:p>
    <w:p w14:paraId="06FC35D5">
      <w:pPr>
        <w:numPr>
          <w:ilvl w:val="0"/>
          <w:numId w:val="28"/>
        </w:numPr>
        <w:rPr>
          <w:rFonts w:ascii="宋体" w:hAnsi="宋体" w:cs="黑体"/>
        </w:rPr>
      </w:pPr>
      <w:r>
        <w:rPr>
          <w:rFonts w:hint="eastAsia" w:ascii="宋体" w:hAnsi="宋体" w:cs="黑体"/>
        </w:rPr>
        <w:t>发射机上电，设置发射机频段为指定频段（可配，测试频段），上位机和发射机模拟标准STA设备；</w:t>
      </w:r>
    </w:p>
    <w:p w14:paraId="20334227">
      <w:pPr>
        <w:numPr>
          <w:ilvl w:val="0"/>
          <w:numId w:val="28"/>
        </w:numPr>
        <w:rPr>
          <w:rFonts w:ascii="宋体" w:hAnsi="宋体" w:cs="黑体"/>
        </w:rPr>
      </w:pPr>
      <w:r>
        <w:rPr>
          <w:rFonts w:hint="eastAsia" w:ascii="宋体" w:hAnsi="宋体" w:cs="黑体"/>
        </w:rPr>
        <w:t>标准STA在收到合法中央信标后，模拟STA1发送关联请求，未收到关联指示/关联汇总指示时，间隔2s循环发送，直到总时间到期（可配，变更时限）；</w:t>
      </w:r>
    </w:p>
    <w:p w14:paraId="3E6B1AC9">
      <w:pPr>
        <w:numPr>
          <w:ilvl w:val="0"/>
          <w:numId w:val="28"/>
        </w:numPr>
        <w:rPr>
          <w:rFonts w:ascii="宋体" w:hAnsi="宋体" w:cs="黑体"/>
        </w:rPr>
      </w:pPr>
      <w:r>
        <w:rPr>
          <w:rFonts w:hint="eastAsia" w:ascii="宋体" w:hAnsi="宋体" w:cs="黑体"/>
        </w:rPr>
        <w:t>模拟PCO转发STA2站点的关联请求，未收到关联回复时，间隔2s循环发送，知道总时间到期（可配，变更时限）；</w:t>
      </w:r>
    </w:p>
    <w:p w14:paraId="3639C302">
      <w:pPr>
        <w:numPr>
          <w:ilvl w:val="0"/>
          <w:numId w:val="28"/>
        </w:numPr>
        <w:rPr>
          <w:rFonts w:ascii="宋体" w:hAnsi="宋体" w:cs="黑体"/>
        </w:rPr>
      </w:pPr>
      <w:r>
        <w:rPr>
          <w:rFonts w:hint="eastAsia" w:ascii="宋体" w:hAnsi="宋体" w:cs="黑体"/>
        </w:rPr>
        <w:t>模拟STA2发送代理变更请求；</w:t>
      </w:r>
    </w:p>
    <w:p w14:paraId="5C917313">
      <w:pPr>
        <w:numPr>
          <w:ilvl w:val="0"/>
          <w:numId w:val="28"/>
        </w:numPr>
        <w:rPr>
          <w:rFonts w:ascii="宋体" w:hAnsi="宋体" w:cs="黑体"/>
        </w:rPr>
      </w:pPr>
      <w:r>
        <w:rPr>
          <w:rFonts w:hint="eastAsia" w:ascii="宋体" w:hAnsi="宋体" w:cs="黑体"/>
        </w:rPr>
        <w:t>等待代理变更回复/代理变更回复（位图版）报文，变更时长300s（可配，变更时限）；</w:t>
      </w:r>
    </w:p>
    <w:p w14:paraId="59457934">
      <w:pPr>
        <w:numPr>
          <w:ilvl w:val="0"/>
          <w:numId w:val="28"/>
        </w:numPr>
        <w:rPr>
          <w:rFonts w:ascii="宋体" w:hAnsi="宋体" w:cs="黑体"/>
        </w:rPr>
      </w:pPr>
      <w:r>
        <w:rPr>
          <w:rFonts w:hint="eastAsia" w:ascii="宋体" w:hAnsi="宋体" w:cs="黑体"/>
        </w:rPr>
        <w:t>接收机在持续时间内收到CCO的代理变更回复/代理变更回复（位图版）报文，用例成功。</w:t>
      </w:r>
    </w:p>
    <w:p w14:paraId="17CBA3DE">
      <w:pPr>
        <w:jc w:val="center"/>
        <w:rPr>
          <w:rFonts w:ascii="黑体" w:hAnsi="黑体" w:eastAsia="黑体" w:cs="黑体"/>
        </w:rPr>
      </w:pPr>
      <w:r>
        <w:rPr>
          <w:rFonts w:hint="eastAsia"/>
        </w:rPr>
        <w:object>
          <v:shape id="_x0000_i1034" o:spt="75" type="#_x0000_t75" style="height:481.15pt;width:270pt;" o:ole="t" filled="f" o:preferrelative="t" stroked="f" coordsize="21600,21600">
            <v:path/>
            <v:fill on="f" focussize="0,0"/>
            <v:stroke on="f" joinstyle="miter"/>
            <v:imagedata r:id="rId54" o:title=""/>
            <o:lock v:ext="edit" aspectratio="f"/>
            <w10:wrap type="none"/>
            <w10:anchorlock/>
          </v:shape>
          <o:OLEObject Type="Embed" ProgID="Visio.Drawing.15" ShapeID="_x0000_i1034" DrawAspect="Content" ObjectID="_1468075734" r:id="rId53">
            <o:LockedField>false</o:LockedField>
          </o:OLEObject>
        </w:object>
      </w:r>
    </w:p>
    <w:p w14:paraId="082CCB1E">
      <w:pPr>
        <w:ind w:firstLine="349" w:firstLineChars="194"/>
        <w:jc w:val="center"/>
        <w:rPr>
          <w:rFonts w:hint="eastAsia" w:ascii="黑体" w:hAnsi="黑体" w:eastAsia="黑体"/>
          <w:sz w:val="18"/>
          <w:szCs w:val="18"/>
          <w:rPrChange w:id="271" w:author="zhangbs" w:date="2026-02-21T17:04:41Z">
            <w:rPr>
              <w:rFonts w:hint="eastAsia" w:ascii="黑体" w:hAnsi="黑体" w:eastAsia="黑体"/>
              <w:szCs w:val="21"/>
            </w:rPr>
          </w:rPrChange>
        </w:rPr>
      </w:pPr>
      <w:r>
        <w:rPr>
          <w:rFonts w:hint="eastAsia" w:ascii="黑体" w:hAnsi="黑体" w:eastAsia="黑体"/>
          <w:sz w:val="18"/>
          <w:szCs w:val="18"/>
          <w:rPrChange w:id="272" w:author="zhangbs" w:date="2026-02-21T17:04:41Z">
            <w:rPr>
              <w:rFonts w:hint="eastAsia" w:ascii="黑体" w:hAnsi="黑体" w:eastAsia="黑体"/>
              <w:szCs w:val="21"/>
            </w:rPr>
          </w:rPrChange>
        </w:rPr>
        <w:t>图1</w:t>
      </w:r>
      <w:r>
        <w:rPr>
          <w:rFonts w:hint="eastAsia" w:ascii="黑体" w:hAnsi="黑体" w:eastAsia="黑体"/>
          <w:sz w:val="18"/>
          <w:szCs w:val="18"/>
          <w:rPrChange w:id="273" w:author="zhangbs" w:date="2026-02-21T17:04:41Z">
            <w:rPr>
              <w:rFonts w:ascii="黑体" w:hAnsi="黑体" w:eastAsia="黑体"/>
              <w:szCs w:val="21"/>
            </w:rPr>
          </w:rPrChange>
        </w:rPr>
        <w:t>2</w:t>
      </w:r>
      <w:r>
        <w:rPr>
          <w:rFonts w:hint="eastAsia" w:ascii="黑体" w:hAnsi="黑体" w:eastAsia="黑体"/>
          <w:sz w:val="18"/>
          <w:szCs w:val="18"/>
          <w:rPrChange w:id="274" w:author="zhangbs" w:date="2026-02-21T17:04:41Z">
            <w:rPr>
              <w:rFonts w:hint="eastAsia" w:ascii="黑体" w:hAnsi="黑体" w:eastAsia="黑体"/>
              <w:szCs w:val="21"/>
            </w:rPr>
          </w:rPrChange>
        </w:rPr>
        <w:t xml:space="preserve"> CCO发现代理变更测试流程示意图</w:t>
      </w:r>
    </w:p>
    <w:p w14:paraId="41C732C7">
      <w:pPr>
        <w:pStyle w:val="2"/>
        <w:jc w:val="both"/>
        <w:rPr>
          <w:sz w:val="21"/>
          <w:szCs w:val="21"/>
        </w:rPr>
      </w:pPr>
    </w:p>
    <w:p w14:paraId="3CBC1180">
      <w:pPr>
        <w:pStyle w:val="7"/>
        <w:tabs>
          <w:tab w:val="left" w:pos="840"/>
        </w:tabs>
      </w:pPr>
      <w:ins w:id="275" w:author="zhangbs" w:date="2026-02-21T19:54:33Z">
        <w:r>
          <w:rPr>
            <w:rFonts w:hint="eastAsia"/>
            <w:lang w:val="en-US" w:eastAsia="zh-CN"/>
          </w:rPr>
          <w:t xml:space="preserve"> </w:t>
        </w:r>
      </w:ins>
      <w:r>
        <w:rPr>
          <w:rFonts w:hint="eastAsia"/>
        </w:rPr>
        <w:t>CCO控制站点离线测试</w:t>
      </w:r>
    </w:p>
    <w:p w14:paraId="3894B04A">
      <w:pPr>
        <w:numPr>
          <w:ilvl w:val="0"/>
          <w:numId w:val="29"/>
        </w:numPr>
        <w:rPr>
          <w:rFonts w:ascii="宋体" w:hAnsi="宋体" w:cs="黑体"/>
        </w:rPr>
      </w:pPr>
      <w:r>
        <w:rPr>
          <w:rFonts w:hint="eastAsia" w:ascii="宋体" w:hAnsi="宋体" w:cs="黑体"/>
        </w:rPr>
        <w:t>待测CCO模块放置于性能/协议1号仓1号位置；</w:t>
      </w:r>
    </w:p>
    <w:p w14:paraId="603A8CC7">
      <w:pPr>
        <w:numPr>
          <w:ilvl w:val="0"/>
          <w:numId w:val="29"/>
        </w:numPr>
        <w:rPr>
          <w:rFonts w:ascii="宋体" w:hAnsi="宋体" w:cs="黑体"/>
        </w:rPr>
      </w:pPr>
      <w:r>
        <w:rPr>
          <w:rFonts w:hint="eastAsia" w:ascii="宋体" w:hAnsi="宋体" w:cs="黑体"/>
        </w:rPr>
        <w:t>所有设备下电；</w:t>
      </w:r>
    </w:p>
    <w:p w14:paraId="7DCE811A">
      <w:pPr>
        <w:numPr>
          <w:ilvl w:val="0"/>
          <w:numId w:val="29"/>
        </w:numPr>
        <w:rPr>
          <w:rFonts w:ascii="宋体" w:hAnsi="宋体" w:cs="黑体"/>
        </w:rPr>
      </w:pPr>
      <w:r>
        <w:rPr>
          <w:rFonts w:hint="eastAsia" w:ascii="宋体" w:hAnsi="宋体" w:cs="黑体"/>
        </w:rPr>
        <w:t>接收机上电，设置接收机频段为指定频段（可配，测试频段）；</w:t>
      </w:r>
    </w:p>
    <w:p w14:paraId="5A81FDEC">
      <w:pPr>
        <w:numPr>
          <w:ilvl w:val="0"/>
          <w:numId w:val="29"/>
        </w:numPr>
        <w:rPr>
          <w:rFonts w:ascii="宋体" w:hAnsi="宋体" w:cs="黑体"/>
        </w:rPr>
      </w:pPr>
      <w:r>
        <w:rPr>
          <w:rFonts w:hint="eastAsia" w:ascii="宋体" w:hAnsi="宋体" w:cs="黑体"/>
        </w:rPr>
        <w:t>CCO上电，设置主节点地址（可配，主节点地址），白名单（STA地址）；</w:t>
      </w:r>
    </w:p>
    <w:p w14:paraId="2712B487">
      <w:pPr>
        <w:numPr>
          <w:ilvl w:val="0"/>
          <w:numId w:val="29"/>
        </w:numPr>
        <w:rPr>
          <w:rFonts w:ascii="宋体" w:hAnsi="宋体" w:cs="黑体"/>
        </w:rPr>
      </w:pPr>
      <w:r>
        <w:rPr>
          <w:rFonts w:hint="eastAsia" w:ascii="宋体" w:hAnsi="宋体" w:cs="黑体"/>
        </w:rPr>
        <w:t>发射机上电，设置发射机频段为指定频段（可配，测试频段），上位机和发射机模拟标准STA设备；</w:t>
      </w:r>
    </w:p>
    <w:p w14:paraId="5602B7ED">
      <w:pPr>
        <w:numPr>
          <w:ilvl w:val="0"/>
          <w:numId w:val="29"/>
        </w:numPr>
        <w:rPr>
          <w:rFonts w:ascii="宋体" w:hAnsi="宋体" w:cs="黑体"/>
        </w:rPr>
      </w:pPr>
      <w:r>
        <w:rPr>
          <w:rFonts w:hint="eastAsia" w:ascii="宋体" w:hAnsi="宋体" w:cs="黑体"/>
        </w:rPr>
        <w:t>标准STA在收到合法中央信标后，模拟STA1发送关联请求，未收到关联指示/关联汇总指示时，间隔2s循环发送，等待时长300s（可配，组网时限）；</w:t>
      </w:r>
    </w:p>
    <w:p w14:paraId="00524709">
      <w:pPr>
        <w:numPr>
          <w:ilvl w:val="0"/>
          <w:numId w:val="29"/>
        </w:numPr>
        <w:rPr>
          <w:rFonts w:ascii="宋体" w:hAnsi="宋体" w:cs="黑体"/>
        </w:rPr>
      </w:pPr>
      <w:r>
        <w:rPr>
          <w:rFonts w:hint="eastAsia" w:ascii="宋体" w:hAnsi="宋体" w:cs="黑体"/>
        </w:rPr>
        <w:t>循环查询CC0 topo，查看是否形成topo，循环时长300s（可配，组网时限）；</w:t>
      </w:r>
    </w:p>
    <w:p w14:paraId="06145989">
      <w:pPr>
        <w:numPr>
          <w:ilvl w:val="0"/>
          <w:numId w:val="29"/>
        </w:numPr>
        <w:rPr>
          <w:rFonts w:ascii="宋体" w:hAnsi="宋体" w:cs="黑体"/>
        </w:rPr>
      </w:pPr>
      <w:r>
        <w:rPr>
          <w:rFonts w:hint="eastAsia" w:ascii="宋体" w:hAnsi="宋体" w:cs="黑体"/>
        </w:rPr>
        <w:t>删除CCO中STA档案；</w:t>
      </w:r>
    </w:p>
    <w:p w14:paraId="1C67D0D9">
      <w:pPr>
        <w:numPr>
          <w:ilvl w:val="0"/>
          <w:numId w:val="29"/>
        </w:numPr>
        <w:rPr>
          <w:rFonts w:ascii="宋体" w:hAnsi="宋体" w:cs="黑体"/>
        </w:rPr>
      </w:pPr>
      <w:r>
        <w:rPr>
          <w:rFonts w:hint="eastAsia" w:ascii="宋体" w:hAnsi="宋体" w:cs="黑体"/>
        </w:rPr>
        <w:t>等待CCO发出延迟离线指示报文，等待时长300s（可配，离线等待）；</w:t>
      </w:r>
    </w:p>
    <w:p w14:paraId="40A99FF5">
      <w:pPr>
        <w:numPr>
          <w:ilvl w:val="0"/>
          <w:numId w:val="29"/>
        </w:numPr>
        <w:rPr>
          <w:rFonts w:ascii="宋体" w:hAnsi="宋体" w:cs="黑体"/>
        </w:rPr>
      </w:pPr>
      <w:r>
        <w:rPr>
          <w:rFonts w:hint="eastAsia" w:ascii="宋体" w:hAnsi="宋体" w:cs="黑体"/>
        </w:rPr>
        <w:t>接收机在持续时间内收到CCO的延迟离线指示报文，用例成功。</w:t>
      </w:r>
    </w:p>
    <w:p w14:paraId="5D423E7E">
      <w:pPr>
        <w:ind w:left="426"/>
        <w:jc w:val="center"/>
        <w:rPr>
          <w:rFonts w:ascii="黑体" w:hAnsi="黑体" w:eastAsia="黑体" w:cs="黑体"/>
        </w:rPr>
      </w:pPr>
      <w:r>
        <w:object>
          <v:shape id="_x0000_i1035" o:spt="75" type="#_x0000_t75" style="height:401.25pt;width:229.9pt;" o:ole="t" filled="f" o:preferrelative="t" stroked="f" coordsize="21600,21600">
            <v:path/>
            <v:fill on="f" focussize="0,0"/>
            <v:stroke on="f" joinstyle="miter"/>
            <v:imagedata r:id="rId56" o:title=""/>
            <o:lock v:ext="edit" aspectratio="t"/>
            <w10:wrap type="none"/>
            <w10:anchorlock/>
          </v:shape>
          <o:OLEObject Type="Embed" ProgID="Visio.Drawing.15" ShapeID="_x0000_i1035" DrawAspect="Content" ObjectID="_1468075735" r:id="rId55">
            <o:LockedField>false</o:LockedField>
          </o:OLEObject>
        </w:object>
      </w:r>
    </w:p>
    <w:p w14:paraId="12F54862">
      <w:pPr>
        <w:ind w:firstLine="349" w:firstLineChars="194"/>
        <w:jc w:val="center"/>
        <w:rPr>
          <w:rFonts w:hint="eastAsia" w:ascii="黑体" w:hAnsi="黑体" w:eastAsia="黑体"/>
          <w:sz w:val="18"/>
          <w:szCs w:val="18"/>
          <w:rPrChange w:id="276" w:author="zhangbs" w:date="2026-02-21T17:04:38Z">
            <w:rPr>
              <w:rFonts w:hint="eastAsia" w:ascii="黑体" w:hAnsi="黑体" w:eastAsia="黑体"/>
              <w:szCs w:val="21"/>
            </w:rPr>
          </w:rPrChange>
        </w:rPr>
      </w:pPr>
      <w:r>
        <w:rPr>
          <w:rFonts w:hint="eastAsia" w:ascii="黑体" w:hAnsi="黑体" w:eastAsia="黑体"/>
          <w:sz w:val="18"/>
          <w:szCs w:val="18"/>
          <w:rPrChange w:id="277" w:author="zhangbs" w:date="2026-02-21T17:04:38Z">
            <w:rPr>
              <w:rFonts w:hint="eastAsia" w:ascii="黑体" w:hAnsi="黑体" w:eastAsia="黑体"/>
              <w:szCs w:val="21"/>
            </w:rPr>
          </w:rPrChange>
        </w:rPr>
        <w:t>图1</w:t>
      </w:r>
      <w:r>
        <w:rPr>
          <w:rFonts w:hint="eastAsia" w:ascii="黑体" w:hAnsi="黑体" w:eastAsia="黑体"/>
          <w:sz w:val="18"/>
          <w:szCs w:val="18"/>
          <w:rPrChange w:id="278" w:author="zhangbs" w:date="2026-02-21T17:04:38Z">
            <w:rPr>
              <w:rFonts w:ascii="黑体" w:hAnsi="黑体" w:eastAsia="黑体"/>
              <w:szCs w:val="21"/>
            </w:rPr>
          </w:rPrChange>
        </w:rPr>
        <w:t>3</w:t>
      </w:r>
      <w:r>
        <w:rPr>
          <w:rFonts w:hint="eastAsia" w:ascii="黑体" w:hAnsi="黑体" w:eastAsia="黑体"/>
          <w:sz w:val="18"/>
          <w:szCs w:val="18"/>
          <w:rPrChange w:id="279" w:author="zhangbs" w:date="2026-02-21T17:04:38Z">
            <w:rPr>
              <w:rFonts w:hint="eastAsia" w:ascii="黑体" w:hAnsi="黑体" w:eastAsia="黑体"/>
              <w:szCs w:val="21"/>
            </w:rPr>
          </w:rPrChange>
        </w:rPr>
        <w:t xml:space="preserve"> CCO控制站点离线测试流程示意图</w:t>
      </w:r>
    </w:p>
    <w:p w14:paraId="105E1326">
      <w:pPr>
        <w:pStyle w:val="2"/>
        <w:jc w:val="both"/>
        <w:rPr>
          <w:sz w:val="21"/>
          <w:szCs w:val="21"/>
        </w:rPr>
      </w:pPr>
    </w:p>
    <w:p w14:paraId="420CAC5E">
      <w:pPr>
        <w:pStyle w:val="7"/>
        <w:tabs>
          <w:tab w:val="left" w:pos="840"/>
        </w:tabs>
      </w:pPr>
      <w:ins w:id="280" w:author="zhangbs" w:date="2026-02-21T19:54:30Z">
        <w:r>
          <w:rPr>
            <w:rFonts w:hint="eastAsia"/>
            <w:lang w:val="en-US" w:eastAsia="zh-CN"/>
          </w:rPr>
          <w:t xml:space="preserve"> </w:t>
        </w:r>
      </w:ins>
      <w:r>
        <w:rPr>
          <w:rFonts w:hint="eastAsia"/>
        </w:rPr>
        <w:t>CCO SNID协商测试</w:t>
      </w:r>
    </w:p>
    <w:p w14:paraId="5AF88887">
      <w:pPr>
        <w:numPr>
          <w:ilvl w:val="0"/>
          <w:numId w:val="30"/>
        </w:numPr>
        <w:rPr>
          <w:rFonts w:ascii="宋体" w:hAnsi="宋体" w:cs="黑体"/>
        </w:rPr>
      </w:pPr>
      <w:r>
        <w:rPr>
          <w:rFonts w:hint="eastAsia" w:ascii="宋体" w:hAnsi="宋体" w:cs="黑体"/>
        </w:rPr>
        <w:t>待测CCO模块放置于性能/协议1号仓1号位置；</w:t>
      </w:r>
    </w:p>
    <w:p w14:paraId="63593854">
      <w:pPr>
        <w:numPr>
          <w:ilvl w:val="0"/>
          <w:numId w:val="30"/>
        </w:numPr>
        <w:rPr>
          <w:rFonts w:ascii="宋体" w:hAnsi="宋体" w:cs="黑体"/>
        </w:rPr>
      </w:pPr>
      <w:r>
        <w:rPr>
          <w:rFonts w:hint="eastAsia" w:ascii="宋体" w:hAnsi="宋体" w:cs="黑体"/>
        </w:rPr>
        <w:t>所有设备下电；</w:t>
      </w:r>
    </w:p>
    <w:p w14:paraId="0662D1BC">
      <w:pPr>
        <w:numPr>
          <w:ilvl w:val="0"/>
          <w:numId w:val="30"/>
        </w:numPr>
        <w:rPr>
          <w:rFonts w:ascii="宋体" w:hAnsi="宋体" w:cs="黑体"/>
        </w:rPr>
      </w:pPr>
      <w:r>
        <w:rPr>
          <w:rFonts w:hint="eastAsia" w:ascii="宋体" w:hAnsi="宋体" w:cs="黑体"/>
        </w:rPr>
        <w:t>接收机上电，设置接收机频段为指定频段（可配，测试频段）；</w:t>
      </w:r>
    </w:p>
    <w:p w14:paraId="359000BE">
      <w:pPr>
        <w:numPr>
          <w:ilvl w:val="0"/>
          <w:numId w:val="30"/>
        </w:numPr>
        <w:rPr>
          <w:rFonts w:ascii="宋体" w:hAnsi="宋体" w:cs="黑体"/>
        </w:rPr>
      </w:pPr>
      <w:r>
        <w:rPr>
          <w:rFonts w:hint="eastAsia" w:ascii="宋体" w:hAnsi="宋体" w:cs="黑体"/>
        </w:rPr>
        <w:t>CCO上电；</w:t>
      </w:r>
    </w:p>
    <w:p w14:paraId="19316671">
      <w:pPr>
        <w:numPr>
          <w:ilvl w:val="0"/>
          <w:numId w:val="30"/>
        </w:numPr>
        <w:rPr>
          <w:rFonts w:ascii="宋体" w:hAnsi="宋体" w:cs="黑体"/>
        </w:rPr>
      </w:pPr>
      <w:r>
        <w:rPr>
          <w:rFonts w:hint="eastAsia" w:ascii="宋体" w:hAnsi="宋体" w:cs="黑体"/>
        </w:rPr>
        <w:t>接收机侦听网络中的网间协调帧，侦听时间60s（可配，等待时间）；</w:t>
      </w:r>
    </w:p>
    <w:p w14:paraId="3A8B685C">
      <w:pPr>
        <w:numPr>
          <w:ilvl w:val="0"/>
          <w:numId w:val="30"/>
        </w:numPr>
        <w:rPr>
          <w:rFonts w:ascii="宋体" w:hAnsi="宋体" w:cs="黑体"/>
        </w:rPr>
      </w:pPr>
      <w:r>
        <w:rPr>
          <w:rFonts w:hint="eastAsia" w:ascii="宋体" w:hAnsi="宋体" w:cs="黑体"/>
        </w:rPr>
        <w:t>接收机侦在持续时间内收到CCO的网间协调报文，用例成功。</w:t>
      </w:r>
    </w:p>
    <w:p w14:paraId="6744B4D0">
      <w:pPr>
        <w:ind w:left="426"/>
        <w:jc w:val="center"/>
        <w:rPr>
          <w:rFonts w:ascii="黑体" w:hAnsi="黑体" w:eastAsia="黑体" w:cs="黑体"/>
        </w:rPr>
      </w:pPr>
    </w:p>
    <w:p w14:paraId="3AEAB8A3">
      <w:pPr>
        <w:ind w:left="426"/>
        <w:jc w:val="center"/>
        <w:rPr>
          <w:rFonts w:ascii="黑体" w:hAnsi="黑体" w:eastAsia="黑体" w:cs="黑体"/>
        </w:rPr>
      </w:pPr>
      <w:r>
        <w:object>
          <v:shape id="_x0000_i1036" o:spt="75" type="#_x0000_t75" style="height:386.25pt;width:261.4pt;" o:ole="t" filled="f" o:preferrelative="t" stroked="f" coordsize="21600,21600">
            <v:path/>
            <v:fill on="f" focussize="0,0"/>
            <v:stroke on="f" joinstyle="miter"/>
            <v:imagedata r:id="rId58" o:title=""/>
            <o:lock v:ext="edit" aspectratio="t"/>
            <w10:wrap type="none"/>
            <w10:anchorlock/>
          </v:shape>
          <o:OLEObject Type="Embed" ProgID="Visio.Drawing.15" ShapeID="_x0000_i1036" DrawAspect="Content" ObjectID="_1468075736" r:id="rId57">
            <o:LockedField>false</o:LockedField>
          </o:OLEObject>
        </w:object>
      </w:r>
    </w:p>
    <w:p w14:paraId="4BAC2B01">
      <w:pPr>
        <w:ind w:firstLine="349" w:firstLineChars="194"/>
        <w:jc w:val="center"/>
        <w:rPr>
          <w:rFonts w:hint="eastAsia" w:ascii="黑体" w:hAnsi="黑体" w:eastAsia="黑体"/>
          <w:sz w:val="18"/>
          <w:szCs w:val="18"/>
          <w:rPrChange w:id="281" w:author="zhangbs" w:date="2026-02-21T17:04:34Z">
            <w:rPr>
              <w:rFonts w:hint="eastAsia" w:ascii="黑体" w:hAnsi="黑体" w:eastAsia="黑体"/>
              <w:szCs w:val="21"/>
            </w:rPr>
          </w:rPrChange>
        </w:rPr>
      </w:pPr>
      <w:r>
        <w:rPr>
          <w:rFonts w:hint="eastAsia" w:ascii="黑体" w:hAnsi="黑体" w:eastAsia="黑体"/>
          <w:sz w:val="18"/>
          <w:szCs w:val="18"/>
          <w:rPrChange w:id="282" w:author="zhangbs" w:date="2026-02-21T17:04:34Z">
            <w:rPr>
              <w:rFonts w:hint="eastAsia" w:ascii="黑体" w:hAnsi="黑体" w:eastAsia="黑体"/>
              <w:szCs w:val="21"/>
            </w:rPr>
          </w:rPrChange>
        </w:rPr>
        <w:t>图1</w:t>
      </w:r>
      <w:r>
        <w:rPr>
          <w:rFonts w:hint="eastAsia" w:ascii="黑体" w:hAnsi="黑体" w:eastAsia="黑体"/>
          <w:sz w:val="18"/>
          <w:szCs w:val="18"/>
          <w:rPrChange w:id="283" w:author="zhangbs" w:date="2026-02-21T17:04:34Z">
            <w:rPr>
              <w:rFonts w:ascii="黑体" w:hAnsi="黑体" w:eastAsia="黑体"/>
              <w:szCs w:val="21"/>
            </w:rPr>
          </w:rPrChange>
        </w:rPr>
        <w:t>4</w:t>
      </w:r>
      <w:r>
        <w:rPr>
          <w:rFonts w:hint="eastAsia" w:ascii="黑体" w:hAnsi="黑体" w:eastAsia="黑体"/>
          <w:sz w:val="18"/>
          <w:szCs w:val="18"/>
          <w:rPrChange w:id="284" w:author="zhangbs" w:date="2026-02-21T17:04:34Z">
            <w:rPr>
              <w:rFonts w:hint="eastAsia" w:ascii="黑体" w:hAnsi="黑体" w:eastAsia="黑体"/>
              <w:szCs w:val="21"/>
            </w:rPr>
          </w:rPrChange>
        </w:rPr>
        <w:t xml:space="preserve"> CCO SNID协商测试流程示意图</w:t>
      </w:r>
    </w:p>
    <w:p w14:paraId="5CFA2F0B">
      <w:pPr>
        <w:pStyle w:val="2"/>
        <w:jc w:val="both"/>
        <w:rPr>
          <w:sz w:val="21"/>
          <w:szCs w:val="21"/>
        </w:rPr>
      </w:pPr>
    </w:p>
    <w:p w14:paraId="2D37E0D3">
      <w:pPr>
        <w:pStyle w:val="7"/>
        <w:tabs>
          <w:tab w:val="left" w:pos="840"/>
          <w:tab w:val="left" w:pos="1060"/>
        </w:tabs>
      </w:pPr>
      <w:r>
        <w:rPr>
          <w:rFonts w:hint="eastAsia"/>
        </w:rPr>
        <w:t>CCO发送发现列表测试</w:t>
      </w:r>
    </w:p>
    <w:p w14:paraId="1879227B">
      <w:pPr>
        <w:numPr>
          <w:ilvl w:val="0"/>
          <w:numId w:val="31"/>
        </w:numPr>
        <w:rPr>
          <w:rFonts w:ascii="宋体" w:hAnsi="宋体" w:cs="黑体"/>
        </w:rPr>
      </w:pPr>
      <w:r>
        <w:rPr>
          <w:rFonts w:hint="eastAsia" w:ascii="宋体" w:hAnsi="宋体" w:cs="黑体"/>
        </w:rPr>
        <w:t>待测CCO模块放置于性能/协议1号仓1号位置；</w:t>
      </w:r>
    </w:p>
    <w:p w14:paraId="70081F44">
      <w:pPr>
        <w:numPr>
          <w:ilvl w:val="0"/>
          <w:numId w:val="31"/>
        </w:numPr>
        <w:rPr>
          <w:rFonts w:ascii="宋体" w:hAnsi="宋体" w:cs="黑体"/>
        </w:rPr>
      </w:pPr>
      <w:r>
        <w:rPr>
          <w:rFonts w:hint="eastAsia" w:ascii="宋体" w:hAnsi="宋体" w:cs="黑体"/>
        </w:rPr>
        <w:t>所有设备下电；</w:t>
      </w:r>
    </w:p>
    <w:p w14:paraId="1C6AD1F1">
      <w:pPr>
        <w:numPr>
          <w:ilvl w:val="0"/>
          <w:numId w:val="31"/>
        </w:numPr>
        <w:rPr>
          <w:rFonts w:ascii="宋体" w:hAnsi="宋体" w:cs="黑体"/>
        </w:rPr>
      </w:pPr>
      <w:r>
        <w:rPr>
          <w:rFonts w:hint="eastAsia" w:ascii="宋体" w:hAnsi="宋体" w:cs="黑体"/>
        </w:rPr>
        <w:t>接收机上电，设置接收机频段为指定频段（可配，测试频段）；</w:t>
      </w:r>
    </w:p>
    <w:p w14:paraId="5B87DBE8">
      <w:pPr>
        <w:numPr>
          <w:ilvl w:val="0"/>
          <w:numId w:val="31"/>
        </w:numPr>
        <w:rPr>
          <w:rFonts w:ascii="宋体" w:hAnsi="宋体" w:cs="黑体"/>
        </w:rPr>
      </w:pPr>
      <w:r>
        <w:rPr>
          <w:rFonts w:hint="eastAsia" w:ascii="宋体" w:hAnsi="宋体" w:cs="黑体"/>
        </w:rPr>
        <w:t>CCO上电，设置主节点地址（可配，主节点地址），白名单（STA地址）；</w:t>
      </w:r>
    </w:p>
    <w:p w14:paraId="2215E434">
      <w:pPr>
        <w:numPr>
          <w:ilvl w:val="0"/>
          <w:numId w:val="31"/>
        </w:numPr>
        <w:rPr>
          <w:rFonts w:ascii="宋体" w:hAnsi="宋体" w:cs="黑体"/>
        </w:rPr>
      </w:pPr>
      <w:r>
        <w:rPr>
          <w:rFonts w:hint="eastAsia" w:ascii="宋体" w:hAnsi="宋体" w:cs="黑体"/>
        </w:rPr>
        <w:t>发射机上电，设置发射机频段为指定频段（可配，测试频段），上位机和发射机模拟标准STA设备；</w:t>
      </w:r>
    </w:p>
    <w:p w14:paraId="37202017">
      <w:pPr>
        <w:numPr>
          <w:ilvl w:val="0"/>
          <w:numId w:val="31"/>
        </w:numPr>
        <w:rPr>
          <w:rFonts w:ascii="宋体" w:hAnsi="宋体" w:cs="黑体"/>
        </w:rPr>
      </w:pPr>
      <w:r>
        <w:rPr>
          <w:rFonts w:hint="eastAsia" w:ascii="宋体" w:hAnsi="宋体" w:cs="黑体"/>
        </w:rPr>
        <w:t>标准STA在收到合法中央信标后，模拟STA发送关联请求，未收到关联指示/关联汇总指示时，间隔2s循环发送，直到时间到期（可配，等待发现列表时间）；</w:t>
      </w:r>
    </w:p>
    <w:p w14:paraId="11D87688">
      <w:pPr>
        <w:numPr>
          <w:ilvl w:val="0"/>
          <w:numId w:val="31"/>
        </w:numPr>
        <w:rPr>
          <w:rFonts w:ascii="宋体" w:hAnsi="宋体" w:cs="黑体"/>
        </w:rPr>
      </w:pPr>
      <w:r>
        <w:rPr>
          <w:rFonts w:hint="eastAsia" w:ascii="宋体" w:hAnsi="宋体" w:cs="黑体"/>
        </w:rPr>
        <w:t>等待CCO发出的发现列表报文，等待时长300s（可配，等待发现列表时间）；</w:t>
      </w:r>
    </w:p>
    <w:p w14:paraId="13323C9A">
      <w:pPr>
        <w:numPr>
          <w:ilvl w:val="0"/>
          <w:numId w:val="31"/>
        </w:numPr>
        <w:rPr>
          <w:rFonts w:ascii="宋体" w:hAnsi="宋体" w:cs="黑体"/>
        </w:rPr>
      </w:pPr>
      <w:r>
        <w:rPr>
          <w:rFonts w:hint="eastAsia" w:ascii="宋体" w:hAnsi="宋体" w:cs="黑体"/>
        </w:rPr>
        <w:t>接收机在持续时间内收到CCO的发现列表报文，用例成功。</w:t>
      </w:r>
    </w:p>
    <w:p w14:paraId="4357006C">
      <w:pPr>
        <w:jc w:val="center"/>
        <w:rPr>
          <w:rFonts w:ascii="黑体" w:hAnsi="黑体" w:eastAsia="黑体" w:cs="黑体"/>
        </w:rPr>
      </w:pPr>
      <w:r>
        <w:object>
          <v:shape id="_x0000_i1037" o:spt="75" type="#_x0000_t75" style="height:447.75pt;width:262.9pt;" o:ole="t" filled="f" o:preferrelative="t" stroked="f" coordsize="21600,21600">
            <v:path/>
            <v:fill on="f" focussize="0,0"/>
            <v:stroke on="f" joinstyle="miter"/>
            <v:imagedata r:id="rId60" o:title=""/>
            <o:lock v:ext="edit" aspectratio="t"/>
            <w10:wrap type="none"/>
            <w10:anchorlock/>
          </v:shape>
          <o:OLEObject Type="Embed" ProgID="Visio.Drawing.15" ShapeID="_x0000_i1037" DrawAspect="Content" ObjectID="_1468075737" r:id="rId59">
            <o:LockedField>false</o:LockedField>
          </o:OLEObject>
        </w:object>
      </w:r>
    </w:p>
    <w:p w14:paraId="78A4B1CB">
      <w:pPr>
        <w:ind w:firstLine="349" w:firstLineChars="194"/>
        <w:jc w:val="center"/>
        <w:rPr>
          <w:rFonts w:hint="eastAsia" w:ascii="黑体" w:hAnsi="黑体" w:eastAsia="黑体"/>
          <w:sz w:val="18"/>
          <w:szCs w:val="18"/>
          <w:rPrChange w:id="285" w:author="zhangbs" w:date="2026-02-21T17:04:30Z">
            <w:rPr>
              <w:rFonts w:hint="eastAsia" w:ascii="黑体" w:hAnsi="黑体" w:eastAsia="黑体"/>
              <w:szCs w:val="21"/>
            </w:rPr>
          </w:rPrChange>
        </w:rPr>
      </w:pPr>
      <w:r>
        <w:rPr>
          <w:rFonts w:hint="eastAsia" w:ascii="黑体" w:hAnsi="黑体" w:eastAsia="黑体"/>
          <w:sz w:val="18"/>
          <w:szCs w:val="18"/>
          <w:rPrChange w:id="286" w:author="zhangbs" w:date="2026-02-21T17:04:30Z">
            <w:rPr>
              <w:rFonts w:hint="eastAsia" w:ascii="黑体" w:hAnsi="黑体" w:eastAsia="黑体"/>
              <w:szCs w:val="21"/>
            </w:rPr>
          </w:rPrChange>
        </w:rPr>
        <w:t>图1</w:t>
      </w:r>
      <w:r>
        <w:rPr>
          <w:rFonts w:hint="eastAsia" w:ascii="黑体" w:hAnsi="黑体" w:eastAsia="黑体"/>
          <w:sz w:val="18"/>
          <w:szCs w:val="18"/>
          <w:rPrChange w:id="287" w:author="zhangbs" w:date="2026-02-21T17:04:30Z">
            <w:rPr>
              <w:rFonts w:ascii="黑体" w:hAnsi="黑体" w:eastAsia="黑体"/>
              <w:szCs w:val="21"/>
            </w:rPr>
          </w:rPrChange>
        </w:rPr>
        <w:t>5</w:t>
      </w:r>
      <w:r>
        <w:rPr>
          <w:rFonts w:hint="eastAsia" w:ascii="黑体" w:hAnsi="黑体" w:eastAsia="黑体"/>
          <w:sz w:val="18"/>
          <w:szCs w:val="18"/>
          <w:rPrChange w:id="288" w:author="zhangbs" w:date="2026-02-21T17:04:30Z">
            <w:rPr>
              <w:rFonts w:hint="eastAsia" w:ascii="黑体" w:hAnsi="黑体" w:eastAsia="黑体"/>
              <w:szCs w:val="21"/>
            </w:rPr>
          </w:rPrChange>
        </w:rPr>
        <w:t xml:space="preserve"> CCO发送发现列表测试流程示意图</w:t>
      </w:r>
    </w:p>
    <w:p w14:paraId="72523AC6">
      <w:pPr>
        <w:pStyle w:val="2"/>
        <w:jc w:val="both"/>
        <w:rPr>
          <w:sz w:val="21"/>
          <w:szCs w:val="21"/>
        </w:rPr>
      </w:pPr>
    </w:p>
    <w:p w14:paraId="01CD3D58">
      <w:pPr>
        <w:pStyle w:val="7"/>
        <w:tabs>
          <w:tab w:val="left" w:pos="840"/>
          <w:tab w:val="left" w:pos="1060"/>
        </w:tabs>
      </w:pPr>
      <w:r>
        <w:rPr>
          <w:rFonts w:hint="eastAsia"/>
        </w:rPr>
        <w:t>CCO频段切换兼容性测试</w:t>
      </w:r>
    </w:p>
    <w:p w14:paraId="25C677F5">
      <w:pPr>
        <w:numPr>
          <w:ilvl w:val="0"/>
          <w:numId w:val="32"/>
        </w:numPr>
        <w:rPr>
          <w:rFonts w:ascii="宋体" w:hAnsi="宋体" w:cs="黑体"/>
        </w:rPr>
      </w:pPr>
      <w:r>
        <w:rPr>
          <w:rFonts w:hint="eastAsia" w:ascii="宋体" w:hAnsi="宋体" w:cs="黑体"/>
        </w:rPr>
        <w:t>待测CCO模块放置于性能/协议1号仓1号位置；标准STA模块放置于性能/协议2号仓2号位置；</w:t>
      </w:r>
    </w:p>
    <w:p w14:paraId="0AAFD4A1">
      <w:pPr>
        <w:numPr>
          <w:ilvl w:val="0"/>
          <w:numId w:val="32"/>
        </w:numPr>
        <w:rPr>
          <w:rFonts w:ascii="宋体" w:hAnsi="宋体" w:cs="黑体"/>
        </w:rPr>
      </w:pPr>
      <w:r>
        <w:rPr>
          <w:rFonts w:hint="eastAsia" w:ascii="宋体" w:hAnsi="宋体" w:cs="黑体"/>
        </w:rPr>
        <w:t>STA上电，虚拟表回复表地址；</w:t>
      </w:r>
    </w:p>
    <w:p w14:paraId="1805688A">
      <w:pPr>
        <w:numPr>
          <w:ilvl w:val="0"/>
          <w:numId w:val="32"/>
        </w:numPr>
        <w:rPr>
          <w:rFonts w:ascii="宋体" w:hAnsi="宋体" w:cs="黑体"/>
        </w:rPr>
      </w:pPr>
      <w:r>
        <w:rPr>
          <w:rFonts w:hint="eastAsia" w:ascii="宋体" w:hAnsi="宋体" w:cs="黑体"/>
        </w:rPr>
        <w:t>切换标准STA频段；</w:t>
      </w:r>
    </w:p>
    <w:p w14:paraId="771A0E94">
      <w:pPr>
        <w:numPr>
          <w:ilvl w:val="0"/>
          <w:numId w:val="32"/>
        </w:numPr>
        <w:rPr>
          <w:rFonts w:ascii="宋体" w:hAnsi="宋体" w:cs="黑体"/>
        </w:rPr>
      </w:pPr>
      <w:r>
        <w:rPr>
          <w:rFonts w:hint="eastAsia" w:ascii="宋体" w:hAnsi="宋体" w:cs="黑体"/>
        </w:rPr>
        <w:t>被测CCO上电；</w:t>
      </w:r>
    </w:p>
    <w:p w14:paraId="4AC5976D">
      <w:pPr>
        <w:numPr>
          <w:ilvl w:val="0"/>
          <w:numId w:val="32"/>
        </w:numPr>
        <w:rPr>
          <w:rFonts w:ascii="宋体" w:hAnsi="宋体" w:cs="黑体"/>
        </w:rPr>
      </w:pPr>
      <w:r>
        <w:rPr>
          <w:rFonts w:hint="eastAsia" w:ascii="宋体" w:hAnsi="宋体" w:cs="黑体"/>
        </w:rPr>
        <w:t>设置主节点地址，清空档案，导入表档案；</w:t>
      </w:r>
    </w:p>
    <w:p w14:paraId="2972F726">
      <w:pPr>
        <w:numPr>
          <w:ilvl w:val="0"/>
          <w:numId w:val="32"/>
        </w:numPr>
        <w:rPr>
          <w:rFonts w:ascii="宋体" w:hAnsi="宋体" w:cs="黑体"/>
        </w:rPr>
      </w:pPr>
      <w:r>
        <w:rPr>
          <w:rFonts w:hint="eastAsia" w:ascii="宋体" w:hAnsi="宋体" w:cs="黑体"/>
        </w:rPr>
        <w:t>等待表档案生效；</w:t>
      </w:r>
    </w:p>
    <w:p w14:paraId="051CF2AF">
      <w:pPr>
        <w:numPr>
          <w:ilvl w:val="0"/>
          <w:numId w:val="32"/>
        </w:numPr>
        <w:rPr>
          <w:rFonts w:ascii="宋体" w:hAnsi="宋体" w:cs="黑体"/>
        </w:rPr>
      </w:pPr>
      <w:r>
        <w:rPr>
          <w:rFonts w:hint="eastAsia" w:ascii="宋体" w:hAnsi="宋体" w:cs="黑体"/>
        </w:rPr>
        <w:t>激活从节点主动注册，等待组网完成；</w:t>
      </w:r>
    </w:p>
    <w:p w14:paraId="115C67BF">
      <w:pPr>
        <w:numPr>
          <w:ilvl w:val="0"/>
          <w:numId w:val="32"/>
        </w:numPr>
        <w:rPr>
          <w:rFonts w:ascii="宋体" w:hAnsi="宋体" w:cs="黑体"/>
        </w:rPr>
      </w:pPr>
      <w:r>
        <w:rPr>
          <w:rFonts w:hint="eastAsia" w:ascii="宋体" w:hAnsi="宋体" w:cs="黑体"/>
        </w:rPr>
        <w:t>若成功组网，用例成功。</w:t>
      </w:r>
    </w:p>
    <w:p w14:paraId="62D57BE2">
      <w:pPr>
        <w:jc w:val="center"/>
        <w:rPr>
          <w:rFonts w:ascii="黑体" w:hAnsi="黑体" w:eastAsia="黑体" w:cs="黑体"/>
        </w:rPr>
      </w:pPr>
      <w:r>
        <w:object>
          <v:shape id="_x0000_i1038" o:spt="75" type="#_x0000_t75" style="height:354.4pt;width:240.4pt;" o:ole="t" filled="f" o:preferrelative="t" stroked="f" coordsize="21600,21600">
            <v:path/>
            <v:fill on="f" focussize="0,0"/>
            <v:stroke on="f" joinstyle="miter"/>
            <v:imagedata r:id="rId62" o:title=""/>
            <o:lock v:ext="edit" aspectratio="t"/>
            <w10:wrap type="none"/>
            <w10:anchorlock/>
          </v:shape>
          <o:OLEObject Type="Embed" ProgID="Visio.Drawing.15" ShapeID="_x0000_i1038" DrawAspect="Content" ObjectID="_1468075738" r:id="rId61">
            <o:LockedField>false</o:LockedField>
          </o:OLEObject>
        </w:object>
      </w:r>
    </w:p>
    <w:p w14:paraId="6F971EF7">
      <w:pPr>
        <w:ind w:firstLine="349" w:firstLineChars="194"/>
        <w:jc w:val="center"/>
        <w:rPr>
          <w:rFonts w:hint="eastAsia" w:ascii="黑体" w:hAnsi="黑体" w:eastAsia="黑体"/>
          <w:sz w:val="18"/>
          <w:szCs w:val="18"/>
          <w:rPrChange w:id="289" w:author="zhangbs" w:date="2026-02-21T17:04:26Z">
            <w:rPr>
              <w:rFonts w:hint="eastAsia" w:ascii="黑体" w:hAnsi="黑体" w:eastAsia="黑体"/>
              <w:szCs w:val="21"/>
            </w:rPr>
          </w:rPrChange>
        </w:rPr>
      </w:pPr>
      <w:r>
        <w:rPr>
          <w:rFonts w:hint="eastAsia" w:ascii="黑体" w:hAnsi="黑体" w:eastAsia="黑体"/>
          <w:sz w:val="18"/>
          <w:szCs w:val="18"/>
          <w:rPrChange w:id="290" w:author="zhangbs" w:date="2026-02-21T17:04:26Z">
            <w:rPr>
              <w:rFonts w:hint="eastAsia" w:ascii="黑体" w:hAnsi="黑体" w:eastAsia="黑体"/>
              <w:szCs w:val="21"/>
            </w:rPr>
          </w:rPrChange>
        </w:rPr>
        <w:t>图1</w:t>
      </w:r>
      <w:r>
        <w:rPr>
          <w:rFonts w:hint="eastAsia" w:ascii="黑体" w:hAnsi="黑体" w:eastAsia="黑体"/>
          <w:sz w:val="18"/>
          <w:szCs w:val="18"/>
          <w:rPrChange w:id="291" w:author="zhangbs" w:date="2026-02-21T17:04:26Z">
            <w:rPr>
              <w:rFonts w:ascii="黑体" w:hAnsi="黑体" w:eastAsia="黑体"/>
              <w:szCs w:val="21"/>
            </w:rPr>
          </w:rPrChange>
        </w:rPr>
        <w:t xml:space="preserve">6 </w:t>
      </w:r>
      <w:r>
        <w:rPr>
          <w:rFonts w:hint="eastAsia" w:ascii="黑体" w:hAnsi="黑体" w:eastAsia="黑体"/>
          <w:sz w:val="18"/>
          <w:szCs w:val="18"/>
          <w:rPrChange w:id="292" w:author="zhangbs" w:date="2026-02-21T17:04:26Z">
            <w:rPr>
              <w:rFonts w:hint="eastAsia" w:ascii="黑体" w:hAnsi="黑体" w:eastAsia="黑体"/>
              <w:szCs w:val="21"/>
            </w:rPr>
          </w:rPrChange>
        </w:rPr>
        <w:t>CCO频段切换兼容性测试流程示意图</w:t>
      </w:r>
    </w:p>
    <w:p w14:paraId="30094FDC">
      <w:pPr>
        <w:pStyle w:val="2"/>
        <w:jc w:val="both"/>
        <w:rPr>
          <w:sz w:val="21"/>
          <w:szCs w:val="21"/>
        </w:rPr>
      </w:pPr>
    </w:p>
    <w:p w14:paraId="106C8EEF">
      <w:pPr>
        <w:pStyle w:val="7"/>
        <w:tabs>
          <w:tab w:val="left" w:pos="840"/>
          <w:tab w:val="left" w:pos="1060"/>
        </w:tabs>
      </w:pPr>
      <w:r>
        <w:rPr>
          <w:rFonts w:hint="eastAsia"/>
        </w:rPr>
        <w:t>STA频段切换兼容性测试</w:t>
      </w:r>
    </w:p>
    <w:p w14:paraId="3F463428">
      <w:pPr>
        <w:numPr>
          <w:ilvl w:val="0"/>
          <w:numId w:val="33"/>
        </w:numPr>
        <w:rPr>
          <w:rFonts w:ascii="宋体" w:hAnsi="宋体" w:cs="黑体"/>
        </w:rPr>
      </w:pPr>
      <w:r>
        <w:rPr>
          <w:rFonts w:hint="eastAsia" w:ascii="宋体" w:hAnsi="宋体" w:cs="黑体"/>
        </w:rPr>
        <w:t>待测 STA模块放置于性能/协议2号仓1号位置；</w:t>
      </w:r>
    </w:p>
    <w:p w14:paraId="3F3000C9">
      <w:pPr>
        <w:numPr>
          <w:ilvl w:val="0"/>
          <w:numId w:val="33"/>
        </w:numPr>
        <w:rPr>
          <w:rFonts w:ascii="宋体" w:hAnsi="宋体" w:cs="黑体"/>
        </w:rPr>
      </w:pPr>
      <w:r>
        <w:rPr>
          <w:rFonts w:hint="eastAsia" w:ascii="宋体" w:hAnsi="宋体" w:cs="黑体"/>
        </w:rPr>
        <w:t>STA上电，虚拟表回复表地址；</w:t>
      </w:r>
    </w:p>
    <w:p w14:paraId="4DA4C9BE">
      <w:pPr>
        <w:numPr>
          <w:ilvl w:val="0"/>
          <w:numId w:val="33"/>
        </w:numPr>
        <w:rPr>
          <w:rFonts w:ascii="宋体" w:hAnsi="宋体" w:cs="黑体"/>
        </w:rPr>
      </w:pPr>
      <w:r>
        <w:rPr>
          <w:rFonts w:hint="eastAsia" w:ascii="宋体" w:hAnsi="宋体" w:cs="黑体"/>
        </w:rPr>
        <w:t>标准CCO（发射机）上电；</w:t>
      </w:r>
    </w:p>
    <w:p w14:paraId="386A94AD">
      <w:pPr>
        <w:numPr>
          <w:ilvl w:val="0"/>
          <w:numId w:val="33"/>
        </w:numPr>
        <w:rPr>
          <w:rFonts w:ascii="宋体" w:hAnsi="宋体" w:cs="黑体"/>
        </w:rPr>
      </w:pPr>
      <w:r>
        <w:rPr>
          <w:rFonts w:hint="eastAsia" w:ascii="宋体" w:hAnsi="宋体" w:cs="黑体"/>
        </w:rPr>
        <w:t>切换频段CCO频段为1；</w:t>
      </w:r>
    </w:p>
    <w:p w14:paraId="4F575CC6">
      <w:pPr>
        <w:numPr>
          <w:ilvl w:val="0"/>
          <w:numId w:val="33"/>
        </w:numPr>
        <w:rPr>
          <w:rFonts w:ascii="宋体" w:hAnsi="宋体" w:cs="黑体"/>
        </w:rPr>
      </w:pPr>
      <w:r>
        <w:rPr>
          <w:rFonts w:hint="eastAsia" w:ascii="宋体" w:hAnsi="宋体" w:cs="黑体"/>
        </w:rPr>
        <w:t>设置主节点地址，清空档案，导入表档案；</w:t>
      </w:r>
    </w:p>
    <w:p w14:paraId="3DB37690">
      <w:pPr>
        <w:numPr>
          <w:ilvl w:val="0"/>
          <w:numId w:val="33"/>
        </w:numPr>
        <w:rPr>
          <w:rFonts w:ascii="宋体" w:hAnsi="宋体" w:cs="黑体"/>
        </w:rPr>
      </w:pPr>
      <w:r>
        <w:rPr>
          <w:rFonts w:hint="eastAsia" w:ascii="宋体" w:hAnsi="宋体" w:cs="黑体"/>
        </w:rPr>
        <w:t>等待表档案生效；</w:t>
      </w:r>
    </w:p>
    <w:p w14:paraId="5148416E">
      <w:pPr>
        <w:numPr>
          <w:ilvl w:val="0"/>
          <w:numId w:val="33"/>
        </w:numPr>
        <w:rPr>
          <w:rFonts w:ascii="宋体" w:hAnsi="宋体" w:cs="黑体"/>
        </w:rPr>
      </w:pPr>
      <w:r>
        <w:rPr>
          <w:rFonts w:hint="eastAsia" w:ascii="宋体" w:hAnsi="宋体" w:cs="黑体"/>
        </w:rPr>
        <w:t>激活从节点主动注册，等待组网完成；</w:t>
      </w:r>
    </w:p>
    <w:p w14:paraId="3AA2AB5E">
      <w:pPr>
        <w:numPr>
          <w:ilvl w:val="0"/>
          <w:numId w:val="33"/>
        </w:numPr>
        <w:rPr>
          <w:rFonts w:ascii="宋体" w:hAnsi="宋体" w:cs="黑体"/>
        </w:rPr>
      </w:pPr>
      <w:r>
        <w:rPr>
          <w:rFonts w:hint="eastAsia" w:ascii="宋体" w:hAnsi="宋体" w:cs="黑体"/>
        </w:rPr>
        <w:t>切换频段CCO频段为2；</w:t>
      </w:r>
    </w:p>
    <w:p w14:paraId="1C2DEC2E">
      <w:pPr>
        <w:numPr>
          <w:ilvl w:val="0"/>
          <w:numId w:val="33"/>
        </w:numPr>
        <w:rPr>
          <w:rFonts w:ascii="宋体" w:hAnsi="宋体" w:cs="黑体"/>
        </w:rPr>
      </w:pPr>
      <w:r>
        <w:rPr>
          <w:rFonts w:hint="eastAsia" w:ascii="宋体" w:hAnsi="宋体" w:cs="黑体"/>
        </w:rPr>
        <w:t>设置主节点地址，清空档案，导入表档案；</w:t>
      </w:r>
    </w:p>
    <w:p w14:paraId="24C56B24">
      <w:pPr>
        <w:numPr>
          <w:ilvl w:val="0"/>
          <w:numId w:val="33"/>
        </w:numPr>
        <w:rPr>
          <w:rFonts w:ascii="宋体" w:hAnsi="宋体" w:cs="黑体"/>
        </w:rPr>
      </w:pPr>
      <w:r>
        <w:rPr>
          <w:rFonts w:hint="eastAsia" w:ascii="宋体" w:hAnsi="宋体" w:cs="黑体"/>
        </w:rPr>
        <w:t>等待表档案生效；</w:t>
      </w:r>
    </w:p>
    <w:p w14:paraId="7826BD3A">
      <w:pPr>
        <w:numPr>
          <w:ilvl w:val="0"/>
          <w:numId w:val="33"/>
        </w:numPr>
        <w:rPr>
          <w:rFonts w:ascii="宋体" w:hAnsi="宋体" w:cs="黑体"/>
        </w:rPr>
      </w:pPr>
      <w:r>
        <w:rPr>
          <w:rFonts w:hint="eastAsia" w:ascii="宋体" w:hAnsi="宋体" w:cs="黑体"/>
        </w:rPr>
        <w:t>激活从节点主动注册，等待组网完成；</w:t>
      </w:r>
    </w:p>
    <w:p w14:paraId="1D5DE851">
      <w:pPr>
        <w:numPr>
          <w:ilvl w:val="0"/>
          <w:numId w:val="33"/>
        </w:numPr>
        <w:rPr>
          <w:rFonts w:ascii="黑体" w:hAnsi="黑体" w:eastAsia="黑体" w:cs="黑体"/>
        </w:rPr>
      </w:pPr>
      <w:r>
        <w:rPr>
          <w:rFonts w:hint="eastAsia" w:ascii="宋体" w:hAnsi="宋体" w:cs="黑体"/>
        </w:rPr>
        <w:t>若成功组网，用例成功。</w:t>
      </w:r>
    </w:p>
    <w:p w14:paraId="5E70F484">
      <w:pPr>
        <w:ind w:left="846"/>
        <w:jc w:val="center"/>
        <w:rPr>
          <w:rFonts w:ascii="黑体" w:hAnsi="黑体" w:eastAsia="黑体" w:cs="黑体"/>
        </w:rPr>
      </w:pPr>
    </w:p>
    <w:p w14:paraId="4593C8AC">
      <w:pPr>
        <w:ind w:left="846"/>
        <w:jc w:val="center"/>
        <w:rPr>
          <w:rFonts w:ascii="黑体" w:hAnsi="黑体" w:eastAsia="黑体" w:cs="黑体"/>
        </w:rPr>
      </w:pPr>
      <w:r>
        <w:object>
          <v:shape id="_x0000_i1039" o:spt="75" type="#_x0000_t75" style="height:417.4pt;width:252.4pt;" o:ole="t" filled="f" o:preferrelative="t" stroked="f" coordsize="21600,21600">
            <v:path/>
            <v:fill on="f" focussize="0,0"/>
            <v:stroke on="f" joinstyle="miter"/>
            <v:imagedata r:id="rId64" o:title=""/>
            <o:lock v:ext="edit" aspectratio="t"/>
            <w10:wrap type="none"/>
            <w10:anchorlock/>
          </v:shape>
          <o:OLEObject Type="Embed" ProgID="Visio.Drawing.15" ShapeID="_x0000_i1039" DrawAspect="Content" ObjectID="_1468075739" r:id="rId63">
            <o:LockedField>false</o:LockedField>
          </o:OLEObject>
        </w:object>
      </w:r>
    </w:p>
    <w:p w14:paraId="2345EE0D">
      <w:pPr>
        <w:ind w:firstLine="349" w:firstLineChars="194"/>
        <w:jc w:val="center"/>
        <w:rPr>
          <w:rFonts w:hint="eastAsia" w:ascii="黑体" w:hAnsi="黑体" w:eastAsia="黑体"/>
          <w:sz w:val="18"/>
          <w:szCs w:val="18"/>
          <w:rPrChange w:id="293" w:author="zhangbs" w:date="2026-02-21T17:04:21Z">
            <w:rPr>
              <w:rFonts w:hint="eastAsia" w:ascii="黑体" w:hAnsi="黑体" w:eastAsia="黑体"/>
              <w:szCs w:val="21"/>
            </w:rPr>
          </w:rPrChange>
        </w:rPr>
      </w:pPr>
      <w:r>
        <w:rPr>
          <w:rFonts w:hint="eastAsia" w:ascii="黑体" w:hAnsi="黑体" w:eastAsia="黑体"/>
          <w:sz w:val="18"/>
          <w:szCs w:val="18"/>
          <w:rPrChange w:id="294" w:author="zhangbs" w:date="2026-02-21T17:04:21Z">
            <w:rPr>
              <w:rFonts w:hint="eastAsia" w:ascii="黑体" w:hAnsi="黑体" w:eastAsia="黑体"/>
              <w:szCs w:val="21"/>
            </w:rPr>
          </w:rPrChange>
        </w:rPr>
        <w:t>图1</w:t>
      </w:r>
      <w:r>
        <w:rPr>
          <w:rFonts w:hint="eastAsia" w:ascii="黑体" w:hAnsi="黑体" w:eastAsia="黑体"/>
          <w:sz w:val="18"/>
          <w:szCs w:val="18"/>
          <w:rPrChange w:id="295" w:author="zhangbs" w:date="2026-02-21T17:04:21Z">
            <w:rPr>
              <w:rFonts w:ascii="黑体" w:hAnsi="黑体" w:eastAsia="黑体"/>
              <w:szCs w:val="21"/>
            </w:rPr>
          </w:rPrChange>
        </w:rPr>
        <w:t>7</w:t>
      </w:r>
      <w:r>
        <w:rPr>
          <w:rFonts w:hint="eastAsia" w:ascii="黑体" w:hAnsi="黑体" w:eastAsia="黑体"/>
          <w:sz w:val="18"/>
          <w:szCs w:val="18"/>
          <w:rPrChange w:id="296" w:author="zhangbs" w:date="2026-02-21T17:04:21Z">
            <w:rPr>
              <w:rFonts w:hint="eastAsia" w:ascii="黑体" w:hAnsi="黑体" w:eastAsia="黑体"/>
              <w:szCs w:val="21"/>
            </w:rPr>
          </w:rPrChange>
        </w:rPr>
        <w:t xml:space="preserve"> STA频段切换兼容性测试流程示意图</w:t>
      </w:r>
    </w:p>
    <w:p w14:paraId="048A894D">
      <w:pPr>
        <w:tabs>
          <w:tab w:val="left" w:pos="455"/>
        </w:tabs>
        <w:ind w:left="420" w:leftChars="200"/>
        <w:rPr>
          <w:rFonts w:ascii="宋体" w:hAnsi="宋体" w:cs="宋体"/>
        </w:rPr>
      </w:pPr>
    </w:p>
    <w:p w14:paraId="5B062A5F">
      <w:pPr>
        <w:pStyle w:val="7"/>
      </w:pPr>
      <w:r>
        <w:t>CCO集中信标机制测试</w:t>
      </w:r>
    </w:p>
    <w:p w14:paraId="2D9263DE">
      <w:pPr>
        <w:numPr>
          <w:ilvl w:val="0"/>
          <w:numId w:val="34"/>
        </w:numPr>
        <w:rPr>
          <w:rFonts w:ascii="宋体" w:hAnsi="宋体" w:cs="黑体"/>
        </w:rPr>
      </w:pPr>
      <w:r>
        <w:rPr>
          <w:rFonts w:hint="eastAsia" w:ascii="宋体" w:hAnsi="宋体" w:cs="黑体"/>
        </w:rPr>
        <w:t>待测CCO模块放置于性能/协议1号仓1号位置；</w:t>
      </w:r>
    </w:p>
    <w:p w14:paraId="2B4B83CF">
      <w:pPr>
        <w:numPr>
          <w:ilvl w:val="0"/>
          <w:numId w:val="34"/>
        </w:numPr>
        <w:rPr>
          <w:rFonts w:ascii="宋体" w:hAnsi="宋体" w:cs="黑体"/>
        </w:rPr>
      </w:pPr>
      <w:r>
        <w:rPr>
          <w:rFonts w:hint="eastAsia" w:ascii="宋体" w:hAnsi="宋体" w:cs="黑体"/>
        </w:rPr>
        <w:t>所有设备下电；</w:t>
      </w:r>
    </w:p>
    <w:p w14:paraId="44626894">
      <w:pPr>
        <w:numPr>
          <w:ilvl w:val="0"/>
          <w:numId w:val="34"/>
        </w:numPr>
        <w:rPr>
          <w:rFonts w:ascii="宋体" w:hAnsi="宋体" w:cs="黑体"/>
        </w:rPr>
      </w:pPr>
      <w:r>
        <w:rPr>
          <w:rFonts w:hint="eastAsia" w:ascii="宋体" w:hAnsi="宋体" w:cs="黑体"/>
        </w:rPr>
        <w:t>接收机上电，设置接收机频段为指定频段（可配，测试频段）；</w:t>
      </w:r>
    </w:p>
    <w:p w14:paraId="10A8A239">
      <w:pPr>
        <w:numPr>
          <w:ilvl w:val="0"/>
          <w:numId w:val="34"/>
        </w:numPr>
        <w:rPr>
          <w:rFonts w:ascii="宋体" w:hAnsi="宋体" w:cs="黑体"/>
        </w:rPr>
      </w:pPr>
      <w:r>
        <w:rPr>
          <w:rFonts w:hint="eastAsia" w:ascii="宋体" w:hAnsi="宋体" w:cs="黑体"/>
        </w:rPr>
        <w:t>CCO上电，设置主节点地址（可配，主节点地址），白名单（STA地址）；</w:t>
      </w:r>
    </w:p>
    <w:p w14:paraId="100E41A0">
      <w:pPr>
        <w:numPr>
          <w:ilvl w:val="0"/>
          <w:numId w:val="34"/>
        </w:numPr>
        <w:rPr>
          <w:rFonts w:ascii="宋体" w:hAnsi="宋体" w:cs="黑体"/>
        </w:rPr>
      </w:pPr>
      <w:r>
        <w:rPr>
          <w:rFonts w:hint="eastAsia" w:ascii="宋体" w:hAnsi="宋体" w:cs="黑体"/>
        </w:rPr>
        <w:t>发射机上电，设置发射机频段为指定频段（可配，测试频段），上位机和发射机模拟标准STA（</w:t>
      </w:r>
      <w:commentRangeStart w:id="15"/>
      <w:r>
        <w:rPr>
          <w:rFonts w:hint="eastAsia" w:ascii="宋体" w:hAnsi="宋体" w:cs="黑体"/>
        </w:rPr>
        <w:t>符合PLC V1.0 BPLC协议</w:t>
      </w:r>
      <w:commentRangeEnd w:id="15"/>
      <w:r>
        <w:commentReference w:id="15"/>
      </w:r>
      <w:r>
        <w:rPr>
          <w:rFonts w:hint="eastAsia" w:ascii="宋体" w:hAnsi="宋体" w:cs="黑体"/>
        </w:rPr>
        <w:t>）设备；</w:t>
      </w:r>
    </w:p>
    <w:p w14:paraId="0F90842D">
      <w:pPr>
        <w:numPr>
          <w:ilvl w:val="0"/>
          <w:numId w:val="34"/>
        </w:numPr>
        <w:rPr>
          <w:rFonts w:ascii="宋体" w:hAnsi="宋体" w:cs="黑体"/>
        </w:rPr>
      </w:pPr>
      <w:r>
        <w:rPr>
          <w:rFonts w:hint="eastAsia" w:ascii="宋体" w:hAnsi="宋体" w:cs="黑体"/>
        </w:rPr>
        <w:t>标准STA（符合PLC V1.0 BPLC协议）在收到合法中央信标后，发送关联请求报文，循环发送60s（可配，组网时限），发送间隔为3s（可配）；</w:t>
      </w:r>
    </w:p>
    <w:p w14:paraId="23B70299">
      <w:pPr>
        <w:numPr>
          <w:ilvl w:val="0"/>
          <w:numId w:val="34"/>
        </w:numPr>
        <w:rPr>
          <w:rFonts w:ascii="宋体" w:hAnsi="宋体" w:cs="黑体"/>
        </w:rPr>
      </w:pPr>
      <w:r>
        <w:rPr>
          <w:rFonts w:hint="eastAsia" w:ascii="宋体" w:hAnsi="宋体" w:cs="黑体"/>
        </w:rPr>
        <w:t>接收机在持续时间内收到CCO合法的集中式中央信标（站点未入网）、关联指示报文或关联汇总指示报文、集中式中央信标（一级站点入网后，为入网节点安排发现信标时隙），用例成功。</w:t>
      </w:r>
    </w:p>
    <w:p w14:paraId="76861C61">
      <w:pPr>
        <w:pStyle w:val="7"/>
      </w:pPr>
      <w:r>
        <w:t>CCO分散信标机制测试</w:t>
      </w:r>
    </w:p>
    <w:p w14:paraId="7B4D4F58">
      <w:pPr>
        <w:numPr>
          <w:ilvl w:val="0"/>
          <w:numId w:val="35"/>
        </w:numPr>
        <w:rPr>
          <w:rFonts w:ascii="宋体" w:hAnsi="宋体" w:cs="黑体"/>
        </w:rPr>
      </w:pPr>
      <w:r>
        <w:rPr>
          <w:rFonts w:hint="eastAsia" w:ascii="宋体" w:hAnsi="宋体" w:cs="黑体"/>
        </w:rPr>
        <w:t>待测CCO模块放置于性能/协议1号仓1号位置；</w:t>
      </w:r>
    </w:p>
    <w:p w14:paraId="33C3C7BD">
      <w:pPr>
        <w:numPr>
          <w:ilvl w:val="0"/>
          <w:numId w:val="35"/>
        </w:numPr>
        <w:rPr>
          <w:rFonts w:ascii="宋体" w:hAnsi="宋体" w:cs="黑体"/>
        </w:rPr>
      </w:pPr>
      <w:r>
        <w:rPr>
          <w:rFonts w:hint="eastAsia" w:ascii="宋体" w:hAnsi="宋体" w:cs="黑体"/>
        </w:rPr>
        <w:t>所有设备下电；</w:t>
      </w:r>
    </w:p>
    <w:p w14:paraId="56144ADB">
      <w:pPr>
        <w:numPr>
          <w:ilvl w:val="0"/>
          <w:numId w:val="35"/>
        </w:numPr>
        <w:rPr>
          <w:rFonts w:ascii="宋体" w:hAnsi="宋体" w:cs="黑体"/>
        </w:rPr>
      </w:pPr>
      <w:r>
        <w:rPr>
          <w:rFonts w:hint="eastAsia" w:ascii="宋体" w:hAnsi="宋体" w:cs="黑体"/>
        </w:rPr>
        <w:t>接收机上电，设置接收机频段为指定频段（可配，测试频段）；</w:t>
      </w:r>
    </w:p>
    <w:p w14:paraId="35E4CB59">
      <w:pPr>
        <w:numPr>
          <w:ilvl w:val="0"/>
          <w:numId w:val="35"/>
        </w:numPr>
        <w:rPr>
          <w:rFonts w:ascii="宋体" w:hAnsi="宋体" w:cs="黑体"/>
        </w:rPr>
      </w:pPr>
      <w:r>
        <w:rPr>
          <w:rFonts w:hint="eastAsia" w:ascii="宋体" w:hAnsi="宋体" w:cs="黑体"/>
        </w:rPr>
        <w:t>CCO上电，设置主节点地址（可配，主节点地址），白名单（STA地址）；</w:t>
      </w:r>
    </w:p>
    <w:p w14:paraId="1B534AD2">
      <w:pPr>
        <w:numPr>
          <w:ilvl w:val="0"/>
          <w:numId w:val="35"/>
        </w:numPr>
        <w:rPr>
          <w:rFonts w:ascii="宋体" w:hAnsi="宋体" w:cs="黑体"/>
        </w:rPr>
      </w:pPr>
      <w:r>
        <w:rPr>
          <w:rFonts w:hint="eastAsia" w:ascii="宋体" w:hAnsi="宋体" w:cs="黑体"/>
        </w:rPr>
        <w:t>发射机上电，设置发射机频段为指定频段（可配，测试频段），上位机和发射机模拟标准STA（</w:t>
      </w:r>
      <w:commentRangeStart w:id="16"/>
      <w:r>
        <w:rPr>
          <w:rFonts w:hint="eastAsia" w:ascii="宋体" w:hAnsi="宋体" w:cs="黑体"/>
        </w:rPr>
        <w:t xml:space="preserve">符合PLC V2.0 </w:t>
      </w:r>
      <w:del w:id="297" w:author="黄博阳" w:date="2026-03-02T11:34:51Z">
        <w:r>
          <w:rPr>
            <w:rFonts w:hint="eastAsia" w:ascii="宋体" w:hAnsi="宋体" w:cs="黑体"/>
          </w:rPr>
          <w:delText>ISAC-PLC</w:delText>
        </w:r>
      </w:del>
      <w:ins w:id="298" w:author="黄博阳" w:date="2026-03-02T11:34:51Z">
        <w:r>
          <w:rPr>
            <w:rFonts w:hint="eastAsia" w:ascii="宋体" w:hAnsi="宋体" w:cs="黑体"/>
            <w:lang w:eastAsia="zh-CN"/>
          </w:rPr>
          <w:t>SPLC</w:t>
        </w:r>
      </w:ins>
      <w:r>
        <w:rPr>
          <w:rFonts w:hint="eastAsia" w:ascii="宋体" w:hAnsi="宋体" w:cs="黑体"/>
        </w:rPr>
        <w:t>协议</w:t>
      </w:r>
      <w:commentRangeEnd w:id="16"/>
      <w:r>
        <w:commentReference w:id="16"/>
      </w:r>
      <w:r>
        <w:rPr>
          <w:rFonts w:hint="eastAsia" w:ascii="宋体" w:hAnsi="宋体" w:cs="黑体"/>
        </w:rPr>
        <w:t>）设备；</w:t>
      </w:r>
    </w:p>
    <w:p w14:paraId="7FB8BDED">
      <w:pPr>
        <w:numPr>
          <w:ilvl w:val="0"/>
          <w:numId w:val="35"/>
        </w:numPr>
        <w:rPr>
          <w:rFonts w:ascii="宋体" w:hAnsi="宋体" w:cs="黑体"/>
        </w:rPr>
      </w:pPr>
      <w:r>
        <w:rPr>
          <w:rFonts w:hint="eastAsia" w:ascii="宋体" w:hAnsi="宋体" w:cs="黑体"/>
        </w:rPr>
        <w:t xml:space="preserve">标准STA（符合PLC V2.0 </w:t>
      </w:r>
      <w:del w:id="299" w:author="黄博阳" w:date="2026-03-02T11:34:51Z">
        <w:r>
          <w:rPr>
            <w:rFonts w:hint="eastAsia" w:ascii="宋体" w:hAnsi="宋体" w:cs="黑体"/>
          </w:rPr>
          <w:delText>ISAC-PLC</w:delText>
        </w:r>
      </w:del>
      <w:ins w:id="300" w:author="黄博阳" w:date="2026-03-02T11:34:51Z">
        <w:r>
          <w:rPr>
            <w:rFonts w:hint="eastAsia" w:ascii="宋体" w:hAnsi="宋体" w:cs="黑体"/>
            <w:lang w:eastAsia="zh-CN"/>
          </w:rPr>
          <w:t>SPLC</w:t>
        </w:r>
      </w:ins>
      <w:r>
        <w:rPr>
          <w:rFonts w:hint="eastAsia" w:ascii="宋体" w:hAnsi="宋体" w:cs="黑体"/>
        </w:rPr>
        <w:t>协议）在收到合法中央信标后，发送关联请求报文，循环发送60s（可配，组网时限），发送间隔为3s（可配）；</w:t>
      </w:r>
    </w:p>
    <w:p w14:paraId="7B462BF4">
      <w:pPr>
        <w:numPr>
          <w:ilvl w:val="0"/>
          <w:numId w:val="35"/>
        </w:numPr>
        <w:rPr>
          <w:rFonts w:ascii="宋体" w:hAnsi="宋体" w:cs="黑体"/>
        </w:rPr>
      </w:pPr>
      <w:r>
        <w:rPr>
          <w:rFonts w:hint="eastAsia" w:ascii="宋体" w:hAnsi="宋体" w:cs="黑体"/>
        </w:rPr>
        <w:t>接收机在持续的180s（可配）时间内收到CCO合法的集中式中央信标（站点未入网）、关联指示报文或关联汇总指示报文、集中式中央信标（为入网节点安排发现信标时隙，携带“信标机制切换”条目）、NTB切换时刻到达后收到CCO下发的合法的分散式中央信标（不安排非信标时隙，且不携带“信标机制切换”条目）</w:t>
      </w:r>
      <w:r>
        <w:rPr>
          <w:rFonts w:hint="eastAsia" w:cs="宋体"/>
          <w:kern w:val="0"/>
          <w:sz w:val="18"/>
          <w:szCs w:val="18"/>
          <w:lang w:bidi="ar"/>
        </w:rPr>
        <w:t>，</w:t>
      </w:r>
      <w:r>
        <w:rPr>
          <w:rFonts w:hint="eastAsia" w:ascii="宋体" w:hAnsi="宋体" w:cs="黑体"/>
        </w:rPr>
        <w:t>用例成功。</w:t>
      </w:r>
    </w:p>
    <w:p w14:paraId="40852091">
      <w:pPr>
        <w:pStyle w:val="7"/>
        <w:rPr>
          <w:rFonts w:hint="eastAsia"/>
        </w:rPr>
      </w:pPr>
      <w:r>
        <w:t>CCO帧载荷扩频测试</w:t>
      </w:r>
    </w:p>
    <w:p w14:paraId="10110590">
      <w:pPr>
        <w:numPr>
          <w:ilvl w:val="0"/>
          <w:numId w:val="36"/>
        </w:numPr>
        <w:rPr>
          <w:rFonts w:ascii="宋体" w:hAnsi="宋体" w:cs="黑体"/>
        </w:rPr>
      </w:pPr>
      <w:r>
        <w:rPr>
          <w:rFonts w:hint="eastAsia" w:ascii="宋体" w:hAnsi="宋体" w:cs="黑体"/>
        </w:rPr>
        <w:t>待测CCO模块放置于性能/协议1号仓1号位置；</w:t>
      </w:r>
    </w:p>
    <w:p w14:paraId="50B60D27">
      <w:pPr>
        <w:numPr>
          <w:ilvl w:val="0"/>
          <w:numId w:val="36"/>
        </w:numPr>
        <w:rPr>
          <w:rFonts w:ascii="宋体" w:hAnsi="宋体" w:cs="黑体"/>
        </w:rPr>
      </w:pPr>
      <w:r>
        <w:rPr>
          <w:rFonts w:hint="eastAsia" w:ascii="宋体" w:hAnsi="宋体" w:cs="黑体"/>
        </w:rPr>
        <w:t>所有设备下电；</w:t>
      </w:r>
    </w:p>
    <w:p w14:paraId="44699728">
      <w:pPr>
        <w:numPr>
          <w:ilvl w:val="0"/>
          <w:numId w:val="36"/>
        </w:numPr>
        <w:rPr>
          <w:rFonts w:ascii="宋体" w:hAnsi="宋体" w:cs="黑体"/>
        </w:rPr>
      </w:pPr>
      <w:r>
        <w:rPr>
          <w:rFonts w:hint="eastAsia" w:ascii="宋体" w:hAnsi="宋体" w:cs="黑体"/>
        </w:rPr>
        <w:t>接收机上电，设置接收机频段为指定频段（可配，测试频段）；</w:t>
      </w:r>
    </w:p>
    <w:p w14:paraId="67F86A2C">
      <w:pPr>
        <w:numPr>
          <w:ilvl w:val="0"/>
          <w:numId w:val="36"/>
        </w:numPr>
        <w:rPr>
          <w:rFonts w:ascii="宋体" w:hAnsi="宋体" w:cs="黑体"/>
        </w:rPr>
      </w:pPr>
      <w:r>
        <w:rPr>
          <w:rFonts w:hint="eastAsia" w:ascii="宋体" w:hAnsi="宋体" w:cs="黑体"/>
        </w:rPr>
        <w:t>CCO上电，设置主节点地址（可配，主节点地址），白名单（STA地址）；</w:t>
      </w:r>
    </w:p>
    <w:p w14:paraId="217AE9BC">
      <w:pPr>
        <w:numPr>
          <w:ilvl w:val="0"/>
          <w:numId w:val="36"/>
        </w:numPr>
        <w:rPr>
          <w:rFonts w:ascii="宋体" w:hAnsi="宋体" w:cs="黑体"/>
        </w:rPr>
      </w:pPr>
      <w:r>
        <w:rPr>
          <w:rFonts w:hint="eastAsia" w:ascii="宋体" w:hAnsi="宋体" w:cs="黑体"/>
        </w:rPr>
        <w:t xml:space="preserve">发射机上电，设置发射机频段为指定频段（可配，测试频段），上位机和发射机模拟标准STA（符合PLC V2.0 </w:t>
      </w:r>
      <w:del w:id="301" w:author="黄博阳" w:date="2026-03-02T11:34:51Z">
        <w:r>
          <w:rPr>
            <w:rFonts w:hint="eastAsia" w:ascii="宋体" w:hAnsi="宋体" w:cs="黑体"/>
          </w:rPr>
          <w:delText>ISAC-PLC</w:delText>
        </w:r>
      </w:del>
      <w:ins w:id="302" w:author="黄博阳" w:date="2026-03-02T11:34:51Z">
        <w:r>
          <w:rPr>
            <w:rFonts w:hint="eastAsia" w:ascii="宋体" w:hAnsi="宋体" w:cs="黑体"/>
            <w:lang w:eastAsia="zh-CN"/>
          </w:rPr>
          <w:t>SPLC</w:t>
        </w:r>
      </w:ins>
      <w:r>
        <w:rPr>
          <w:rFonts w:hint="eastAsia" w:ascii="宋体" w:hAnsi="宋体" w:cs="黑体"/>
        </w:rPr>
        <w:t>协议）设备；</w:t>
      </w:r>
    </w:p>
    <w:p w14:paraId="2E2ACDF3">
      <w:pPr>
        <w:numPr>
          <w:ilvl w:val="0"/>
          <w:numId w:val="36"/>
        </w:numPr>
        <w:rPr>
          <w:rFonts w:ascii="宋体" w:hAnsi="宋体" w:cs="黑体"/>
        </w:rPr>
      </w:pPr>
      <w:r>
        <w:rPr>
          <w:rFonts w:hint="eastAsia" w:ascii="宋体" w:hAnsi="宋体" w:cs="黑体"/>
        </w:rPr>
        <w:t xml:space="preserve">上位机和发射机模拟的标准STA（符合PLC V2.0 </w:t>
      </w:r>
      <w:del w:id="303" w:author="黄博阳" w:date="2026-03-02T11:34:51Z">
        <w:r>
          <w:rPr>
            <w:rFonts w:hint="eastAsia" w:ascii="宋体" w:hAnsi="宋体" w:cs="黑体"/>
          </w:rPr>
          <w:delText>ISAC-PLC</w:delText>
        </w:r>
      </w:del>
      <w:ins w:id="304" w:author="黄博阳" w:date="2026-03-02T11:34:51Z">
        <w:r>
          <w:rPr>
            <w:rFonts w:hint="eastAsia" w:ascii="宋体" w:hAnsi="宋体" w:cs="黑体"/>
            <w:lang w:eastAsia="zh-CN"/>
          </w:rPr>
          <w:t>SPLC</w:t>
        </w:r>
      </w:ins>
      <w:r>
        <w:rPr>
          <w:rFonts w:hint="eastAsia" w:ascii="宋体" w:hAnsi="宋体" w:cs="黑体"/>
        </w:rPr>
        <w:t>协议）在收到合法中央信标后，发送关联请求报文，循环发送60s（可配，组网时限）；</w:t>
      </w:r>
    </w:p>
    <w:p w14:paraId="15DE5E0A">
      <w:pPr>
        <w:numPr>
          <w:ilvl w:val="0"/>
          <w:numId w:val="36"/>
        </w:numPr>
        <w:rPr>
          <w:rFonts w:hint="eastAsia" w:ascii="宋体" w:hAnsi="宋体" w:cs="黑体"/>
        </w:rPr>
      </w:pPr>
      <w:r>
        <w:rPr>
          <w:rFonts w:hint="eastAsia" w:ascii="宋体" w:hAnsi="宋体" w:cs="黑体"/>
        </w:rPr>
        <w:t>标准STA收到CCO的关联指示报文或关联汇总指示报文后，上位机模拟集中器通过串口向待测CCO发送目标站点为STA的添加任务和启动任务命令，接收机模拟 STA收到CCO发出的抄表报文后用MIMO数据帧格式发送抄表应答SOF帧，其中TF扩展到全频段；</w:t>
      </w:r>
    </w:p>
    <w:p w14:paraId="52F09834">
      <w:pPr>
        <w:numPr>
          <w:ilvl w:val="0"/>
          <w:numId w:val="36"/>
        </w:numPr>
        <w:rPr>
          <w:rFonts w:hint="eastAsia"/>
        </w:rPr>
      </w:pPr>
      <w:r>
        <w:rPr>
          <w:rFonts w:hint="eastAsia" w:ascii="宋体" w:hAnsi="宋体" w:cs="黑体"/>
        </w:rPr>
        <w:t>接收机在持续时间内收到CCO合法的集中式中央信标（站点未入网）、关联指示报文或关联汇总指示报文、中央信标（集中式或分散式）、抄表业务帧</w:t>
      </w:r>
      <w:r>
        <w:rPr>
          <w:rFonts w:hint="eastAsia" w:cs="宋体"/>
          <w:kern w:val="0"/>
          <w:sz w:val="18"/>
          <w:szCs w:val="18"/>
          <w:lang w:bidi="ar"/>
        </w:rPr>
        <w:t>，</w:t>
      </w:r>
      <w:r>
        <w:rPr>
          <w:rFonts w:hint="eastAsia" w:ascii="宋体" w:hAnsi="宋体" w:cs="黑体"/>
        </w:rPr>
        <w:t>上位机收到CCO上报的正确的抄表应答帧，则用例成功。</w:t>
      </w:r>
    </w:p>
    <w:p w14:paraId="69FED926">
      <w:pPr>
        <w:pStyle w:val="7"/>
        <w:rPr>
          <w:rFonts w:hint="eastAsia"/>
        </w:rPr>
      </w:pPr>
      <w:r>
        <w:rPr>
          <w:rFonts w:hint="eastAsia"/>
        </w:rPr>
        <w:t>CCO第三方设备白名单管理测试</w:t>
      </w:r>
    </w:p>
    <w:p w14:paraId="2BC4BE52">
      <w:pPr>
        <w:numPr>
          <w:ilvl w:val="0"/>
          <w:numId w:val="37"/>
        </w:numPr>
        <w:rPr>
          <w:rFonts w:ascii="宋体" w:hAnsi="宋体" w:cs="黑体"/>
        </w:rPr>
      </w:pPr>
      <w:r>
        <w:rPr>
          <w:rFonts w:hint="eastAsia" w:ascii="宋体" w:hAnsi="宋体" w:cs="黑体"/>
        </w:rPr>
        <w:t>待测CCO模块放置于性能/协议1号仓1号位置；</w:t>
      </w:r>
    </w:p>
    <w:p w14:paraId="6068543F">
      <w:pPr>
        <w:numPr>
          <w:ilvl w:val="0"/>
          <w:numId w:val="37"/>
        </w:numPr>
        <w:rPr>
          <w:rFonts w:ascii="宋体" w:hAnsi="宋体" w:cs="黑体"/>
        </w:rPr>
      </w:pPr>
      <w:r>
        <w:rPr>
          <w:rFonts w:hint="eastAsia" w:ascii="宋体" w:hAnsi="宋体" w:cs="黑体"/>
        </w:rPr>
        <w:t>所有设备下电；</w:t>
      </w:r>
    </w:p>
    <w:p w14:paraId="5F7ED69D">
      <w:pPr>
        <w:numPr>
          <w:ilvl w:val="0"/>
          <w:numId w:val="37"/>
        </w:numPr>
        <w:rPr>
          <w:rFonts w:ascii="宋体" w:hAnsi="宋体" w:cs="黑体"/>
        </w:rPr>
      </w:pPr>
      <w:r>
        <w:rPr>
          <w:rFonts w:hint="eastAsia" w:ascii="宋体" w:hAnsi="宋体" w:cs="黑体"/>
        </w:rPr>
        <w:t>接收机上电，设置接收机频段为指定频段（可配，测试频段）；</w:t>
      </w:r>
    </w:p>
    <w:p w14:paraId="31A82495">
      <w:pPr>
        <w:numPr>
          <w:ilvl w:val="0"/>
          <w:numId w:val="37"/>
        </w:numPr>
        <w:rPr>
          <w:rFonts w:ascii="宋体" w:hAnsi="宋体" w:cs="黑体"/>
        </w:rPr>
      </w:pPr>
      <w:r>
        <w:rPr>
          <w:rFonts w:hint="eastAsia" w:ascii="宋体" w:hAnsi="宋体" w:cs="黑体"/>
        </w:rPr>
        <w:t>CCO上电，设置主节点地址（可配，主节点地址），白名单（STA地址）；</w:t>
      </w:r>
    </w:p>
    <w:p w14:paraId="631492D2">
      <w:pPr>
        <w:numPr>
          <w:ilvl w:val="0"/>
          <w:numId w:val="37"/>
        </w:numPr>
        <w:rPr>
          <w:rFonts w:ascii="宋体" w:hAnsi="宋体" w:cs="黑体"/>
        </w:rPr>
      </w:pPr>
      <w:r>
        <w:rPr>
          <w:rFonts w:hint="eastAsia" w:ascii="宋体" w:hAnsi="宋体" w:cs="黑体"/>
        </w:rPr>
        <w:t xml:space="preserve">发射机上电，设置发射机频段为指定频段（可配，测试频段），上位机和发射机模拟标准STA（符合PLC V2.0 </w:t>
      </w:r>
      <w:del w:id="305" w:author="黄博阳" w:date="2026-03-02T11:34:51Z">
        <w:r>
          <w:rPr>
            <w:rFonts w:hint="eastAsia" w:ascii="宋体" w:hAnsi="宋体" w:cs="黑体"/>
          </w:rPr>
          <w:delText>ISAC-PLC</w:delText>
        </w:r>
      </w:del>
      <w:ins w:id="306" w:author="黄博阳" w:date="2026-03-02T11:34:51Z">
        <w:r>
          <w:rPr>
            <w:rFonts w:hint="eastAsia" w:ascii="宋体" w:hAnsi="宋体" w:cs="黑体"/>
            <w:lang w:eastAsia="zh-CN"/>
          </w:rPr>
          <w:t>SPLC</w:t>
        </w:r>
      </w:ins>
      <w:r>
        <w:rPr>
          <w:rFonts w:hint="eastAsia" w:ascii="宋体" w:hAnsi="宋体" w:cs="黑体"/>
        </w:rPr>
        <w:t>协议）设备；</w:t>
      </w:r>
    </w:p>
    <w:p w14:paraId="6EE6FF49">
      <w:pPr>
        <w:numPr>
          <w:ilvl w:val="0"/>
          <w:numId w:val="37"/>
        </w:numPr>
        <w:rPr>
          <w:rFonts w:ascii="宋体" w:hAnsi="宋体" w:cs="黑体"/>
        </w:rPr>
      </w:pPr>
      <w:r>
        <w:rPr>
          <w:rFonts w:hint="eastAsia" w:ascii="宋体" w:hAnsi="宋体" w:cs="黑体"/>
        </w:rPr>
        <w:t xml:space="preserve">上位机和发射机模拟的标准STA（符合PLC V2.0 </w:t>
      </w:r>
      <w:del w:id="307" w:author="黄博阳" w:date="2026-03-02T11:34:51Z">
        <w:r>
          <w:rPr>
            <w:rFonts w:hint="eastAsia" w:ascii="宋体" w:hAnsi="宋体" w:cs="黑体"/>
          </w:rPr>
          <w:delText>ISAC-PLC</w:delText>
        </w:r>
      </w:del>
      <w:ins w:id="308" w:author="黄博阳" w:date="2026-03-02T11:34:51Z">
        <w:r>
          <w:rPr>
            <w:rFonts w:hint="eastAsia" w:ascii="宋体" w:hAnsi="宋体" w:cs="黑体"/>
            <w:lang w:eastAsia="zh-CN"/>
          </w:rPr>
          <w:t>SPLC</w:t>
        </w:r>
      </w:ins>
      <w:r>
        <w:rPr>
          <w:rFonts w:hint="eastAsia" w:ascii="宋体" w:hAnsi="宋体" w:cs="黑体"/>
        </w:rPr>
        <w:t>协议）在收到合法中央信标后，发送关联请求报文，其中设备类型非白名单管理设备（即非0x01-0x07，如用0x08），为第三方设备，循环发送60s（可配，组网时限）；</w:t>
      </w:r>
    </w:p>
    <w:p w14:paraId="7E2F8ABF">
      <w:pPr>
        <w:numPr>
          <w:ilvl w:val="0"/>
          <w:numId w:val="37"/>
        </w:numPr>
        <w:rPr>
          <w:rFonts w:hint="eastAsia" w:ascii="宋体" w:hAnsi="宋体" w:cs="黑体"/>
        </w:rPr>
      </w:pPr>
      <w:r>
        <w:rPr>
          <w:rFonts w:hint="eastAsia" w:ascii="宋体" w:hAnsi="宋体" w:cs="黑体"/>
        </w:rPr>
        <w:t>标准STA不发送设备信息上报报文给待测CCO；</w:t>
      </w:r>
    </w:p>
    <w:p w14:paraId="056F394F">
      <w:pPr>
        <w:numPr>
          <w:ilvl w:val="0"/>
          <w:numId w:val="37"/>
        </w:numPr>
        <w:rPr>
          <w:rFonts w:hint="eastAsia" w:ascii="宋体" w:hAnsi="宋体" w:cs="黑体"/>
        </w:rPr>
      </w:pPr>
      <w:r>
        <w:rPr>
          <w:rFonts w:hint="eastAsia" w:ascii="宋体" w:hAnsi="宋体" w:cs="黑体"/>
        </w:rPr>
        <w:t>接收机在持续时间内收到CCO合法的集中式中央信标（站点未入网）、关联指示报文或关联汇总指示报文、中央信标（集中式或分散式）、离线指示报文</w:t>
      </w:r>
      <w:r>
        <w:rPr>
          <w:rFonts w:hint="eastAsia" w:cs="宋体"/>
          <w:kern w:val="0"/>
          <w:sz w:val="18"/>
          <w:szCs w:val="18"/>
          <w:lang w:bidi="ar"/>
        </w:rPr>
        <w:t>，</w:t>
      </w:r>
      <w:r>
        <w:rPr>
          <w:rFonts w:hint="eastAsia" w:ascii="宋体" w:hAnsi="宋体" w:cs="黑体"/>
        </w:rPr>
        <w:t>携带该STA地址，离线原因为0x04（CCO通知站点立即离线），用例成功。</w:t>
      </w:r>
    </w:p>
    <w:p w14:paraId="1B271FFF">
      <w:pPr>
        <w:numPr>
          <w:ilvl w:val="0"/>
          <w:numId w:val="37"/>
        </w:numPr>
        <w:rPr>
          <w:rFonts w:hint="eastAsia" w:ascii="宋体" w:hAnsi="宋体" w:cs="黑体"/>
        </w:rPr>
      </w:pPr>
      <w:r>
        <w:rPr>
          <w:rFonts w:hint="eastAsia" w:ascii="宋体" w:hAnsi="宋体" w:cs="黑体"/>
        </w:rPr>
        <w:t>重复a-f，标准STA发送设备信息上报报文给待测CCO，CCO上报给软件平台，软件平台不回复认证结果给待测CCO；</w:t>
      </w:r>
    </w:p>
    <w:p w14:paraId="10B20EFB">
      <w:pPr>
        <w:numPr>
          <w:ilvl w:val="0"/>
          <w:numId w:val="37"/>
        </w:numPr>
        <w:rPr>
          <w:rFonts w:hint="eastAsia" w:ascii="宋体" w:hAnsi="宋体" w:cs="黑体"/>
        </w:rPr>
      </w:pPr>
      <w:r>
        <w:rPr>
          <w:rFonts w:hint="eastAsia" w:ascii="宋体" w:hAnsi="宋体" w:cs="黑体"/>
        </w:rPr>
        <w:t>接收机在持续时间内收到CCO合法的集中式中央信标（站点未入网）、关联指示报文或关联汇总指示报文、中央信标（集中式或分散式）、离线指示报文</w:t>
      </w:r>
      <w:r>
        <w:rPr>
          <w:rFonts w:hint="eastAsia" w:cs="宋体"/>
          <w:kern w:val="0"/>
          <w:sz w:val="18"/>
          <w:szCs w:val="18"/>
          <w:lang w:bidi="ar"/>
        </w:rPr>
        <w:t>，</w:t>
      </w:r>
      <w:r>
        <w:rPr>
          <w:rFonts w:hint="eastAsia" w:ascii="宋体" w:hAnsi="宋体" w:cs="黑体"/>
        </w:rPr>
        <w:t>携带该STA地址，离线原因为0x06（第三方设备认证超时），用例成功</w:t>
      </w:r>
      <w:ins w:id="309" w:author="zhangbs" w:date="2026-02-25T22:07:29Z">
        <w:r>
          <w:rPr>
            <w:rFonts w:hint="eastAsia" w:ascii="宋体" w:hAnsi="宋体" w:cs="黑体"/>
            <w:lang w:eastAsia="zh-CN"/>
          </w:rPr>
          <w:t>；</w:t>
        </w:r>
      </w:ins>
      <w:del w:id="310" w:author="zhangbs" w:date="2026-02-25T22:07:28Z">
        <w:r>
          <w:rPr>
            <w:rFonts w:hint="eastAsia" w:ascii="宋体" w:hAnsi="宋体" w:cs="黑体"/>
          </w:rPr>
          <w:delText>。</w:delText>
        </w:r>
      </w:del>
    </w:p>
    <w:p w14:paraId="1C4024D7">
      <w:pPr>
        <w:numPr>
          <w:ilvl w:val="0"/>
          <w:numId w:val="37"/>
        </w:numPr>
        <w:rPr>
          <w:rFonts w:hint="eastAsia" w:ascii="宋体" w:hAnsi="宋体" w:cs="黑体"/>
        </w:rPr>
      </w:pPr>
      <w:r>
        <w:rPr>
          <w:rFonts w:hint="eastAsia" w:ascii="宋体" w:hAnsi="宋体" w:cs="黑体"/>
        </w:rPr>
        <w:t>重复a-f，标准STA发送设备信息上报报文给待测CCO，CCO上报给软件平台，软件平台回复认证成功结果给待测CCO；</w:t>
      </w:r>
    </w:p>
    <w:p w14:paraId="58BE5B82">
      <w:pPr>
        <w:numPr>
          <w:ilvl w:val="0"/>
          <w:numId w:val="37"/>
        </w:numPr>
        <w:rPr>
          <w:rFonts w:hint="eastAsia" w:ascii="宋体" w:hAnsi="宋体" w:cs="黑体"/>
        </w:rPr>
      </w:pPr>
      <w:r>
        <w:rPr>
          <w:rFonts w:hint="eastAsia" w:ascii="宋体" w:hAnsi="宋体" w:cs="黑体"/>
        </w:rPr>
        <w:t>接收机在持续时间内收到CCO合法的集中式中央信标（站点未入网）、关联指示报文或关联汇总指示报文、中央信标（集中式或分散式），用例成功。若收到离线指示，携带该STA地址，则用例失败</w:t>
      </w:r>
      <w:ins w:id="311" w:author="zhangbs" w:date="2026-02-25T22:07:37Z">
        <w:r>
          <w:rPr>
            <w:rFonts w:hint="eastAsia" w:ascii="宋体" w:hAnsi="宋体" w:cs="黑体"/>
            <w:lang w:eastAsia="zh-CN"/>
          </w:rPr>
          <w:t>；</w:t>
        </w:r>
      </w:ins>
      <w:del w:id="312" w:author="zhangbs" w:date="2026-02-25T22:07:36Z">
        <w:r>
          <w:rPr>
            <w:rFonts w:hint="eastAsia" w:ascii="宋体" w:hAnsi="宋体" w:cs="黑体"/>
          </w:rPr>
          <w:delText>。</w:delText>
        </w:r>
      </w:del>
    </w:p>
    <w:p w14:paraId="545EB84C">
      <w:pPr>
        <w:numPr>
          <w:ilvl w:val="0"/>
          <w:numId w:val="37"/>
        </w:numPr>
        <w:rPr>
          <w:rFonts w:hint="eastAsia" w:ascii="宋体" w:hAnsi="宋体" w:cs="黑体"/>
        </w:rPr>
      </w:pPr>
      <w:r>
        <w:rPr>
          <w:rFonts w:hint="eastAsia" w:ascii="宋体" w:hAnsi="宋体" w:cs="黑体"/>
        </w:rPr>
        <w:t>重复a-f，标准STA发送设备信息上报报文给待测CCO，CCO上报给软件平台，软件平台回复认证失败结果给待测CCO；</w:t>
      </w:r>
    </w:p>
    <w:p w14:paraId="1F55C2FC">
      <w:pPr>
        <w:numPr>
          <w:ilvl w:val="0"/>
          <w:numId w:val="37"/>
        </w:numPr>
        <w:rPr>
          <w:rFonts w:hint="eastAsia"/>
        </w:rPr>
      </w:pPr>
      <w:r>
        <w:rPr>
          <w:rFonts w:hint="eastAsia" w:ascii="宋体" w:hAnsi="宋体" w:cs="黑体"/>
        </w:rPr>
        <w:t>接收机在持续时间内收到CCO合法的集中式中央信标（站点未入网）、关联指示报文或关联汇总指示报文、中央信标（集中式或分散式）、离线指示报文，携带该STA地址，离线原因为0x05（第三方设备认证失败），用例成功。</w:t>
      </w:r>
    </w:p>
    <w:p w14:paraId="0048CD25">
      <w:pPr>
        <w:pStyle w:val="7"/>
        <w:rPr>
          <w:rFonts w:hint="eastAsia"/>
        </w:rPr>
      </w:pPr>
      <w:r>
        <w:rPr>
          <w:rFonts w:hint="eastAsia"/>
        </w:rPr>
        <w:t>CCO报文聚合传输测试</w:t>
      </w:r>
    </w:p>
    <w:p w14:paraId="3393FB9B">
      <w:pPr>
        <w:numPr>
          <w:ilvl w:val="0"/>
          <w:numId w:val="38"/>
        </w:numPr>
        <w:rPr>
          <w:rFonts w:ascii="宋体" w:hAnsi="宋体" w:cs="黑体"/>
        </w:rPr>
      </w:pPr>
      <w:r>
        <w:rPr>
          <w:rFonts w:hint="eastAsia" w:ascii="宋体" w:hAnsi="宋体" w:cs="黑体"/>
        </w:rPr>
        <w:t>待测CCO模块放置于性能/协议1号仓1号位置；</w:t>
      </w:r>
    </w:p>
    <w:p w14:paraId="45F43B1B">
      <w:pPr>
        <w:numPr>
          <w:ilvl w:val="0"/>
          <w:numId w:val="38"/>
        </w:numPr>
        <w:rPr>
          <w:rFonts w:ascii="宋体" w:hAnsi="宋体" w:cs="黑体"/>
        </w:rPr>
      </w:pPr>
      <w:r>
        <w:rPr>
          <w:rFonts w:hint="eastAsia" w:ascii="宋体" w:hAnsi="宋体" w:cs="黑体"/>
        </w:rPr>
        <w:t>所有设备下电；</w:t>
      </w:r>
    </w:p>
    <w:p w14:paraId="0D054F9C">
      <w:pPr>
        <w:numPr>
          <w:ilvl w:val="0"/>
          <w:numId w:val="38"/>
        </w:numPr>
        <w:rPr>
          <w:rFonts w:ascii="宋体" w:hAnsi="宋体" w:cs="黑体"/>
        </w:rPr>
      </w:pPr>
      <w:r>
        <w:rPr>
          <w:rFonts w:hint="eastAsia" w:ascii="宋体" w:hAnsi="宋体" w:cs="黑体"/>
        </w:rPr>
        <w:t>接收机上电，设置接收机频段为指定频段（可配，测试频段）；</w:t>
      </w:r>
    </w:p>
    <w:p w14:paraId="0EC3EE33">
      <w:pPr>
        <w:numPr>
          <w:ilvl w:val="0"/>
          <w:numId w:val="38"/>
        </w:numPr>
        <w:rPr>
          <w:rFonts w:ascii="宋体" w:hAnsi="宋体" w:cs="黑体"/>
        </w:rPr>
      </w:pPr>
      <w:r>
        <w:rPr>
          <w:rFonts w:hint="eastAsia" w:ascii="宋体" w:hAnsi="宋体" w:cs="黑体"/>
        </w:rPr>
        <w:t>CCO上电，设置主节点地址（可配，主节点地址），白名单（STA1、STA2和STA3地址）；</w:t>
      </w:r>
    </w:p>
    <w:p w14:paraId="56500798">
      <w:pPr>
        <w:numPr>
          <w:ilvl w:val="0"/>
          <w:numId w:val="38"/>
        </w:numPr>
        <w:rPr>
          <w:rFonts w:ascii="宋体" w:hAnsi="宋体" w:cs="黑体"/>
        </w:rPr>
      </w:pPr>
      <w:r>
        <w:rPr>
          <w:rFonts w:hint="eastAsia" w:ascii="宋体" w:hAnsi="宋体" w:cs="黑体"/>
        </w:rPr>
        <w:t xml:space="preserve">发射机上电，设置发射机频段为指定频段（可配，测试频段），上位机和发射机模拟标准STA1（符合PLC V2.0 </w:t>
      </w:r>
      <w:del w:id="313" w:author="黄博阳" w:date="2026-03-02T11:34:51Z">
        <w:r>
          <w:rPr>
            <w:rFonts w:hint="eastAsia" w:ascii="宋体" w:hAnsi="宋体" w:cs="黑体"/>
          </w:rPr>
          <w:delText>ISAC-PLC</w:delText>
        </w:r>
      </w:del>
      <w:ins w:id="314" w:author="黄博阳" w:date="2026-03-02T11:34:51Z">
        <w:r>
          <w:rPr>
            <w:rFonts w:hint="eastAsia" w:ascii="宋体" w:hAnsi="宋体" w:cs="黑体"/>
            <w:lang w:eastAsia="zh-CN"/>
          </w:rPr>
          <w:t>SPLC</w:t>
        </w:r>
      </w:ins>
      <w:r>
        <w:rPr>
          <w:rFonts w:hint="eastAsia" w:ascii="宋体" w:hAnsi="宋体" w:cs="黑体"/>
        </w:rPr>
        <w:t>协议）设备；</w:t>
      </w:r>
    </w:p>
    <w:p w14:paraId="1045431B">
      <w:pPr>
        <w:numPr>
          <w:ilvl w:val="0"/>
          <w:numId w:val="38"/>
        </w:numPr>
        <w:rPr>
          <w:rFonts w:ascii="宋体" w:hAnsi="宋体" w:cs="黑体"/>
        </w:rPr>
      </w:pPr>
      <w:r>
        <w:rPr>
          <w:rFonts w:hint="eastAsia" w:ascii="宋体" w:hAnsi="宋体" w:cs="黑体"/>
        </w:rPr>
        <w:t xml:space="preserve">上位机和发射机模拟的标准STA1（符合PLC V2.0 </w:t>
      </w:r>
      <w:del w:id="315" w:author="黄博阳" w:date="2026-03-02T11:34:51Z">
        <w:r>
          <w:rPr>
            <w:rFonts w:hint="eastAsia" w:ascii="宋体" w:hAnsi="宋体" w:cs="黑体"/>
          </w:rPr>
          <w:delText>ISAC-PLC</w:delText>
        </w:r>
      </w:del>
      <w:ins w:id="316" w:author="黄博阳" w:date="2026-03-02T11:34:51Z">
        <w:r>
          <w:rPr>
            <w:rFonts w:hint="eastAsia" w:ascii="宋体" w:hAnsi="宋体" w:cs="黑体"/>
            <w:lang w:eastAsia="zh-CN"/>
          </w:rPr>
          <w:t>SPLC</w:t>
        </w:r>
      </w:ins>
      <w:r>
        <w:rPr>
          <w:rFonts w:hint="eastAsia" w:ascii="宋体" w:hAnsi="宋体" w:cs="黑体"/>
        </w:rPr>
        <w:t>协议）在收到合法中央信标后，发送关联请求报文，循环发送60s（可配，组网时限）；</w:t>
      </w:r>
    </w:p>
    <w:p w14:paraId="779BFA82">
      <w:pPr>
        <w:numPr>
          <w:ilvl w:val="0"/>
          <w:numId w:val="38"/>
        </w:numPr>
        <w:rPr>
          <w:rFonts w:hint="eastAsia" w:ascii="宋体" w:hAnsi="宋体" w:cs="黑体"/>
        </w:rPr>
      </w:pPr>
      <w:r>
        <w:rPr>
          <w:rFonts w:hint="eastAsia" w:ascii="宋体" w:hAnsi="宋体" w:cs="黑体"/>
        </w:rPr>
        <w:t xml:space="preserve">STA1入网后，上位机和发射机先后模拟PCO1（原STA1）转发STA2、STA3（符合PLC V2.0 </w:t>
      </w:r>
      <w:del w:id="317" w:author="黄博阳" w:date="2026-03-02T11:34:51Z">
        <w:r>
          <w:rPr>
            <w:rFonts w:hint="eastAsia" w:ascii="宋体" w:hAnsi="宋体" w:cs="黑体"/>
          </w:rPr>
          <w:delText>ISAC-PLC</w:delText>
        </w:r>
      </w:del>
      <w:ins w:id="318" w:author="黄博阳" w:date="2026-03-02T11:34:51Z">
        <w:r>
          <w:rPr>
            <w:rFonts w:hint="eastAsia" w:ascii="宋体" w:hAnsi="宋体" w:cs="黑体"/>
            <w:lang w:eastAsia="zh-CN"/>
          </w:rPr>
          <w:t>SPLC</w:t>
        </w:r>
      </w:ins>
      <w:r>
        <w:rPr>
          <w:rFonts w:hint="eastAsia" w:ascii="宋体" w:hAnsi="宋体" w:cs="黑体"/>
        </w:rPr>
        <w:t>协议）的关联请求报文申请入网；</w:t>
      </w:r>
    </w:p>
    <w:p w14:paraId="6BA610CC">
      <w:pPr>
        <w:numPr>
          <w:ilvl w:val="0"/>
          <w:numId w:val="38"/>
        </w:numPr>
        <w:rPr>
          <w:rFonts w:hint="eastAsia" w:ascii="宋体" w:hAnsi="宋体" w:cs="黑体"/>
        </w:rPr>
      </w:pPr>
      <w:r>
        <w:rPr>
          <w:rFonts w:hint="eastAsia" w:ascii="宋体" w:hAnsi="宋体" w:cs="黑体"/>
        </w:rPr>
        <w:t>软件平台向待测CCO添加抄表任务，抄读PCO1、STA2和STA3；</w:t>
      </w:r>
    </w:p>
    <w:p w14:paraId="15E6761E">
      <w:pPr>
        <w:numPr>
          <w:ilvl w:val="0"/>
          <w:numId w:val="38"/>
        </w:numPr>
        <w:rPr>
          <w:rFonts w:hint="eastAsia" w:ascii="宋体" w:hAnsi="宋体" w:cs="黑体"/>
        </w:rPr>
      </w:pPr>
      <w:r>
        <w:rPr>
          <w:rFonts w:hint="eastAsia" w:ascii="宋体" w:hAnsi="宋体" w:cs="黑体"/>
        </w:rPr>
        <w:t>收到CCO下发的抄表帧后，软件平台模拟PCO1使用帧聚合发送PCO1、STA2和STA3抄表应答给待测CCO</w:t>
      </w:r>
      <w:ins w:id="319" w:author="zhangbs" w:date="2026-02-25T22:07:47Z">
        <w:r>
          <w:rPr>
            <w:rFonts w:hint="eastAsia" w:ascii="宋体" w:hAnsi="宋体" w:cs="黑体"/>
            <w:lang w:eastAsia="zh-CN"/>
          </w:rPr>
          <w:t>；</w:t>
        </w:r>
      </w:ins>
      <w:del w:id="320" w:author="zhangbs" w:date="2026-02-25T22:07:47Z">
        <w:r>
          <w:rPr>
            <w:rFonts w:hint="eastAsia" w:ascii="宋体" w:hAnsi="宋体" w:cs="黑体"/>
          </w:rPr>
          <w:delText>。</w:delText>
        </w:r>
      </w:del>
    </w:p>
    <w:p w14:paraId="3E85A258">
      <w:pPr>
        <w:numPr>
          <w:ilvl w:val="0"/>
          <w:numId w:val="38"/>
        </w:numPr>
        <w:rPr>
          <w:rFonts w:hint="eastAsia"/>
        </w:rPr>
      </w:pPr>
      <w:r>
        <w:rPr>
          <w:rFonts w:hint="eastAsia" w:ascii="宋体" w:hAnsi="宋体" w:cs="黑体"/>
        </w:rPr>
        <w:t>接收机在持续时间内收到CCO合法的集中式中央信标（站点未入网）、关联指示报文或关联汇总指示报文、关联确认报文、中央信标（集中式或分散式）、抄表业务聚合帧，上位机收到CCO上报的PCO1、STA2和STA3抄表应答帧，则用例成功。</w:t>
      </w:r>
    </w:p>
    <w:p w14:paraId="5DEDA4EF">
      <w:pPr>
        <w:pStyle w:val="7"/>
        <w:rPr>
          <w:rFonts w:hint="eastAsia"/>
        </w:rPr>
      </w:pPr>
      <w:r>
        <w:rPr>
          <w:rFonts w:hint="eastAsia"/>
        </w:rPr>
        <w:t>CCO Bitloading训练测试</w:t>
      </w:r>
    </w:p>
    <w:p w14:paraId="7126CD27">
      <w:pPr>
        <w:numPr>
          <w:ilvl w:val="0"/>
          <w:numId w:val="39"/>
        </w:numPr>
        <w:rPr>
          <w:rFonts w:ascii="宋体" w:hAnsi="宋体" w:cs="黑体"/>
        </w:rPr>
      </w:pPr>
      <w:r>
        <w:rPr>
          <w:rFonts w:hint="eastAsia" w:ascii="宋体" w:hAnsi="宋体" w:cs="黑体"/>
        </w:rPr>
        <w:t>待测CCO模块放置于性能/协议1号仓1号位置；</w:t>
      </w:r>
    </w:p>
    <w:p w14:paraId="464A648B">
      <w:pPr>
        <w:numPr>
          <w:ilvl w:val="0"/>
          <w:numId w:val="39"/>
        </w:numPr>
        <w:rPr>
          <w:rFonts w:ascii="宋体" w:hAnsi="宋体" w:cs="黑体"/>
        </w:rPr>
      </w:pPr>
      <w:r>
        <w:rPr>
          <w:rFonts w:hint="eastAsia" w:ascii="宋体" w:hAnsi="宋体" w:cs="黑体"/>
        </w:rPr>
        <w:t>所有设备下电；</w:t>
      </w:r>
    </w:p>
    <w:p w14:paraId="0A894722">
      <w:pPr>
        <w:numPr>
          <w:ilvl w:val="0"/>
          <w:numId w:val="39"/>
        </w:numPr>
        <w:rPr>
          <w:rFonts w:ascii="宋体" w:hAnsi="宋体" w:cs="黑体"/>
        </w:rPr>
      </w:pPr>
      <w:r>
        <w:rPr>
          <w:rFonts w:hint="eastAsia" w:ascii="宋体" w:hAnsi="宋体" w:cs="黑体"/>
        </w:rPr>
        <w:t>接收机上电，设置接收机频段为指定频段（可配，测试频段）；</w:t>
      </w:r>
    </w:p>
    <w:p w14:paraId="340E187D">
      <w:pPr>
        <w:numPr>
          <w:ilvl w:val="0"/>
          <w:numId w:val="39"/>
        </w:numPr>
        <w:rPr>
          <w:rFonts w:ascii="宋体" w:hAnsi="宋体" w:cs="黑体"/>
        </w:rPr>
      </w:pPr>
      <w:r>
        <w:rPr>
          <w:rFonts w:hint="eastAsia" w:ascii="宋体" w:hAnsi="宋体" w:cs="黑体"/>
        </w:rPr>
        <w:t>CCO上电，设置主节点地址（可配，主节点地址），白名单（STA地址）；</w:t>
      </w:r>
    </w:p>
    <w:p w14:paraId="7EA127E9">
      <w:pPr>
        <w:numPr>
          <w:ilvl w:val="0"/>
          <w:numId w:val="39"/>
        </w:numPr>
        <w:rPr>
          <w:rFonts w:ascii="宋体" w:hAnsi="宋体" w:cs="黑体"/>
        </w:rPr>
      </w:pPr>
      <w:r>
        <w:rPr>
          <w:rFonts w:hint="eastAsia" w:ascii="宋体" w:hAnsi="宋体" w:cs="黑体"/>
        </w:rPr>
        <w:t xml:space="preserve">发射机上电，设置发射机频段为指定频段（可配，测试频段），上位机和发射机模拟标准STA（符合PLC V2.0 </w:t>
      </w:r>
      <w:del w:id="321" w:author="黄博阳" w:date="2026-03-02T11:34:51Z">
        <w:r>
          <w:rPr>
            <w:rFonts w:hint="eastAsia" w:ascii="宋体" w:hAnsi="宋体" w:cs="黑体"/>
          </w:rPr>
          <w:delText>ISAC-PLC</w:delText>
        </w:r>
      </w:del>
      <w:ins w:id="322" w:author="黄博阳" w:date="2026-03-02T11:34:51Z">
        <w:r>
          <w:rPr>
            <w:rFonts w:hint="eastAsia" w:ascii="宋体" w:hAnsi="宋体" w:cs="黑体"/>
            <w:lang w:eastAsia="zh-CN"/>
          </w:rPr>
          <w:t>SPLC</w:t>
        </w:r>
      </w:ins>
      <w:r>
        <w:rPr>
          <w:rFonts w:hint="eastAsia" w:ascii="宋体" w:hAnsi="宋体" w:cs="黑体"/>
        </w:rPr>
        <w:t>协议）设备；</w:t>
      </w:r>
    </w:p>
    <w:p w14:paraId="0C15D3CE">
      <w:pPr>
        <w:numPr>
          <w:ilvl w:val="0"/>
          <w:numId w:val="39"/>
        </w:numPr>
        <w:rPr>
          <w:rFonts w:ascii="宋体" w:hAnsi="宋体" w:cs="黑体"/>
        </w:rPr>
      </w:pPr>
      <w:r>
        <w:rPr>
          <w:rFonts w:hint="eastAsia" w:ascii="宋体" w:hAnsi="宋体" w:cs="黑体"/>
        </w:rPr>
        <w:t xml:space="preserve">上位机和发射机模拟的标准STA（符合PLC V2.0 </w:t>
      </w:r>
      <w:del w:id="323" w:author="黄博阳" w:date="2026-03-02T11:34:51Z">
        <w:r>
          <w:rPr>
            <w:rFonts w:hint="eastAsia" w:ascii="宋体" w:hAnsi="宋体" w:cs="黑体"/>
          </w:rPr>
          <w:delText>ISAC-PLC</w:delText>
        </w:r>
      </w:del>
      <w:ins w:id="324" w:author="黄博阳" w:date="2026-03-02T11:34:51Z">
        <w:r>
          <w:rPr>
            <w:rFonts w:hint="eastAsia" w:ascii="宋体" w:hAnsi="宋体" w:cs="黑体"/>
            <w:lang w:eastAsia="zh-CN"/>
          </w:rPr>
          <w:t>SPLC</w:t>
        </w:r>
      </w:ins>
      <w:r>
        <w:rPr>
          <w:rFonts w:hint="eastAsia" w:ascii="宋体" w:hAnsi="宋体" w:cs="黑体"/>
        </w:rPr>
        <w:t>协议）在收到合法中央信标后，发送关联请求报文，循环发送60s（可配，组网时限）；</w:t>
      </w:r>
    </w:p>
    <w:p w14:paraId="42B4A505">
      <w:pPr>
        <w:numPr>
          <w:ilvl w:val="0"/>
          <w:numId w:val="39"/>
        </w:numPr>
        <w:rPr>
          <w:rFonts w:hint="eastAsia" w:ascii="宋体" w:hAnsi="宋体" w:cs="黑体"/>
        </w:rPr>
      </w:pPr>
      <w:r>
        <w:rPr>
          <w:rFonts w:hint="eastAsia" w:ascii="宋体" w:hAnsi="宋体" w:cs="黑体"/>
        </w:rPr>
        <w:t>标准STA收到待测CCO的关联指示报文或关联汇总指示报文后，发送</w:t>
      </w:r>
      <w:del w:id="325" w:author="zhangbs" w:date="2026-02-25T22:08:09Z">
        <w:r>
          <w:rPr>
            <w:rFonts w:hint="default" w:ascii="宋体" w:hAnsi="宋体" w:cs="黑体"/>
            <w:lang w:val="en-US"/>
          </w:rPr>
          <w:delText>b</w:delText>
        </w:r>
      </w:del>
      <w:ins w:id="326" w:author="zhangbs" w:date="2026-02-25T22:08:10Z">
        <w:r>
          <w:rPr>
            <w:rFonts w:hint="eastAsia" w:ascii="宋体" w:hAnsi="宋体" w:cs="黑体"/>
            <w:lang w:val="en-US" w:eastAsia="zh-CN"/>
          </w:rPr>
          <w:t>B</w:t>
        </w:r>
      </w:ins>
      <w:r>
        <w:rPr>
          <w:rFonts w:hint="eastAsia" w:ascii="宋体" w:hAnsi="宋体" w:cs="黑体"/>
        </w:rPr>
        <w:t>itloading训练指示报文给待测CCO；</w:t>
      </w:r>
    </w:p>
    <w:p w14:paraId="73B9F6C6">
      <w:pPr>
        <w:numPr>
          <w:ilvl w:val="0"/>
          <w:numId w:val="39"/>
        </w:numPr>
        <w:rPr>
          <w:rFonts w:hint="eastAsia" w:ascii="宋体" w:hAnsi="宋体" w:cs="黑体"/>
        </w:rPr>
      </w:pPr>
      <w:r>
        <w:rPr>
          <w:rFonts w:hint="eastAsia" w:ascii="宋体" w:hAnsi="宋体" w:cs="黑体"/>
        </w:rPr>
        <w:t>标准STA收到待测CCO的</w:t>
      </w:r>
      <w:del w:id="327" w:author="zhangbs" w:date="2026-02-25T22:08:20Z">
        <w:r>
          <w:rPr>
            <w:rFonts w:hint="default" w:ascii="宋体" w:hAnsi="宋体" w:cs="黑体"/>
            <w:lang w:val="en-US"/>
          </w:rPr>
          <w:delText>b</w:delText>
        </w:r>
      </w:del>
      <w:ins w:id="328" w:author="zhangbs" w:date="2026-02-25T22:08:21Z">
        <w:r>
          <w:rPr>
            <w:rFonts w:hint="eastAsia" w:ascii="宋体" w:hAnsi="宋体" w:cs="黑体"/>
            <w:lang w:val="en-US" w:eastAsia="zh-CN"/>
          </w:rPr>
          <w:t>B</w:t>
        </w:r>
      </w:ins>
      <w:r>
        <w:rPr>
          <w:rFonts w:hint="eastAsia" w:ascii="宋体" w:hAnsi="宋体" w:cs="黑体"/>
        </w:rPr>
        <w:t>itloading训练请求报文后发送</w:t>
      </w:r>
      <w:del w:id="329" w:author="zhangbs" w:date="2026-02-25T22:08:17Z">
        <w:r>
          <w:rPr>
            <w:rFonts w:hint="default" w:ascii="宋体" w:hAnsi="宋体" w:cs="黑体"/>
            <w:lang w:val="en-US"/>
          </w:rPr>
          <w:delText>b</w:delText>
        </w:r>
      </w:del>
      <w:ins w:id="330" w:author="zhangbs" w:date="2026-02-25T22:08:18Z">
        <w:r>
          <w:rPr>
            <w:rFonts w:hint="eastAsia" w:ascii="宋体" w:hAnsi="宋体" w:cs="黑体"/>
            <w:lang w:val="en-US" w:eastAsia="zh-CN"/>
          </w:rPr>
          <w:t>B</w:t>
        </w:r>
      </w:ins>
      <w:r>
        <w:rPr>
          <w:rFonts w:hint="eastAsia" w:ascii="宋体" w:hAnsi="宋体" w:cs="黑体"/>
        </w:rPr>
        <w:t>itloading训练帧给待测CCO；</w:t>
      </w:r>
    </w:p>
    <w:p w14:paraId="3C15C7BF">
      <w:pPr>
        <w:numPr>
          <w:ilvl w:val="0"/>
          <w:numId w:val="39"/>
        </w:numPr>
        <w:rPr>
          <w:rFonts w:hint="eastAsia" w:ascii="宋体" w:hAnsi="宋体" w:cs="黑体"/>
        </w:rPr>
      </w:pPr>
      <w:r>
        <w:rPr>
          <w:rFonts w:hint="eastAsia" w:ascii="宋体" w:hAnsi="宋体" w:cs="黑体"/>
        </w:rPr>
        <w:t>接收机在持续时间内收到CCO合法的集中式中央信标（站点未入网）、关联指示报文或关联汇总指示报文、中央信标（集中式或分散式）、</w:t>
      </w:r>
      <w:del w:id="331" w:author="zhangbs" w:date="2026-02-25T22:08:24Z">
        <w:r>
          <w:rPr>
            <w:rFonts w:hint="default" w:ascii="宋体" w:hAnsi="宋体" w:cs="黑体"/>
            <w:lang w:val="en-US"/>
          </w:rPr>
          <w:delText>b</w:delText>
        </w:r>
      </w:del>
      <w:ins w:id="332" w:author="zhangbs" w:date="2026-02-25T22:08:24Z">
        <w:r>
          <w:rPr>
            <w:rFonts w:hint="eastAsia" w:ascii="宋体" w:hAnsi="宋体" w:cs="黑体"/>
            <w:lang w:val="en-US" w:eastAsia="zh-CN"/>
          </w:rPr>
          <w:t>B</w:t>
        </w:r>
      </w:ins>
      <w:r>
        <w:rPr>
          <w:rFonts w:hint="eastAsia" w:ascii="宋体" w:hAnsi="宋体" w:cs="黑体"/>
        </w:rPr>
        <w:t>itloading训练请求报文、</w:t>
      </w:r>
      <w:del w:id="333" w:author="zhangbs" w:date="2026-02-25T22:08:28Z">
        <w:r>
          <w:rPr>
            <w:rFonts w:hint="default" w:ascii="宋体" w:hAnsi="宋体" w:cs="黑体"/>
            <w:lang w:val="en-US"/>
          </w:rPr>
          <w:delText>b</w:delText>
        </w:r>
      </w:del>
      <w:ins w:id="334" w:author="zhangbs" w:date="2026-02-25T22:08:29Z">
        <w:r>
          <w:rPr>
            <w:rFonts w:hint="eastAsia" w:ascii="宋体" w:hAnsi="宋体" w:cs="黑体"/>
            <w:lang w:val="en-US" w:eastAsia="zh-CN"/>
          </w:rPr>
          <w:t>B</w:t>
        </w:r>
      </w:ins>
      <w:r>
        <w:rPr>
          <w:rFonts w:hint="eastAsia" w:ascii="宋体" w:hAnsi="宋体" w:cs="黑体"/>
        </w:rPr>
        <w:t>itloading</w:t>
      </w:r>
      <w:r>
        <w:rPr>
          <w:rFonts w:hint="eastAsia" w:ascii="宋体" w:hAnsi="宋体" w:cs="黑体"/>
          <w:lang w:val="zh-CN"/>
        </w:rPr>
        <w:t>训练结果更新请求</w:t>
      </w:r>
      <w:r>
        <w:rPr>
          <w:rFonts w:hint="eastAsia" w:ascii="宋体" w:hAnsi="宋体" w:cs="黑体"/>
        </w:rPr>
        <w:t>，用例成功。</w:t>
      </w:r>
    </w:p>
    <w:p w14:paraId="3F8E9542">
      <w:pPr>
        <w:pStyle w:val="7"/>
        <w:rPr>
          <w:rFonts w:hint="eastAsia"/>
        </w:rPr>
      </w:pPr>
      <w:r>
        <w:rPr>
          <w:rFonts w:hint="eastAsia"/>
        </w:rPr>
        <w:t>CCO Bitloading数据传输测试</w:t>
      </w:r>
    </w:p>
    <w:p w14:paraId="7B804098">
      <w:pPr>
        <w:numPr>
          <w:ilvl w:val="0"/>
          <w:numId w:val="40"/>
        </w:numPr>
        <w:rPr>
          <w:rFonts w:ascii="宋体" w:hAnsi="宋体" w:cs="黑体"/>
        </w:rPr>
      </w:pPr>
      <w:r>
        <w:rPr>
          <w:rFonts w:hint="eastAsia" w:ascii="宋体" w:hAnsi="宋体" w:cs="黑体"/>
        </w:rPr>
        <w:t>待测CCO模块放置于性能/协议1号仓1号位置；</w:t>
      </w:r>
    </w:p>
    <w:p w14:paraId="42EB8548">
      <w:pPr>
        <w:numPr>
          <w:ilvl w:val="0"/>
          <w:numId w:val="40"/>
        </w:numPr>
        <w:rPr>
          <w:rFonts w:ascii="宋体" w:hAnsi="宋体" w:cs="黑体"/>
        </w:rPr>
      </w:pPr>
      <w:r>
        <w:rPr>
          <w:rFonts w:hint="eastAsia" w:ascii="宋体" w:hAnsi="宋体" w:cs="黑体"/>
        </w:rPr>
        <w:t>所有设备下电；</w:t>
      </w:r>
    </w:p>
    <w:p w14:paraId="7BA60A1C">
      <w:pPr>
        <w:numPr>
          <w:ilvl w:val="0"/>
          <w:numId w:val="40"/>
        </w:numPr>
        <w:rPr>
          <w:rFonts w:ascii="宋体" w:hAnsi="宋体" w:cs="黑体"/>
        </w:rPr>
      </w:pPr>
      <w:r>
        <w:rPr>
          <w:rFonts w:hint="eastAsia" w:ascii="宋体" w:hAnsi="宋体" w:cs="黑体"/>
        </w:rPr>
        <w:t>接收机上电，设置接收机频段为指定频段（可配，测试频段）；</w:t>
      </w:r>
    </w:p>
    <w:p w14:paraId="361F4EB0">
      <w:pPr>
        <w:numPr>
          <w:ilvl w:val="0"/>
          <w:numId w:val="40"/>
        </w:numPr>
        <w:rPr>
          <w:rFonts w:ascii="宋体" w:hAnsi="宋体" w:cs="黑体"/>
        </w:rPr>
      </w:pPr>
      <w:r>
        <w:rPr>
          <w:rFonts w:hint="eastAsia" w:ascii="宋体" w:hAnsi="宋体" w:cs="黑体"/>
        </w:rPr>
        <w:t>CCO上电，设置主节点地址（可配，主节点地址），白名单（STA地址）；</w:t>
      </w:r>
    </w:p>
    <w:p w14:paraId="17D2EBA9">
      <w:pPr>
        <w:numPr>
          <w:ilvl w:val="0"/>
          <w:numId w:val="40"/>
        </w:numPr>
        <w:rPr>
          <w:rFonts w:ascii="宋体" w:hAnsi="宋体" w:cs="黑体"/>
        </w:rPr>
      </w:pPr>
      <w:r>
        <w:rPr>
          <w:rFonts w:hint="eastAsia" w:ascii="宋体" w:hAnsi="宋体" w:cs="黑体"/>
        </w:rPr>
        <w:t xml:space="preserve">发射机上电，设置发射机频段为指定频段（可配，测试频段），上位机和发射机模拟标准STA（符合PLC V2.0 </w:t>
      </w:r>
      <w:del w:id="335" w:author="黄博阳" w:date="2026-03-02T11:34:51Z">
        <w:r>
          <w:rPr>
            <w:rFonts w:hint="eastAsia" w:ascii="宋体" w:hAnsi="宋体" w:cs="黑体"/>
          </w:rPr>
          <w:delText>ISAC-PLC</w:delText>
        </w:r>
      </w:del>
      <w:ins w:id="336" w:author="黄博阳" w:date="2026-03-02T11:34:51Z">
        <w:r>
          <w:rPr>
            <w:rFonts w:hint="eastAsia" w:ascii="宋体" w:hAnsi="宋体" w:cs="黑体"/>
            <w:lang w:eastAsia="zh-CN"/>
          </w:rPr>
          <w:t>SPLC</w:t>
        </w:r>
      </w:ins>
      <w:r>
        <w:rPr>
          <w:rFonts w:hint="eastAsia" w:ascii="宋体" w:hAnsi="宋体" w:cs="黑体"/>
        </w:rPr>
        <w:t>协议）设备；</w:t>
      </w:r>
    </w:p>
    <w:p w14:paraId="0550826C">
      <w:pPr>
        <w:numPr>
          <w:ilvl w:val="0"/>
          <w:numId w:val="40"/>
        </w:numPr>
        <w:rPr>
          <w:rFonts w:ascii="宋体" w:hAnsi="宋体" w:cs="黑体"/>
        </w:rPr>
      </w:pPr>
      <w:r>
        <w:rPr>
          <w:rFonts w:hint="eastAsia" w:ascii="宋体" w:hAnsi="宋体" w:cs="黑体"/>
        </w:rPr>
        <w:t xml:space="preserve">上位机和发射机模拟的标准STA（符合PLC V2.0 </w:t>
      </w:r>
      <w:del w:id="337" w:author="黄博阳" w:date="2026-03-02T11:34:51Z">
        <w:r>
          <w:rPr>
            <w:rFonts w:hint="eastAsia" w:ascii="宋体" w:hAnsi="宋体" w:cs="黑体"/>
          </w:rPr>
          <w:delText>ISAC-PLC</w:delText>
        </w:r>
      </w:del>
      <w:ins w:id="338" w:author="黄博阳" w:date="2026-03-02T11:34:51Z">
        <w:r>
          <w:rPr>
            <w:rFonts w:hint="eastAsia" w:ascii="宋体" w:hAnsi="宋体" w:cs="黑体"/>
            <w:lang w:eastAsia="zh-CN"/>
          </w:rPr>
          <w:t>SPLC</w:t>
        </w:r>
      </w:ins>
      <w:r>
        <w:rPr>
          <w:rFonts w:hint="eastAsia" w:ascii="宋体" w:hAnsi="宋体" w:cs="黑体"/>
        </w:rPr>
        <w:t>协议）在收到合法中央信标后，发送关联请求报文，循环发送60s（可配，组网时限）；</w:t>
      </w:r>
    </w:p>
    <w:p w14:paraId="394B53E6">
      <w:pPr>
        <w:numPr>
          <w:ilvl w:val="0"/>
          <w:numId w:val="40"/>
        </w:numPr>
        <w:rPr>
          <w:rFonts w:hint="eastAsia" w:ascii="宋体" w:hAnsi="宋体" w:cs="黑体"/>
        </w:rPr>
      </w:pPr>
      <w:r>
        <w:rPr>
          <w:rFonts w:hint="eastAsia" w:ascii="宋体" w:hAnsi="宋体" w:cs="黑体"/>
        </w:rPr>
        <w:t>标准STA收到待测CCO的关联指示报文或关联汇总指示报文后，发送</w:t>
      </w:r>
      <w:del w:id="339" w:author="zhangbs" w:date="2026-02-25T22:08:42Z">
        <w:r>
          <w:rPr>
            <w:rFonts w:hint="default" w:ascii="宋体" w:hAnsi="宋体" w:cs="黑体"/>
            <w:lang w:val="en-US"/>
          </w:rPr>
          <w:delText>b</w:delText>
        </w:r>
      </w:del>
      <w:ins w:id="340" w:author="zhangbs" w:date="2026-02-25T22:08:42Z">
        <w:r>
          <w:rPr>
            <w:rFonts w:hint="eastAsia" w:ascii="宋体" w:hAnsi="宋体" w:cs="黑体"/>
            <w:lang w:val="en-US" w:eastAsia="zh-CN"/>
          </w:rPr>
          <w:t>B</w:t>
        </w:r>
      </w:ins>
      <w:r>
        <w:rPr>
          <w:rFonts w:hint="eastAsia" w:ascii="宋体" w:hAnsi="宋体" w:cs="黑体"/>
        </w:rPr>
        <w:t>itloading训练请求报文给待测CCO；</w:t>
      </w:r>
    </w:p>
    <w:p w14:paraId="0537C67D">
      <w:pPr>
        <w:numPr>
          <w:ilvl w:val="0"/>
          <w:numId w:val="40"/>
        </w:numPr>
        <w:rPr>
          <w:rFonts w:hint="eastAsia" w:ascii="宋体" w:hAnsi="宋体" w:cs="黑体"/>
        </w:rPr>
      </w:pPr>
      <w:r>
        <w:rPr>
          <w:rFonts w:hint="eastAsia" w:ascii="宋体" w:hAnsi="宋体" w:cs="黑体"/>
        </w:rPr>
        <w:t>标准STA收到待测CCO的</w:t>
      </w:r>
      <w:del w:id="341" w:author="zhangbs" w:date="2026-02-25T22:08:35Z">
        <w:r>
          <w:rPr>
            <w:rFonts w:hint="default" w:ascii="宋体" w:hAnsi="宋体" w:cs="黑体"/>
            <w:lang w:val="en-US"/>
          </w:rPr>
          <w:delText>b</w:delText>
        </w:r>
      </w:del>
      <w:ins w:id="342" w:author="zhangbs" w:date="2026-02-25T22:08:36Z">
        <w:r>
          <w:rPr>
            <w:rFonts w:hint="eastAsia" w:ascii="宋体" w:hAnsi="宋体" w:cs="黑体"/>
            <w:lang w:val="en-US" w:eastAsia="zh-CN"/>
          </w:rPr>
          <w:t>B</w:t>
        </w:r>
      </w:ins>
      <w:r>
        <w:rPr>
          <w:rFonts w:hint="eastAsia" w:ascii="宋体" w:hAnsi="宋体" w:cs="黑体"/>
        </w:rPr>
        <w:t>itloading训练帧后发送</w:t>
      </w:r>
      <w:del w:id="343" w:author="zhangbs" w:date="2026-02-25T22:08:38Z">
        <w:r>
          <w:rPr>
            <w:rFonts w:hint="default" w:ascii="宋体" w:hAnsi="宋体" w:cs="黑体"/>
            <w:lang w:val="en-US"/>
          </w:rPr>
          <w:delText>b</w:delText>
        </w:r>
      </w:del>
      <w:ins w:id="344" w:author="zhangbs" w:date="2026-02-25T22:08:39Z">
        <w:r>
          <w:rPr>
            <w:rFonts w:hint="eastAsia" w:ascii="宋体" w:hAnsi="宋体" w:cs="黑体"/>
            <w:lang w:val="en-US" w:eastAsia="zh-CN"/>
          </w:rPr>
          <w:t>B</w:t>
        </w:r>
      </w:ins>
      <w:r>
        <w:rPr>
          <w:rFonts w:hint="eastAsia" w:ascii="宋体" w:hAnsi="宋体" w:cs="黑体"/>
        </w:rPr>
        <w:t>itloading</w:t>
      </w:r>
      <w:r>
        <w:rPr>
          <w:rFonts w:hint="eastAsia" w:ascii="宋体" w:hAnsi="宋体" w:cs="黑体"/>
          <w:lang w:val="zh-CN"/>
        </w:rPr>
        <w:t>训练结果更新请求</w:t>
      </w:r>
      <w:r>
        <w:rPr>
          <w:rFonts w:hint="eastAsia" w:ascii="宋体" w:hAnsi="宋体" w:cs="黑体"/>
        </w:rPr>
        <w:t>报文给待测CCO；</w:t>
      </w:r>
    </w:p>
    <w:p w14:paraId="48ECC21F">
      <w:pPr>
        <w:numPr>
          <w:ilvl w:val="0"/>
          <w:numId w:val="40"/>
        </w:numPr>
        <w:rPr>
          <w:rFonts w:hint="eastAsia" w:ascii="宋体" w:hAnsi="宋体" w:cs="黑体"/>
        </w:rPr>
      </w:pPr>
      <w:r>
        <w:rPr>
          <w:rFonts w:hint="eastAsia" w:ascii="宋体" w:hAnsi="宋体" w:cs="黑体"/>
        </w:rPr>
        <w:t>软件平台模拟集中器通过串口向待测CCO发送目标站点为STA的抄表任务；</w:t>
      </w:r>
    </w:p>
    <w:p w14:paraId="7362286C">
      <w:pPr>
        <w:numPr>
          <w:ilvl w:val="0"/>
          <w:numId w:val="40"/>
        </w:numPr>
        <w:rPr>
          <w:rFonts w:hint="eastAsia" w:ascii="宋体" w:hAnsi="宋体" w:cs="黑体"/>
        </w:rPr>
      </w:pPr>
      <w:r>
        <w:rPr>
          <w:rFonts w:hint="eastAsia" w:ascii="宋体" w:hAnsi="宋体" w:cs="黑体"/>
        </w:rPr>
        <w:t>接收机在持续时间内收到CCO合法的集中式中央信标（站点未入网）、关联指示报文或关联汇总指示报文、中央信标（集中式或分散式）、</w:t>
      </w:r>
      <w:del w:id="345" w:author="zhangbs" w:date="2026-02-25T22:08:45Z">
        <w:r>
          <w:rPr>
            <w:rFonts w:hint="default" w:ascii="宋体" w:hAnsi="宋体" w:cs="黑体"/>
            <w:lang w:val="en-US"/>
          </w:rPr>
          <w:delText>b</w:delText>
        </w:r>
      </w:del>
      <w:ins w:id="346" w:author="zhangbs" w:date="2026-02-25T22:08:46Z">
        <w:r>
          <w:rPr>
            <w:rFonts w:hint="eastAsia" w:ascii="宋体" w:hAnsi="宋体" w:cs="黑体"/>
            <w:lang w:val="en-US" w:eastAsia="zh-CN"/>
          </w:rPr>
          <w:t>B</w:t>
        </w:r>
      </w:ins>
      <w:r>
        <w:rPr>
          <w:rFonts w:hint="eastAsia" w:ascii="宋体" w:hAnsi="宋体" w:cs="黑体"/>
        </w:rPr>
        <w:t>itloading训练帧、</w:t>
      </w:r>
      <w:del w:id="347" w:author="zhangbs" w:date="2026-02-25T22:08:49Z">
        <w:r>
          <w:rPr>
            <w:rFonts w:hint="default" w:ascii="宋体" w:hAnsi="宋体" w:cs="黑体"/>
            <w:lang w:val="en-US"/>
          </w:rPr>
          <w:delText>b</w:delText>
        </w:r>
      </w:del>
      <w:ins w:id="348" w:author="zhangbs" w:date="2026-02-25T22:08:49Z">
        <w:r>
          <w:rPr>
            <w:rFonts w:hint="eastAsia" w:ascii="宋体" w:hAnsi="宋体" w:cs="黑体"/>
            <w:lang w:val="en-US" w:eastAsia="zh-CN"/>
          </w:rPr>
          <w:t>B</w:t>
        </w:r>
      </w:ins>
      <w:r>
        <w:rPr>
          <w:rFonts w:hint="eastAsia" w:ascii="宋体" w:hAnsi="宋体" w:cs="黑体"/>
        </w:rPr>
        <w:t>itloading</w:t>
      </w:r>
      <w:r>
        <w:rPr>
          <w:rFonts w:hint="eastAsia" w:ascii="宋体" w:hAnsi="宋体" w:cs="黑体"/>
          <w:lang w:val="zh-CN"/>
        </w:rPr>
        <w:t>训练结果更新</w:t>
      </w:r>
      <w:r>
        <w:rPr>
          <w:rFonts w:hint="eastAsia" w:ascii="宋体" w:hAnsi="宋体" w:cs="黑体"/>
        </w:rPr>
        <w:t>确认、目标节点为STA的抄表帧，用例成功。</w:t>
      </w:r>
    </w:p>
    <w:p w14:paraId="5D24C4A3">
      <w:pPr>
        <w:pStyle w:val="7"/>
        <w:rPr>
          <w:rFonts w:hint="eastAsia"/>
        </w:rPr>
      </w:pPr>
      <w:r>
        <w:rPr>
          <w:rFonts w:hint="eastAsia"/>
        </w:rPr>
        <w:t>CCO OFDMA下行调度测试</w:t>
      </w:r>
    </w:p>
    <w:p w14:paraId="2BA439AD">
      <w:pPr>
        <w:numPr>
          <w:ilvl w:val="0"/>
          <w:numId w:val="41"/>
        </w:numPr>
        <w:rPr>
          <w:rFonts w:ascii="宋体" w:hAnsi="宋体" w:cs="黑体"/>
        </w:rPr>
      </w:pPr>
      <w:r>
        <w:rPr>
          <w:rFonts w:hint="eastAsia" w:ascii="宋体" w:hAnsi="宋体" w:cs="黑体"/>
        </w:rPr>
        <w:t>待测CCO模块放置于性能/协议1号仓1号位置；</w:t>
      </w:r>
    </w:p>
    <w:p w14:paraId="06319169">
      <w:pPr>
        <w:numPr>
          <w:ilvl w:val="0"/>
          <w:numId w:val="41"/>
        </w:numPr>
        <w:rPr>
          <w:rFonts w:ascii="宋体" w:hAnsi="宋体" w:cs="黑体"/>
        </w:rPr>
      </w:pPr>
      <w:r>
        <w:rPr>
          <w:rFonts w:hint="eastAsia" w:ascii="宋体" w:hAnsi="宋体" w:cs="黑体"/>
        </w:rPr>
        <w:t>所有设备下电；</w:t>
      </w:r>
    </w:p>
    <w:p w14:paraId="010A80D2">
      <w:pPr>
        <w:numPr>
          <w:ilvl w:val="0"/>
          <w:numId w:val="41"/>
        </w:numPr>
        <w:rPr>
          <w:rFonts w:hint="eastAsia" w:ascii="宋体" w:hAnsi="宋体" w:cs="黑体"/>
        </w:rPr>
      </w:pPr>
      <w:r>
        <w:rPr>
          <w:rFonts w:hint="eastAsia" w:ascii="宋体" w:hAnsi="宋体" w:cs="黑体"/>
        </w:rPr>
        <w:t>接收机上电，设置接收机频段为指定频段（可配，测试频段）；</w:t>
      </w:r>
    </w:p>
    <w:p w14:paraId="65073067">
      <w:pPr>
        <w:numPr>
          <w:ilvl w:val="0"/>
          <w:numId w:val="41"/>
        </w:numPr>
        <w:rPr>
          <w:rFonts w:hint="eastAsia" w:ascii="宋体" w:hAnsi="宋体" w:cs="黑体"/>
        </w:rPr>
      </w:pPr>
      <w:r>
        <w:rPr>
          <w:rFonts w:hint="eastAsia" w:ascii="宋体" w:hAnsi="宋体" w:cs="黑体"/>
        </w:rPr>
        <w:t>CCO上电，设置主节点地址（可配，主节点地址），白名单（STA1、STA2、STA3和STA4的地址）；</w:t>
      </w:r>
    </w:p>
    <w:p w14:paraId="3AF364DD">
      <w:pPr>
        <w:numPr>
          <w:ilvl w:val="0"/>
          <w:numId w:val="41"/>
        </w:numPr>
        <w:rPr>
          <w:rFonts w:hint="eastAsia" w:ascii="宋体" w:hAnsi="宋体" w:cs="黑体"/>
        </w:rPr>
      </w:pPr>
      <w:r>
        <w:rPr>
          <w:rFonts w:hint="eastAsia" w:ascii="宋体" w:hAnsi="宋体" w:cs="黑体"/>
        </w:rPr>
        <w:t xml:space="preserve">发射机上电，设置发射机频段为指定频段（可配，测试频段），上位机和发射机模拟标准STA1（符合PLC V2.0 </w:t>
      </w:r>
      <w:del w:id="349" w:author="黄博阳" w:date="2026-03-02T11:34:51Z">
        <w:r>
          <w:rPr>
            <w:rFonts w:hint="eastAsia" w:ascii="宋体" w:hAnsi="宋体" w:cs="黑体"/>
          </w:rPr>
          <w:delText>ISAC-PLC</w:delText>
        </w:r>
      </w:del>
      <w:ins w:id="350" w:author="黄博阳" w:date="2026-03-02T11:34:51Z">
        <w:r>
          <w:rPr>
            <w:rFonts w:hint="eastAsia" w:ascii="宋体" w:hAnsi="宋体" w:cs="黑体"/>
            <w:lang w:eastAsia="zh-CN"/>
          </w:rPr>
          <w:t>SPLC</w:t>
        </w:r>
      </w:ins>
      <w:r>
        <w:rPr>
          <w:rFonts w:hint="eastAsia" w:ascii="宋体" w:hAnsi="宋体" w:cs="黑体"/>
        </w:rPr>
        <w:t>协议）设备；</w:t>
      </w:r>
    </w:p>
    <w:p w14:paraId="328354F2">
      <w:pPr>
        <w:numPr>
          <w:ilvl w:val="0"/>
          <w:numId w:val="41"/>
        </w:numPr>
        <w:rPr>
          <w:rFonts w:hint="eastAsia" w:ascii="宋体" w:hAnsi="宋体" w:cs="黑体"/>
        </w:rPr>
      </w:pPr>
      <w:r>
        <w:rPr>
          <w:rFonts w:hint="eastAsia" w:ascii="宋体" w:hAnsi="宋体" w:cs="黑体"/>
        </w:rPr>
        <w:t xml:space="preserve">收到待测CCO发送的合法中央信标后上位机和发射机分别模拟STA1、STA2、STA3、STA4（符合PLC V2.0 </w:t>
      </w:r>
      <w:del w:id="351" w:author="黄博阳" w:date="2026-03-02T11:34:51Z">
        <w:r>
          <w:rPr>
            <w:rFonts w:hint="eastAsia" w:ascii="宋体" w:hAnsi="宋体" w:cs="黑体"/>
          </w:rPr>
          <w:delText>ISAC-PLC</w:delText>
        </w:r>
      </w:del>
      <w:ins w:id="352" w:author="黄博阳" w:date="2026-03-02T11:34:51Z">
        <w:r>
          <w:rPr>
            <w:rFonts w:hint="eastAsia" w:ascii="宋体" w:hAnsi="宋体" w:cs="黑体"/>
            <w:lang w:eastAsia="zh-CN"/>
          </w:rPr>
          <w:t>SPLC</w:t>
        </w:r>
      </w:ins>
      <w:r>
        <w:rPr>
          <w:rFonts w:hint="eastAsia" w:ascii="宋体" w:hAnsi="宋体" w:cs="黑体"/>
        </w:rPr>
        <w:t>协议）发送关联请求报文，循环发送60s（可配，组网时限）；</w:t>
      </w:r>
    </w:p>
    <w:p w14:paraId="73B20014">
      <w:pPr>
        <w:numPr>
          <w:ilvl w:val="0"/>
          <w:numId w:val="41"/>
        </w:numPr>
        <w:rPr>
          <w:rFonts w:hint="eastAsia" w:ascii="宋体" w:hAnsi="宋体" w:cs="黑体"/>
        </w:rPr>
      </w:pPr>
      <w:r>
        <w:rPr>
          <w:rFonts w:hint="eastAsia" w:ascii="宋体" w:hAnsi="宋体" w:cs="黑体"/>
        </w:rPr>
        <w:t>各STA入网后，软件平台分别模拟STA1、STA2、STA3和STA4周期性发送MIMO训练帧和RU_SNR信息告知报文，其中RU_SNR信息告知报文“邻居站点位图”携带CCO位图，CCO的各个RU_SNR填写31（最大信噪比）；</w:t>
      </w:r>
    </w:p>
    <w:p w14:paraId="453519FE">
      <w:pPr>
        <w:numPr>
          <w:ilvl w:val="0"/>
          <w:numId w:val="41"/>
        </w:numPr>
        <w:rPr>
          <w:rFonts w:hint="eastAsia" w:ascii="宋体" w:hAnsi="宋体" w:cs="黑体"/>
        </w:rPr>
      </w:pPr>
      <w:r>
        <w:rPr>
          <w:rFonts w:hint="eastAsia" w:ascii="宋体" w:hAnsi="宋体" w:cs="黑体"/>
        </w:rPr>
        <w:t>软件平台向待测CCO添加多个抄表任务（非四个，如三四十个），抄读对象为STA1、STA2、STA3和STA4；</w:t>
      </w:r>
    </w:p>
    <w:p w14:paraId="0F6C8EC1">
      <w:pPr>
        <w:numPr>
          <w:ilvl w:val="0"/>
          <w:numId w:val="41"/>
        </w:numPr>
        <w:rPr>
          <w:rFonts w:hint="eastAsia" w:ascii="宋体" w:hAnsi="宋体" w:cs="黑体"/>
        </w:rPr>
      </w:pPr>
      <w:r>
        <w:rPr>
          <w:rFonts w:hint="eastAsia" w:ascii="宋体" w:hAnsi="宋体" w:cs="黑体"/>
        </w:rPr>
        <w:t>接收机在持续时间内收到CCO合法的集中式中央信标（站点未入网）、关联指示报文或关联汇总指示报文、中央信标（集中式或分散式）、DL-OFDMA业务抄表帧，则用例成功。</w:t>
      </w:r>
    </w:p>
    <w:p w14:paraId="0DA34482">
      <w:pPr>
        <w:pStyle w:val="7"/>
        <w:rPr>
          <w:rFonts w:hint="eastAsia"/>
        </w:rPr>
      </w:pPr>
      <w:r>
        <w:rPr>
          <w:rFonts w:hint="eastAsia"/>
        </w:rPr>
        <w:t>CCO OFDMA上行调度测试</w:t>
      </w:r>
    </w:p>
    <w:p w14:paraId="02DA4E9F">
      <w:pPr>
        <w:numPr>
          <w:ilvl w:val="0"/>
          <w:numId w:val="42"/>
        </w:numPr>
        <w:rPr>
          <w:rFonts w:ascii="宋体" w:hAnsi="宋体" w:cs="黑体"/>
        </w:rPr>
      </w:pPr>
      <w:r>
        <w:rPr>
          <w:rFonts w:hint="eastAsia" w:ascii="宋体" w:hAnsi="宋体" w:cs="黑体"/>
        </w:rPr>
        <w:t>待测CCO模块放置于性能/协议1号仓1号位置；</w:t>
      </w:r>
    </w:p>
    <w:p w14:paraId="0015C329">
      <w:pPr>
        <w:numPr>
          <w:ilvl w:val="0"/>
          <w:numId w:val="42"/>
        </w:numPr>
        <w:rPr>
          <w:rFonts w:ascii="宋体" w:hAnsi="宋体" w:cs="黑体"/>
        </w:rPr>
      </w:pPr>
      <w:r>
        <w:rPr>
          <w:rFonts w:hint="eastAsia" w:ascii="宋体" w:hAnsi="宋体" w:cs="黑体"/>
        </w:rPr>
        <w:t>所有设备下电；</w:t>
      </w:r>
    </w:p>
    <w:p w14:paraId="6333BEFD">
      <w:pPr>
        <w:numPr>
          <w:ilvl w:val="0"/>
          <w:numId w:val="42"/>
        </w:numPr>
        <w:rPr>
          <w:rFonts w:hint="eastAsia" w:ascii="宋体" w:hAnsi="宋体" w:cs="黑体"/>
        </w:rPr>
      </w:pPr>
      <w:r>
        <w:rPr>
          <w:rFonts w:hint="eastAsia" w:ascii="宋体" w:hAnsi="宋体" w:cs="黑体"/>
        </w:rPr>
        <w:t>接收机上电，设置接收机频段为指定频段（可配，测试频段）；</w:t>
      </w:r>
    </w:p>
    <w:p w14:paraId="12281850">
      <w:pPr>
        <w:numPr>
          <w:ilvl w:val="0"/>
          <w:numId w:val="42"/>
        </w:numPr>
        <w:rPr>
          <w:rFonts w:hint="eastAsia" w:ascii="宋体" w:hAnsi="宋体" w:cs="黑体"/>
        </w:rPr>
      </w:pPr>
      <w:r>
        <w:rPr>
          <w:rFonts w:hint="eastAsia" w:ascii="宋体" w:hAnsi="宋体" w:cs="黑体"/>
        </w:rPr>
        <w:t>CCO上电，设置主节点地址（可配，主节点地址），白名单（STA1、STA2、STA3和STA4的地址）；</w:t>
      </w:r>
    </w:p>
    <w:p w14:paraId="714B9CEF">
      <w:pPr>
        <w:numPr>
          <w:ilvl w:val="0"/>
          <w:numId w:val="42"/>
        </w:numPr>
        <w:rPr>
          <w:rFonts w:hint="eastAsia" w:ascii="宋体" w:hAnsi="宋体" w:cs="黑体"/>
        </w:rPr>
      </w:pPr>
      <w:r>
        <w:rPr>
          <w:rFonts w:hint="eastAsia" w:ascii="宋体" w:hAnsi="宋体" w:cs="黑体"/>
        </w:rPr>
        <w:t xml:space="preserve">发射机上电，设置发射机频段为指定频段（可配，测试频段），上位机和发射机模拟标准STA1（符合PLC V2.0 </w:t>
      </w:r>
      <w:del w:id="353" w:author="黄博阳" w:date="2026-03-02T11:34:51Z">
        <w:r>
          <w:rPr>
            <w:rFonts w:hint="eastAsia" w:ascii="宋体" w:hAnsi="宋体" w:cs="黑体"/>
          </w:rPr>
          <w:delText>ISAC-PLC</w:delText>
        </w:r>
      </w:del>
      <w:ins w:id="354" w:author="黄博阳" w:date="2026-03-02T11:34:51Z">
        <w:r>
          <w:rPr>
            <w:rFonts w:hint="eastAsia" w:ascii="宋体" w:hAnsi="宋体" w:cs="黑体"/>
            <w:lang w:eastAsia="zh-CN"/>
          </w:rPr>
          <w:t>SPLC</w:t>
        </w:r>
      </w:ins>
      <w:r>
        <w:rPr>
          <w:rFonts w:hint="eastAsia" w:ascii="宋体" w:hAnsi="宋体" w:cs="黑体"/>
        </w:rPr>
        <w:t>协议）设备；</w:t>
      </w:r>
    </w:p>
    <w:p w14:paraId="52D28602">
      <w:pPr>
        <w:numPr>
          <w:ilvl w:val="0"/>
          <w:numId w:val="42"/>
        </w:numPr>
        <w:rPr>
          <w:rFonts w:hint="eastAsia" w:ascii="宋体" w:hAnsi="宋体" w:cs="黑体"/>
        </w:rPr>
      </w:pPr>
      <w:r>
        <w:rPr>
          <w:rFonts w:hint="eastAsia" w:ascii="宋体" w:hAnsi="宋体" w:cs="黑体"/>
        </w:rPr>
        <w:t xml:space="preserve">收到待测CCO发送的合法中央信标后上位机和发射机分别模拟STA1、STA2、STA3、STA4（符合PLC V2.0 </w:t>
      </w:r>
      <w:del w:id="355" w:author="黄博阳" w:date="2026-03-02T11:34:51Z">
        <w:r>
          <w:rPr>
            <w:rFonts w:hint="eastAsia" w:ascii="宋体" w:hAnsi="宋体" w:cs="黑体"/>
          </w:rPr>
          <w:delText>ISAC-PLC</w:delText>
        </w:r>
      </w:del>
      <w:ins w:id="356" w:author="黄博阳" w:date="2026-03-02T11:34:51Z">
        <w:r>
          <w:rPr>
            <w:rFonts w:hint="eastAsia" w:ascii="宋体" w:hAnsi="宋体" w:cs="黑体"/>
            <w:lang w:eastAsia="zh-CN"/>
          </w:rPr>
          <w:t>SPLC</w:t>
        </w:r>
      </w:ins>
      <w:r>
        <w:rPr>
          <w:rFonts w:hint="eastAsia" w:ascii="宋体" w:hAnsi="宋体" w:cs="黑体"/>
        </w:rPr>
        <w:t>协议）发送关联请求报文，循环发送60s（可配，组网时限）；</w:t>
      </w:r>
    </w:p>
    <w:p w14:paraId="161E3CF6">
      <w:pPr>
        <w:numPr>
          <w:ilvl w:val="0"/>
          <w:numId w:val="42"/>
        </w:numPr>
        <w:rPr>
          <w:rFonts w:hint="eastAsia" w:ascii="宋体" w:hAnsi="宋体" w:cs="黑体"/>
        </w:rPr>
      </w:pPr>
      <w:r>
        <w:rPr>
          <w:rFonts w:hint="eastAsia" w:ascii="宋体" w:hAnsi="宋体" w:cs="黑体"/>
        </w:rPr>
        <w:t>各STA入网后，软件平台分别模拟STA1、STA2、STA3和STA4周期性发送MIMO训练帧和RU_SNR信息告知报文，其中RU_SNR信息告知报文“邻居站点位图”携带CCO位图，CCO的各个RU_SNR填写31（最大信噪比）；</w:t>
      </w:r>
    </w:p>
    <w:p w14:paraId="363C1C13">
      <w:pPr>
        <w:numPr>
          <w:ilvl w:val="0"/>
          <w:numId w:val="42"/>
        </w:numPr>
        <w:rPr>
          <w:rFonts w:hint="eastAsia" w:ascii="宋体" w:hAnsi="宋体" w:cs="黑体"/>
        </w:rPr>
      </w:pPr>
      <w:r>
        <w:rPr>
          <w:rFonts w:hint="eastAsia" w:ascii="宋体" w:hAnsi="宋体" w:cs="黑体"/>
        </w:rPr>
        <w:t>两个路由周期后，软件平台持续向待测CCO添加多个抄表任务（非四个，如三四十个），抄读对象为STA1、STA2、STA3和STA4；</w:t>
      </w:r>
    </w:p>
    <w:p w14:paraId="7BBEA03D">
      <w:pPr>
        <w:numPr>
          <w:ilvl w:val="0"/>
          <w:numId w:val="42"/>
        </w:numPr>
        <w:rPr>
          <w:rFonts w:hint="eastAsia" w:ascii="宋体" w:hAnsi="宋体" w:cs="黑体"/>
        </w:rPr>
      </w:pPr>
      <w:r>
        <w:rPr>
          <w:rFonts w:hint="eastAsia" w:ascii="宋体" w:hAnsi="宋体" w:cs="黑体"/>
        </w:rPr>
        <w:t>软件平台收到待测CCO发送的DL-OFDMA抄读请求帧及UL-OFDMA trigger帧后，分别模拟STA1、STA2、STA3和STA4，按照 trigger帧指示使用对应的RU和TIM发送UL-OFDMA数据帧；</w:t>
      </w:r>
    </w:p>
    <w:p w14:paraId="6BCDC253">
      <w:pPr>
        <w:numPr>
          <w:ilvl w:val="0"/>
          <w:numId w:val="42"/>
        </w:numPr>
        <w:rPr>
          <w:rFonts w:hint="eastAsia" w:ascii="宋体" w:hAnsi="宋体" w:cs="黑体"/>
        </w:rPr>
      </w:pPr>
      <w:r>
        <w:rPr>
          <w:rFonts w:hint="eastAsia" w:ascii="宋体" w:hAnsi="宋体" w:cs="黑体"/>
        </w:rPr>
        <w:t>接收机在持续时间内收到CCO合法的集中式中央信标（站点未入网）、关联指示报文或关联汇总指示报文、中央信标（集中式或分散式）、DL-OFDMA业务抄表帧、UL-OFDMA trigger帧、UL-OFDMA ACK帧，则用例成功。</w:t>
      </w:r>
    </w:p>
    <w:p w14:paraId="5FE0EC78">
      <w:pPr>
        <w:pStyle w:val="7"/>
        <w:rPr>
          <w:rFonts w:hint="eastAsia"/>
        </w:rPr>
      </w:pPr>
      <w:r>
        <w:rPr>
          <w:rFonts w:hint="eastAsia"/>
        </w:rPr>
        <w:t>CCO点对点访问测试</w:t>
      </w:r>
    </w:p>
    <w:p w14:paraId="7014AFA4">
      <w:pPr>
        <w:numPr>
          <w:ilvl w:val="0"/>
          <w:numId w:val="43"/>
        </w:numPr>
        <w:rPr>
          <w:rFonts w:ascii="宋体" w:hAnsi="宋体" w:cs="黑体"/>
        </w:rPr>
      </w:pPr>
      <w:r>
        <w:rPr>
          <w:rFonts w:hint="eastAsia" w:ascii="宋体" w:hAnsi="宋体" w:cs="黑体"/>
        </w:rPr>
        <w:t>待测CCO模块放置于性能/协议1号仓1号位置；</w:t>
      </w:r>
    </w:p>
    <w:p w14:paraId="1061C5DC">
      <w:pPr>
        <w:numPr>
          <w:ilvl w:val="0"/>
          <w:numId w:val="43"/>
        </w:numPr>
        <w:rPr>
          <w:rFonts w:hint="eastAsia" w:ascii="宋体" w:hAnsi="宋体" w:cs="黑体"/>
        </w:rPr>
      </w:pPr>
      <w:r>
        <w:rPr>
          <w:rFonts w:hint="eastAsia" w:ascii="宋体" w:hAnsi="宋体" w:cs="黑体"/>
        </w:rPr>
        <w:t>所有设备下电；</w:t>
      </w:r>
    </w:p>
    <w:p w14:paraId="6964F4F7">
      <w:pPr>
        <w:numPr>
          <w:ilvl w:val="0"/>
          <w:numId w:val="43"/>
        </w:numPr>
        <w:rPr>
          <w:rFonts w:hint="eastAsia" w:ascii="宋体" w:hAnsi="宋体" w:cs="黑体"/>
        </w:rPr>
      </w:pPr>
      <w:r>
        <w:rPr>
          <w:rFonts w:hint="eastAsia" w:ascii="宋体" w:hAnsi="宋体" w:cs="黑体"/>
        </w:rPr>
        <w:t>接收机上电，设置接收机频段为指定频段（可配，测试频段）；</w:t>
      </w:r>
    </w:p>
    <w:p w14:paraId="3FF27180">
      <w:pPr>
        <w:numPr>
          <w:ilvl w:val="0"/>
          <w:numId w:val="43"/>
        </w:numPr>
        <w:rPr>
          <w:rFonts w:hint="eastAsia" w:ascii="宋体" w:hAnsi="宋体" w:cs="黑体"/>
        </w:rPr>
      </w:pPr>
      <w:r>
        <w:rPr>
          <w:rFonts w:hint="eastAsia" w:ascii="宋体" w:hAnsi="宋体" w:cs="黑体"/>
        </w:rPr>
        <w:t>CCO上电，设置主节点地址（可配，主节点地址），白名单（STA1、STA2、STA3和STA4地址）；</w:t>
      </w:r>
    </w:p>
    <w:p w14:paraId="0102F44C">
      <w:pPr>
        <w:numPr>
          <w:ilvl w:val="0"/>
          <w:numId w:val="43"/>
        </w:numPr>
        <w:rPr>
          <w:rFonts w:hint="eastAsia" w:ascii="宋体" w:hAnsi="宋体" w:cs="黑体"/>
        </w:rPr>
      </w:pPr>
      <w:r>
        <w:rPr>
          <w:rFonts w:hint="eastAsia" w:ascii="宋体" w:hAnsi="宋体" w:cs="黑体"/>
        </w:rPr>
        <w:t xml:space="preserve">发射机上电，设置发射机频段为指定频段（可配，测试频段），上位机和发射机模拟标准STA1（符合PLC V2.0 </w:t>
      </w:r>
      <w:del w:id="357" w:author="黄博阳" w:date="2026-03-02T11:34:51Z">
        <w:r>
          <w:rPr>
            <w:rFonts w:hint="eastAsia" w:ascii="宋体" w:hAnsi="宋体" w:cs="黑体"/>
          </w:rPr>
          <w:delText>ISAC-PLC</w:delText>
        </w:r>
      </w:del>
      <w:ins w:id="358" w:author="黄博阳" w:date="2026-03-02T11:34:51Z">
        <w:r>
          <w:rPr>
            <w:rFonts w:hint="eastAsia" w:ascii="宋体" w:hAnsi="宋体" w:cs="黑体"/>
            <w:lang w:eastAsia="zh-CN"/>
          </w:rPr>
          <w:t>SPLC</w:t>
        </w:r>
      </w:ins>
      <w:r>
        <w:rPr>
          <w:rFonts w:hint="eastAsia" w:ascii="宋体" w:hAnsi="宋体" w:cs="黑体"/>
        </w:rPr>
        <w:t>协议）设备；</w:t>
      </w:r>
    </w:p>
    <w:p w14:paraId="068A21C8">
      <w:pPr>
        <w:numPr>
          <w:ilvl w:val="0"/>
          <w:numId w:val="43"/>
        </w:numPr>
        <w:rPr>
          <w:rFonts w:hint="eastAsia" w:ascii="宋体" w:hAnsi="宋体" w:cs="黑体"/>
        </w:rPr>
      </w:pPr>
      <w:r>
        <w:rPr>
          <w:rFonts w:hint="eastAsia" w:ascii="宋体" w:hAnsi="宋体" w:cs="黑体"/>
        </w:rPr>
        <w:t xml:space="preserve">收到待测CCO发送的合法中央信标后，上位机和发射机分别模拟STA1、STA3（符合PLC V2.0 </w:t>
      </w:r>
      <w:del w:id="359" w:author="黄博阳" w:date="2026-03-02T11:34:51Z">
        <w:r>
          <w:rPr>
            <w:rFonts w:hint="eastAsia" w:ascii="宋体" w:hAnsi="宋体" w:cs="黑体"/>
          </w:rPr>
          <w:delText>ISAC-PLC</w:delText>
        </w:r>
      </w:del>
      <w:ins w:id="360" w:author="黄博阳" w:date="2026-03-02T11:34:51Z">
        <w:r>
          <w:rPr>
            <w:rFonts w:hint="eastAsia" w:ascii="宋体" w:hAnsi="宋体" w:cs="黑体"/>
            <w:lang w:eastAsia="zh-CN"/>
          </w:rPr>
          <w:t>SPLC</w:t>
        </w:r>
      </w:ins>
      <w:r>
        <w:rPr>
          <w:rFonts w:hint="eastAsia" w:ascii="宋体" w:hAnsi="宋体" w:cs="黑体"/>
        </w:rPr>
        <w:t>协议）发送关联请求报文（候选代理节点为CCO），循环发送60s（可配，组网时限）；</w:t>
      </w:r>
    </w:p>
    <w:p w14:paraId="5A6E237A">
      <w:pPr>
        <w:numPr>
          <w:ilvl w:val="0"/>
          <w:numId w:val="43"/>
        </w:numPr>
        <w:rPr>
          <w:rFonts w:hint="eastAsia" w:ascii="宋体" w:hAnsi="宋体" w:cs="黑体"/>
        </w:rPr>
      </w:pPr>
      <w:r>
        <w:rPr>
          <w:rFonts w:hint="eastAsia" w:ascii="宋体" w:hAnsi="宋体" w:cs="黑体"/>
        </w:rPr>
        <w:t xml:space="preserve">STA1、STA3入网后，上位机和发射机模拟PCO1（原STA1）转发STA2（符合PLC V2.0 </w:t>
      </w:r>
      <w:del w:id="361" w:author="黄博阳" w:date="2026-03-02T11:34:51Z">
        <w:r>
          <w:rPr>
            <w:rFonts w:hint="eastAsia" w:ascii="宋体" w:hAnsi="宋体" w:cs="黑体"/>
          </w:rPr>
          <w:delText>ISAC-PLC</w:delText>
        </w:r>
      </w:del>
      <w:ins w:id="362" w:author="黄博阳" w:date="2026-03-02T11:34:51Z">
        <w:r>
          <w:rPr>
            <w:rFonts w:hint="eastAsia" w:ascii="宋体" w:hAnsi="宋体" w:cs="黑体"/>
            <w:lang w:eastAsia="zh-CN"/>
          </w:rPr>
          <w:t>SPLC</w:t>
        </w:r>
      </w:ins>
      <w:r>
        <w:rPr>
          <w:rFonts w:hint="eastAsia" w:ascii="宋体" w:hAnsi="宋体" w:cs="黑体"/>
        </w:rPr>
        <w:t>协议）的关联请求报文（候选代理节点为PCO1）申请入网；</w:t>
      </w:r>
    </w:p>
    <w:p w14:paraId="75EBB046">
      <w:pPr>
        <w:numPr>
          <w:ilvl w:val="0"/>
          <w:numId w:val="43"/>
        </w:numPr>
        <w:rPr>
          <w:rFonts w:hint="eastAsia" w:ascii="宋体" w:hAnsi="宋体" w:cs="黑体"/>
        </w:rPr>
      </w:pPr>
      <w:r>
        <w:rPr>
          <w:rFonts w:hint="eastAsia" w:ascii="宋体" w:hAnsi="宋体" w:cs="黑体"/>
        </w:rPr>
        <w:t xml:space="preserve">上位机和发射机模拟PCO3（原STA3）转发STA4（符合PLC V2.0 </w:t>
      </w:r>
      <w:del w:id="363" w:author="黄博阳" w:date="2026-03-02T11:34:51Z">
        <w:r>
          <w:rPr>
            <w:rFonts w:hint="eastAsia" w:ascii="宋体" w:hAnsi="宋体" w:cs="黑体"/>
          </w:rPr>
          <w:delText>ISAC-PLC</w:delText>
        </w:r>
      </w:del>
      <w:ins w:id="364" w:author="黄博阳" w:date="2026-03-02T11:34:51Z">
        <w:r>
          <w:rPr>
            <w:rFonts w:hint="eastAsia" w:ascii="宋体" w:hAnsi="宋体" w:cs="黑体"/>
            <w:lang w:eastAsia="zh-CN"/>
          </w:rPr>
          <w:t>SPLC</w:t>
        </w:r>
      </w:ins>
      <w:r>
        <w:rPr>
          <w:rFonts w:hint="eastAsia" w:ascii="宋体" w:hAnsi="宋体" w:cs="黑体"/>
        </w:rPr>
        <w:t>协议）的关联请求报文（候选代理节点为PCO3）申请入网；</w:t>
      </w:r>
    </w:p>
    <w:p w14:paraId="0D7B78B4">
      <w:pPr>
        <w:numPr>
          <w:ilvl w:val="0"/>
          <w:numId w:val="43"/>
        </w:numPr>
        <w:rPr>
          <w:rFonts w:hint="eastAsia" w:ascii="宋体" w:hAnsi="宋体" w:cs="黑体"/>
        </w:rPr>
      </w:pPr>
      <w:r>
        <w:rPr>
          <w:rFonts w:hint="eastAsia" w:ascii="宋体" w:hAnsi="宋体" w:cs="黑体"/>
        </w:rPr>
        <w:t>软件平台模拟PCO1转发STA2的站点TEI列表请求报文，其中站点MAC地址填写STA4的MAC地址；</w:t>
      </w:r>
    </w:p>
    <w:p w14:paraId="0CF57D2C">
      <w:pPr>
        <w:numPr>
          <w:ilvl w:val="0"/>
          <w:numId w:val="43"/>
        </w:numPr>
        <w:rPr>
          <w:rFonts w:hint="eastAsia" w:ascii="宋体" w:hAnsi="宋体" w:cs="黑体"/>
        </w:rPr>
      </w:pPr>
      <w:r>
        <w:rPr>
          <w:rFonts w:hint="eastAsia" w:ascii="宋体" w:hAnsi="宋体" w:cs="黑体"/>
        </w:rPr>
        <w:t>软件平台模拟PCO1转发STA2的业务报文，其中原始源填写STA2的TEI，原TEI填写PCO1的TEI，原始目的填写STA4的TEI，目的TEI填写CCO的TEI；</w:t>
      </w:r>
    </w:p>
    <w:p w14:paraId="5A4FD313">
      <w:pPr>
        <w:numPr>
          <w:ilvl w:val="0"/>
          <w:numId w:val="43"/>
        </w:numPr>
        <w:rPr>
          <w:rFonts w:hint="eastAsia" w:ascii="宋体" w:hAnsi="宋体" w:cs="黑体"/>
        </w:rPr>
      </w:pPr>
      <w:r>
        <w:rPr>
          <w:rFonts w:hint="eastAsia" w:ascii="宋体" w:hAnsi="宋体" w:cs="黑体"/>
        </w:rPr>
        <w:t>接收机在持续时间内收到CCO合法的集中式中央信标（站点未入网）、关联指示报文或关联汇总指示报文、关联确认报文、中央信标（集中式或分散式）、TEI列表回复报文、转发STA2的业务报文（原始源为STA2的TEI、原始目的为STA4的TEI），用例成功。</w:t>
      </w:r>
    </w:p>
    <w:p w14:paraId="06062504">
      <w:pPr>
        <w:pStyle w:val="7"/>
      </w:pPr>
      <w:r>
        <w:rPr>
          <w:rFonts w:hint="eastAsia"/>
        </w:rPr>
        <w:t>STA集中信标机制测试</w:t>
      </w:r>
    </w:p>
    <w:p w14:paraId="19FF9AFD">
      <w:pPr>
        <w:numPr>
          <w:ilvl w:val="0"/>
          <w:numId w:val="44"/>
        </w:numPr>
        <w:rPr>
          <w:rFonts w:ascii="宋体" w:hAnsi="宋体" w:cs="黑体"/>
        </w:rPr>
      </w:pPr>
      <w:r>
        <w:rPr>
          <w:rFonts w:hint="eastAsia" w:ascii="宋体" w:hAnsi="宋体" w:cs="黑体"/>
        </w:rPr>
        <w:t>待测STA模块放置于性能/协议2号仓1号位置；</w:t>
      </w:r>
    </w:p>
    <w:p w14:paraId="360BFB14">
      <w:pPr>
        <w:numPr>
          <w:ilvl w:val="0"/>
          <w:numId w:val="44"/>
        </w:numPr>
        <w:rPr>
          <w:rFonts w:ascii="宋体" w:hAnsi="宋体" w:cs="黑体"/>
        </w:rPr>
      </w:pPr>
      <w:r>
        <w:rPr>
          <w:rFonts w:hint="eastAsia" w:ascii="宋体" w:hAnsi="宋体" w:cs="黑体"/>
        </w:rPr>
        <w:t>所有设备下电</w:t>
      </w:r>
      <w:ins w:id="365" w:author="zhangbs" w:date="2026-02-21T19:50:50Z">
        <w:r>
          <w:rPr>
            <w:rFonts w:hint="eastAsia" w:ascii="宋体" w:hAnsi="宋体" w:cs="黑体"/>
            <w:lang w:eastAsia="zh-CN"/>
          </w:rPr>
          <w:t>；</w:t>
        </w:r>
      </w:ins>
    </w:p>
    <w:p w14:paraId="3C697116">
      <w:pPr>
        <w:numPr>
          <w:ilvl w:val="0"/>
          <w:numId w:val="44"/>
        </w:numPr>
        <w:rPr>
          <w:rFonts w:ascii="宋体" w:hAnsi="宋体" w:cs="黑体"/>
        </w:rPr>
      </w:pPr>
      <w:r>
        <w:rPr>
          <w:rFonts w:hint="eastAsia" w:ascii="宋体" w:hAnsi="宋体" w:cs="黑体"/>
        </w:rPr>
        <w:t>接收机上电，设置接收机频段为指定频段（可配，测试频段）；</w:t>
      </w:r>
    </w:p>
    <w:p w14:paraId="60F3EDB7">
      <w:pPr>
        <w:numPr>
          <w:ilvl w:val="0"/>
          <w:numId w:val="44"/>
        </w:numPr>
        <w:rPr>
          <w:rFonts w:ascii="宋体" w:hAnsi="宋体" w:cs="黑体"/>
        </w:rPr>
      </w:pPr>
      <w:r>
        <w:rPr>
          <w:rFonts w:hint="eastAsia" w:ascii="宋体" w:hAnsi="宋体" w:cs="黑体"/>
        </w:rPr>
        <w:t>发射机上电，设置发射机频段为指定频段，上位机和发射机模拟标准CCO设备；</w:t>
      </w:r>
    </w:p>
    <w:p w14:paraId="57938B09">
      <w:pPr>
        <w:numPr>
          <w:ilvl w:val="0"/>
          <w:numId w:val="44"/>
        </w:numPr>
        <w:rPr>
          <w:rFonts w:ascii="宋体" w:hAnsi="宋体" w:cs="黑体"/>
        </w:rPr>
      </w:pPr>
      <w:r>
        <w:rPr>
          <w:rFonts w:hint="eastAsia" w:ascii="宋体" w:hAnsi="宋体" w:cs="黑体"/>
        </w:rPr>
        <w:t>设置标准设备白名单（STA地址）</w:t>
      </w:r>
      <w:ins w:id="366" w:author="zhangbs" w:date="2026-02-21T19:50:55Z">
        <w:r>
          <w:rPr>
            <w:rFonts w:hint="eastAsia" w:ascii="宋体" w:hAnsi="宋体" w:cs="黑体"/>
            <w:lang w:eastAsia="zh-CN"/>
          </w:rPr>
          <w:t>；</w:t>
        </w:r>
      </w:ins>
    </w:p>
    <w:p w14:paraId="408D0829">
      <w:pPr>
        <w:numPr>
          <w:ilvl w:val="0"/>
          <w:numId w:val="44"/>
        </w:numPr>
        <w:rPr>
          <w:rFonts w:ascii="宋体" w:hAnsi="宋体" w:cs="黑体"/>
        </w:rPr>
      </w:pPr>
      <w:r>
        <w:rPr>
          <w:rFonts w:hint="eastAsia" w:ascii="宋体" w:hAnsi="宋体" w:cs="黑体"/>
        </w:rPr>
        <w:t>STA上电；</w:t>
      </w:r>
    </w:p>
    <w:p w14:paraId="28FBF0E2">
      <w:pPr>
        <w:numPr>
          <w:ilvl w:val="0"/>
          <w:numId w:val="44"/>
        </w:numPr>
        <w:rPr>
          <w:rFonts w:ascii="宋体" w:hAnsi="宋体" w:cs="黑体"/>
        </w:rPr>
      </w:pPr>
      <w:r>
        <w:rPr>
          <w:rFonts w:hint="eastAsia" w:ascii="宋体" w:hAnsi="宋体" w:cs="黑体"/>
        </w:rPr>
        <w:t>标准设备发送信标（信标机制状态位为0），等待STA入网，持续时间30s（可配，组网时限）；</w:t>
      </w:r>
    </w:p>
    <w:p w14:paraId="5847236B">
      <w:pPr>
        <w:numPr>
          <w:ilvl w:val="0"/>
          <w:numId w:val="44"/>
        </w:numPr>
        <w:rPr>
          <w:rFonts w:ascii="宋体" w:hAnsi="宋体" w:cs="黑体"/>
        </w:rPr>
      </w:pPr>
      <w:r>
        <w:rPr>
          <w:rFonts w:hint="eastAsia" w:ascii="宋体" w:hAnsi="宋体" w:cs="黑体"/>
        </w:rPr>
        <w:t>接收机在持续时间内收到STA的合法关联请求，则继续如下步骤，否则测试失败</w:t>
      </w:r>
      <w:ins w:id="367" w:author="zhangbs" w:date="2026-02-25T22:09:21Z">
        <w:r>
          <w:rPr>
            <w:rFonts w:hint="eastAsia" w:ascii="宋体" w:hAnsi="宋体" w:cs="黑体"/>
            <w:lang w:eastAsia="zh-CN"/>
          </w:rPr>
          <w:t>；</w:t>
        </w:r>
      </w:ins>
      <w:del w:id="368" w:author="zhangbs" w:date="2026-02-25T22:09:20Z">
        <w:r>
          <w:rPr>
            <w:rFonts w:hint="eastAsia" w:ascii="宋体" w:hAnsi="宋体" w:cs="黑体"/>
          </w:rPr>
          <w:delText>。</w:delText>
        </w:r>
      </w:del>
    </w:p>
    <w:p w14:paraId="7F0CF20B">
      <w:pPr>
        <w:numPr>
          <w:ilvl w:val="0"/>
          <w:numId w:val="44"/>
        </w:numPr>
        <w:rPr>
          <w:rFonts w:ascii="宋体" w:hAnsi="宋体" w:cs="黑体"/>
        </w:rPr>
      </w:pPr>
      <w:r>
        <w:rPr>
          <w:rFonts w:hint="eastAsia" w:ascii="宋体" w:hAnsi="宋体" w:cs="黑体"/>
        </w:rPr>
        <w:t>标准CCO回复关联确认，分配TEI给待测STA</w:t>
      </w:r>
      <w:ins w:id="369" w:author="zhangbs" w:date="2026-02-25T22:09:23Z">
        <w:r>
          <w:rPr>
            <w:rFonts w:hint="eastAsia" w:ascii="宋体" w:hAnsi="宋体" w:cs="黑体"/>
            <w:lang w:eastAsia="zh-CN"/>
          </w:rPr>
          <w:t>；</w:t>
        </w:r>
      </w:ins>
      <w:del w:id="370" w:author="zhangbs" w:date="2026-02-25T22:09:23Z">
        <w:r>
          <w:rPr>
            <w:rFonts w:hint="eastAsia" w:ascii="宋体" w:hAnsi="宋体" w:cs="黑体"/>
          </w:rPr>
          <w:delText>。</w:delText>
        </w:r>
      </w:del>
    </w:p>
    <w:p w14:paraId="70333568">
      <w:pPr>
        <w:numPr>
          <w:ilvl w:val="0"/>
          <w:numId w:val="44"/>
        </w:numPr>
        <w:rPr>
          <w:rFonts w:ascii="宋体" w:hAnsi="宋体" w:cs="黑体"/>
        </w:rPr>
      </w:pPr>
      <w:r>
        <w:rPr>
          <w:rFonts w:hint="eastAsia" w:ascii="宋体" w:hAnsi="宋体" w:cs="黑体"/>
        </w:rPr>
        <w:t>标准CCO发送中央信标（信标机制状态位为0），安排待测STA发现信标时隙，启动定时器30s（可配，发送时限）</w:t>
      </w:r>
      <w:ins w:id="371" w:author="zhangbs" w:date="2026-02-21T19:51:00Z">
        <w:r>
          <w:rPr>
            <w:rFonts w:hint="eastAsia" w:ascii="宋体" w:hAnsi="宋体" w:cs="黑体"/>
            <w:lang w:eastAsia="zh-CN"/>
          </w:rPr>
          <w:t>；</w:t>
        </w:r>
      </w:ins>
    </w:p>
    <w:p w14:paraId="58518811">
      <w:pPr>
        <w:numPr>
          <w:ilvl w:val="0"/>
          <w:numId w:val="44"/>
        </w:numPr>
        <w:rPr>
          <w:rFonts w:hint="eastAsia" w:ascii="宋体" w:hAnsi="宋体" w:cs="黑体"/>
        </w:rPr>
      </w:pPr>
      <w:r>
        <w:rPr>
          <w:rFonts w:hint="eastAsia" w:ascii="宋体" w:hAnsi="宋体" w:cs="黑体"/>
        </w:rPr>
        <w:t>接收机在持续时间内收到STA的合法发现信标，则测试成功。</w:t>
      </w:r>
    </w:p>
    <w:p w14:paraId="7A2DDF39">
      <w:pPr>
        <w:pStyle w:val="7"/>
      </w:pPr>
      <w:r>
        <w:rPr>
          <w:rFonts w:hint="eastAsia"/>
        </w:rPr>
        <w:t>STA分散信标机制测试</w:t>
      </w:r>
    </w:p>
    <w:p w14:paraId="4A7E6142">
      <w:pPr>
        <w:numPr>
          <w:ilvl w:val="0"/>
          <w:numId w:val="45"/>
        </w:numPr>
        <w:rPr>
          <w:rFonts w:ascii="宋体" w:hAnsi="宋体" w:cs="黑体"/>
        </w:rPr>
      </w:pPr>
      <w:r>
        <w:rPr>
          <w:rFonts w:hint="eastAsia" w:ascii="宋体" w:hAnsi="宋体" w:cs="黑体"/>
        </w:rPr>
        <w:t>待测STA模块放置于性能/协议2号仓1号位置；</w:t>
      </w:r>
    </w:p>
    <w:p w14:paraId="7FF642A1">
      <w:pPr>
        <w:numPr>
          <w:ilvl w:val="0"/>
          <w:numId w:val="45"/>
        </w:numPr>
        <w:rPr>
          <w:rFonts w:ascii="宋体" w:hAnsi="宋体" w:cs="黑体"/>
        </w:rPr>
      </w:pPr>
      <w:r>
        <w:rPr>
          <w:rFonts w:hint="eastAsia" w:ascii="宋体" w:hAnsi="宋体" w:cs="黑体"/>
        </w:rPr>
        <w:t>所有设备下电</w:t>
      </w:r>
      <w:ins w:id="372" w:author="zhangbs" w:date="2026-02-21T19:51:02Z">
        <w:r>
          <w:rPr>
            <w:rFonts w:hint="eastAsia" w:ascii="宋体" w:hAnsi="宋体" w:cs="黑体"/>
            <w:lang w:eastAsia="zh-CN"/>
          </w:rPr>
          <w:t>；</w:t>
        </w:r>
      </w:ins>
    </w:p>
    <w:p w14:paraId="126E6813">
      <w:pPr>
        <w:numPr>
          <w:ilvl w:val="0"/>
          <w:numId w:val="45"/>
        </w:numPr>
        <w:rPr>
          <w:rFonts w:ascii="宋体" w:hAnsi="宋体" w:cs="黑体"/>
        </w:rPr>
      </w:pPr>
      <w:r>
        <w:rPr>
          <w:rFonts w:hint="eastAsia" w:ascii="宋体" w:hAnsi="宋体" w:cs="黑体"/>
        </w:rPr>
        <w:t>接收机上电，设置接收机频段为指定频段（可配，测试频段）；</w:t>
      </w:r>
    </w:p>
    <w:p w14:paraId="4C94FE01">
      <w:pPr>
        <w:numPr>
          <w:ilvl w:val="0"/>
          <w:numId w:val="45"/>
        </w:numPr>
        <w:rPr>
          <w:rFonts w:ascii="宋体" w:hAnsi="宋体" w:cs="黑体"/>
        </w:rPr>
      </w:pPr>
      <w:r>
        <w:rPr>
          <w:rFonts w:hint="eastAsia" w:ascii="宋体" w:hAnsi="宋体" w:cs="黑体"/>
        </w:rPr>
        <w:t>发射机上电，设置发射机频段为指定频段，上位机和发射机模拟标准CCO设备；</w:t>
      </w:r>
    </w:p>
    <w:p w14:paraId="7015D3FF">
      <w:pPr>
        <w:numPr>
          <w:ilvl w:val="0"/>
          <w:numId w:val="45"/>
        </w:numPr>
        <w:rPr>
          <w:rFonts w:ascii="宋体" w:hAnsi="宋体" w:cs="黑体"/>
        </w:rPr>
      </w:pPr>
      <w:r>
        <w:rPr>
          <w:rFonts w:hint="eastAsia" w:ascii="宋体" w:hAnsi="宋体" w:cs="黑体"/>
        </w:rPr>
        <w:t>设置标准设备白名单（STA地址）</w:t>
      </w:r>
      <w:ins w:id="373" w:author="zhangbs" w:date="2026-02-21T19:51:07Z">
        <w:r>
          <w:rPr>
            <w:rFonts w:hint="eastAsia" w:ascii="宋体" w:hAnsi="宋体" w:cs="黑体"/>
            <w:lang w:eastAsia="zh-CN"/>
          </w:rPr>
          <w:t>；</w:t>
        </w:r>
      </w:ins>
    </w:p>
    <w:p w14:paraId="2A16FEE2">
      <w:pPr>
        <w:numPr>
          <w:ilvl w:val="0"/>
          <w:numId w:val="45"/>
        </w:numPr>
        <w:rPr>
          <w:rFonts w:ascii="宋体" w:hAnsi="宋体" w:cs="黑体"/>
        </w:rPr>
      </w:pPr>
      <w:r>
        <w:rPr>
          <w:rFonts w:hint="eastAsia" w:ascii="宋体" w:hAnsi="宋体" w:cs="黑体"/>
        </w:rPr>
        <w:t>STA上电；</w:t>
      </w:r>
    </w:p>
    <w:p w14:paraId="36CCFBED">
      <w:pPr>
        <w:numPr>
          <w:ilvl w:val="0"/>
          <w:numId w:val="45"/>
        </w:numPr>
        <w:rPr>
          <w:rFonts w:ascii="宋体" w:hAnsi="宋体" w:cs="黑体"/>
        </w:rPr>
      </w:pPr>
      <w:r>
        <w:rPr>
          <w:rFonts w:hint="eastAsia" w:ascii="宋体" w:hAnsi="宋体" w:cs="黑体"/>
        </w:rPr>
        <w:t>标准设备发送信标（信标机制状态位为</w:t>
      </w:r>
      <w:r>
        <w:rPr>
          <w:rFonts w:ascii="宋体" w:hAnsi="宋体" w:cs="黑体"/>
        </w:rPr>
        <w:t>1</w:t>
      </w:r>
      <w:r>
        <w:rPr>
          <w:rFonts w:hint="eastAsia" w:ascii="宋体" w:hAnsi="宋体" w:cs="黑体"/>
        </w:rPr>
        <w:t>），等待STA入网，持续时间30s（可配，组网时限）；</w:t>
      </w:r>
    </w:p>
    <w:p w14:paraId="69144607">
      <w:pPr>
        <w:numPr>
          <w:ilvl w:val="0"/>
          <w:numId w:val="45"/>
        </w:numPr>
        <w:rPr>
          <w:rFonts w:ascii="宋体" w:hAnsi="宋体" w:cs="黑体"/>
        </w:rPr>
      </w:pPr>
      <w:r>
        <w:rPr>
          <w:rFonts w:hint="eastAsia" w:ascii="宋体" w:hAnsi="宋体" w:cs="黑体"/>
        </w:rPr>
        <w:t>接收机在持续时间内收到STA的合法关联请求，则继续如下步骤，否则测试失败</w:t>
      </w:r>
      <w:ins w:id="374" w:author="zhangbs" w:date="2026-02-25T22:09:33Z">
        <w:r>
          <w:rPr>
            <w:rFonts w:hint="eastAsia" w:ascii="宋体" w:hAnsi="宋体" w:cs="黑体"/>
            <w:lang w:eastAsia="zh-CN"/>
          </w:rPr>
          <w:t>；</w:t>
        </w:r>
      </w:ins>
      <w:del w:id="375" w:author="zhangbs" w:date="2026-02-25T22:09:32Z">
        <w:r>
          <w:rPr>
            <w:rFonts w:hint="eastAsia" w:ascii="宋体" w:hAnsi="宋体" w:cs="黑体"/>
          </w:rPr>
          <w:delText>。</w:delText>
        </w:r>
      </w:del>
    </w:p>
    <w:p w14:paraId="443E7A62">
      <w:pPr>
        <w:numPr>
          <w:ilvl w:val="0"/>
          <w:numId w:val="45"/>
        </w:numPr>
        <w:rPr>
          <w:rFonts w:ascii="宋体" w:hAnsi="宋体" w:cs="黑体"/>
        </w:rPr>
      </w:pPr>
      <w:r>
        <w:rPr>
          <w:rFonts w:hint="eastAsia" w:ascii="宋体" w:hAnsi="宋体" w:cs="黑体"/>
        </w:rPr>
        <w:t>标准CCO回复关联确认，分配TEI给待测STA</w:t>
      </w:r>
      <w:ins w:id="376" w:author="zhangbs" w:date="2026-02-25T22:09:36Z">
        <w:r>
          <w:rPr>
            <w:rFonts w:hint="eastAsia" w:ascii="宋体" w:hAnsi="宋体" w:cs="黑体"/>
            <w:lang w:eastAsia="zh-CN"/>
          </w:rPr>
          <w:t>；</w:t>
        </w:r>
      </w:ins>
      <w:del w:id="377" w:author="zhangbs" w:date="2026-02-25T22:09:35Z">
        <w:r>
          <w:rPr>
            <w:rFonts w:hint="eastAsia" w:ascii="宋体" w:hAnsi="宋体" w:cs="黑体"/>
          </w:rPr>
          <w:delText>。</w:delText>
        </w:r>
      </w:del>
    </w:p>
    <w:p w14:paraId="7C88B53C">
      <w:pPr>
        <w:numPr>
          <w:ilvl w:val="0"/>
          <w:numId w:val="45"/>
        </w:numPr>
        <w:rPr>
          <w:rFonts w:ascii="宋体" w:hAnsi="宋体" w:cs="黑体"/>
        </w:rPr>
      </w:pPr>
      <w:r>
        <w:rPr>
          <w:rFonts w:hint="eastAsia" w:ascii="宋体" w:hAnsi="宋体" w:cs="黑体"/>
        </w:rPr>
        <w:t>标准CCO发送中央信标（信标机制状态位为</w:t>
      </w:r>
      <w:r>
        <w:rPr>
          <w:rFonts w:ascii="宋体" w:hAnsi="宋体" w:cs="黑体"/>
        </w:rPr>
        <w:t>1</w:t>
      </w:r>
      <w:r>
        <w:rPr>
          <w:rFonts w:hint="eastAsia" w:ascii="宋体" w:hAnsi="宋体" w:cs="黑体"/>
        </w:rPr>
        <w:t>），安排待测STA发现信标时隙，启动定时器30s（可配，发送时限）</w:t>
      </w:r>
      <w:ins w:id="378" w:author="zhangbs" w:date="2026-02-25T22:09:38Z">
        <w:r>
          <w:rPr>
            <w:rFonts w:hint="eastAsia" w:ascii="宋体" w:hAnsi="宋体" w:cs="黑体"/>
            <w:lang w:eastAsia="zh-CN"/>
          </w:rPr>
          <w:t>；</w:t>
        </w:r>
      </w:ins>
    </w:p>
    <w:p w14:paraId="5DA2E502">
      <w:pPr>
        <w:numPr>
          <w:ilvl w:val="0"/>
          <w:numId w:val="45"/>
        </w:numPr>
        <w:rPr>
          <w:rFonts w:hint="eastAsia" w:ascii="宋体" w:hAnsi="宋体" w:cs="黑体"/>
        </w:rPr>
      </w:pPr>
      <w:r>
        <w:rPr>
          <w:rFonts w:hint="eastAsia" w:ascii="宋体" w:hAnsi="宋体" w:cs="黑体"/>
        </w:rPr>
        <w:t>接收机在持续时间内收到STA的合法发现信标，则测试成功。</w:t>
      </w:r>
    </w:p>
    <w:p w14:paraId="25C75511">
      <w:pPr>
        <w:pStyle w:val="7"/>
      </w:pPr>
      <w:r>
        <w:rPr>
          <w:rFonts w:hint="eastAsia"/>
        </w:rPr>
        <w:t>STA第三方设备白名单管理测试</w:t>
      </w:r>
    </w:p>
    <w:p w14:paraId="01B924FA">
      <w:pPr>
        <w:ind w:firstLine="420" w:firstLineChars="200"/>
        <w:rPr>
          <w:rFonts w:hint="eastAsia"/>
        </w:rPr>
      </w:pPr>
      <w:r>
        <w:rPr>
          <w:rFonts w:hint="eastAsia"/>
        </w:rPr>
        <w:t>认证超时测试：</w:t>
      </w:r>
    </w:p>
    <w:p w14:paraId="016EDB19">
      <w:pPr>
        <w:numPr>
          <w:ilvl w:val="0"/>
          <w:numId w:val="46"/>
        </w:numPr>
        <w:rPr>
          <w:rFonts w:ascii="宋体" w:hAnsi="宋体" w:cs="黑体"/>
        </w:rPr>
      </w:pPr>
      <w:r>
        <w:rPr>
          <w:rFonts w:hint="eastAsia" w:ascii="宋体" w:hAnsi="宋体" w:cs="黑体"/>
        </w:rPr>
        <w:t>待测STA模块放置于性能/协议2号仓1号位置；</w:t>
      </w:r>
    </w:p>
    <w:p w14:paraId="520C9EB0">
      <w:pPr>
        <w:numPr>
          <w:ilvl w:val="0"/>
          <w:numId w:val="46"/>
        </w:numPr>
        <w:rPr>
          <w:rFonts w:ascii="宋体" w:hAnsi="宋体" w:cs="黑体"/>
        </w:rPr>
      </w:pPr>
      <w:r>
        <w:rPr>
          <w:rFonts w:hint="eastAsia" w:ascii="宋体" w:hAnsi="宋体" w:cs="黑体"/>
        </w:rPr>
        <w:t>所有设备下电</w:t>
      </w:r>
      <w:ins w:id="379" w:author="zhangbs" w:date="2026-02-21T19:51:13Z">
        <w:r>
          <w:rPr>
            <w:rFonts w:hint="eastAsia" w:ascii="宋体" w:hAnsi="宋体" w:cs="黑体"/>
            <w:lang w:eastAsia="zh-CN"/>
          </w:rPr>
          <w:t>；</w:t>
        </w:r>
      </w:ins>
    </w:p>
    <w:p w14:paraId="4198DE0D">
      <w:pPr>
        <w:numPr>
          <w:ilvl w:val="0"/>
          <w:numId w:val="46"/>
        </w:numPr>
        <w:rPr>
          <w:rFonts w:ascii="宋体" w:hAnsi="宋体" w:cs="黑体"/>
        </w:rPr>
      </w:pPr>
      <w:r>
        <w:rPr>
          <w:rFonts w:hint="eastAsia" w:ascii="宋体" w:hAnsi="宋体" w:cs="黑体"/>
        </w:rPr>
        <w:t>接收机上电，设置接收机频段为指定频段（可配，测试频段）；</w:t>
      </w:r>
    </w:p>
    <w:p w14:paraId="1BD2E1C0">
      <w:pPr>
        <w:numPr>
          <w:ilvl w:val="0"/>
          <w:numId w:val="46"/>
        </w:numPr>
        <w:rPr>
          <w:rFonts w:ascii="宋体" w:hAnsi="宋体" w:cs="黑体"/>
        </w:rPr>
      </w:pPr>
      <w:r>
        <w:rPr>
          <w:rFonts w:hint="eastAsia" w:ascii="宋体" w:hAnsi="宋体" w:cs="黑体"/>
        </w:rPr>
        <w:t>发射机上电，设置发射机频段为指定频段，上位机和发射机模拟标准CCO设备；</w:t>
      </w:r>
    </w:p>
    <w:p w14:paraId="44EBDE2D">
      <w:pPr>
        <w:numPr>
          <w:ilvl w:val="0"/>
          <w:numId w:val="46"/>
        </w:numPr>
        <w:rPr>
          <w:rFonts w:ascii="宋体" w:hAnsi="宋体" w:cs="黑体"/>
        </w:rPr>
      </w:pPr>
      <w:r>
        <w:rPr>
          <w:rFonts w:hint="eastAsia" w:ascii="宋体" w:hAnsi="宋体" w:cs="黑体"/>
        </w:rPr>
        <w:t>设置标准设备白名单（STA地址）</w:t>
      </w:r>
      <w:ins w:id="380" w:author="zhangbs" w:date="2026-02-21T19:51:16Z">
        <w:r>
          <w:rPr>
            <w:rFonts w:hint="eastAsia" w:ascii="宋体" w:hAnsi="宋体" w:cs="黑体"/>
            <w:lang w:eastAsia="zh-CN"/>
          </w:rPr>
          <w:t>；</w:t>
        </w:r>
      </w:ins>
    </w:p>
    <w:p w14:paraId="70CE111A">
      <w:pPr>
        <w:numPr>
          <w:ilvl w:val="0"/>
          <w:numId w:val="46"/>
        </w:numPr>
        <w:rPr>
          <w:rFonts w:ascii="宋体" w:hAnsi="宋体" w:cs="黑体"/>
        </w:rPr>
      </w:pPr>
      <w:r>
        <w:rPr>
          <w:rFonts w:hint="eastAsia" w:ascii="宋体" w:hAnsi="宋体" w:cs="黑体"/>
        </w:rPr>
        <w:t>STA上电；</w:t>
      </w:r>
    </w:p>
    <w:p w14:paraId="3E88EFB5">
      <w:pPr>
        <w:numPr>
          <w:ilvl w:val="0"/>
          <w:numId w:val="46"/>
        </w:numPr>
        <w:rPr>
          <w:rFonts w:ascii="宋体" w:hAnsi="宋体" w:cs="黑体"/>
        </w:rPr>
      </w:pPr>
      <w:r>
        <w:rPr>
          <w:rFonts w:hint="eastAsia" w:ascii="宋体" w:hAnsi="宋体" w:cs="黑体"/>
        </w:rPr>
        <w:t>标准设备发送信标，等待STA组网成功；</w:t>
      </w:r>
    </w:p>
    <w:p w14:paraId="7638D70A">
      <w:pPr>
        <w:numPr>
          <w:ilvl w:val="0"/>
          <w:numId w:val="46"/>
        </w:numPr>
        <w:rPr>
          <w:rFonts w:ascii="宋体" w:hAnsi="宋体" w:cs="黑体"/>
        </w:rPr>
      </w:pPr>
      <w:r>
        <w:rPr>
          <w:rFonts w:hint="eastAsia" w:ascii="宋体" w:hAnsi="宋体" w:cs="黑体"/>
        </w:rPr>
        <w:t xml:space="preserve">标准设备向被测STA发送“离线指示”（离线原因0x6：第三方设备认证超时），同时启动定时器100s； </w:t>
      </w:r>
    </w:p>
    <w:p w14:paraId="18EA3860">
      <w:pPr>
        <w:numPr>
          <w:ilvl w:val="0"/>
          <w:numId w:val="46"/>
        </w:numPr>
        <w:rPr>
          <w:rFonts w:ascii="宋体" w:hAnsi="宋体" w:cs="黑体"/>
        </w:rPr>
      </w:pPr>
      <w:r>
        <w:rPr>
          <w:rFonts w:hint="eastAsia" w:ascii="宋体" w:hAnsi="宋体" w:cs="黑体"/>
        </w:rPr>
        <w:t>接收机在持续时间内收到合法的STA关联请求报文，则用例成功。</w:t>
      </w:r>
    </w:p>
    <w:p w14:paraId="4B983613">
      <w:pPr>
        <w:ind w:firstLine="420" w:firstLineChars="200"/>
        <w:rPr>
          <w:rFonts w:hint="eastAsia"/>
        </w:rPr>
      </w:pPr>
      <w:r>
        <w:rPr>
          <w:rFonts w:hint="eastAsia"/>
        </w:rPr>
        <w:t>认证失败测试：</w:t>
      </w:r>
    </w:p>
    <w:p w14:paraId="6A2B0BBC">
      <w:pPr>
        <w:numPr>
          <w:ilvl w:val="0"/>
          <w:numId w:val="47"/>
        </w:numPr>
        <w:rPr>
          <w:rFonts w:ascii="宋体" w:hAnsi="宋体" w:cs="黑体"/>
        </w:rPr>
      </w:pPr>
      <w:r>
        <w:rPr>
          <w:rFonts w:hint="eastAsia" w:ascii="宋体" w:hAnsi="宋体" w:cs="黑体"/>
        </w:rPr>
        <w:t>待测STA模块放置于性能/协议2号仓1号位置；</w:t>
      </w:r>
    </w:p>
    <w:p w14:paraId="4AD432DB">
      <w:pPr>
        <w:numPr>
          <w:ilvl w:val="0"/>
          <w:numId w:val="47"/>
        </w:numPr>
        <w:rPr>
          <w:rFonts w:ascii="宋体" w:hAnsi="宋体" w:cs="黑体"/>
        </w:rPr>
      </w:pPr>
      <w:r>
        <w:rPr>
          <w:rFonts w:hint="eastAsia" w:ascii="宋体" w:hAnsi="宋体" w:cs="黑体"/>
        </w:rPr>
        <w:t>所有设备下电</w:t>
      </w:r>
      <w:ins w:id="381" w:author="zhangbs" w:date="2026-02-21T19:51:22Z">
        <w:r>
          <w:rPr>
            <w:rFonts w:hint="eastAsia" w:ascii="宋体" w:hAnsi="宋体" w:cs="黑体"/>
            <w:lang w:eastAsia="zh-CN"/>
          </w:rPr>
          <w:t>；</w:t>
        </w:r>
      </w:ins>
    </w:p>
    <w:p w14:paraId="5A24EA86">
      <w:pPr>
        <w:numPr>
          <w:ilvl w:val="0"/>
          <w:numId w:val="47"/>
        </w:numPr>
        <w:rPr>
          <w:rFonts w:ascii="宋体" w:hAnsi="宋体" w:cs="黑体"/>
        </w:rPr>
      </w:pPr>
      <w:r>
        <w:rPr>
          <w:rFonts w:hint="eastAsia" w:ascii="宋体" w:hAnsi="宋体" w:cs="黑体"/>
        </w:rPr>
        <w:t>接收机上电，设置接收机频段为指定频段（可配，测试频段）；</w:t>
      </w:r>
    </w:p>
    <w:p w14:paraId="1CC4C730">
      <w:pPr>
        <w:numPr>
          <w:ilvl w:val="0"/>
          <w:numId w:val="47"/>
        </w:numPr>
        <w:rPr>
          <w:rFonts w:ascii="宋体" w:hAnsi="宋体" w:cs="黑体"/>
        </w:rPr>
      </w:pPr>
      <w:r>
        <w:rPr>
          <w:rFonts w:hint="eastAsia" w:ascii="宋体" w:hAnsi="宋体" w:cs="黑体"/>
        </w:rPr>
        <w:t>发射机上电，设置发射机频段为指定频段，上位机和发射机模拟标准CCO设备；</w:t>
      </w:r>
    </w:p>
    <w:p w14:paraId="0FFECB98">
      <w:pPr>
        <w:numPr>
          <w:ilvl w:val="0"/>
          <w:numId w:val="47"/>
        </w:numPr>
        <w:rPr>
          <w:rFonts w:ascii="宋体" w:hAnsi="宋体" w:cs="黑体"/>
        </w:rPr>
      </w:pPr>
      <w:r>
        <w:rPr>
          <w:rFonts w:hint="eastAsia" w:ascii="宋体" w:hAnsi="宋体" w:cs="黑体"/>
        </w:rPr>
        <w:t>设置标准设备白名单（STA地址）</w:t>
      </w:r>
      <w:ins w:id="382" w:author="zhangbs" w:date="2026-02-21T19:51:25Z">
        <w:r>
          <w:rPr>
            <w:rFonts w:hint="eastAsia" w:ascii="宋体" w:hAnsi="宋体" w:cs="黑体"/>
            <w:lang w:eastAsia="zh-CN"/>
          </w:rPr>
          <w:t>；</w:t>
        </w:r>
      </w:ins>
    </w:p>
    <w:p w14:paraId="41842B6D">
      <w:pPr>
        <w:numPr>
          <w:ilvl w:val="0"/>
          <w:numId w:val="47"/>
        </w:numPr>
        <w:rPr>
          <w:rFonts w:ascii="宋体" w:hAnsi="宋体" w:cs="黑体"/>
        </w:rPr>
      </w:pPr>
      <w:r>
        <w:rPr>
          <w:rFonts w:hint="eastAsia" w:ascii="宋体" w:hAnsi="宋体" w:cs="黑体"/>
        </w:rPr>
        <w:t>STA上电；</w:t>
      </w:r>
    </w:p>
    <w:p w14:paraId="450BFD82">
      <w:pPr>
        <w:numPr>
          <w:ilvl w:val="0"/>
          <w:numId w:val="47"/>
        </w:numPr>
        <w:rPr>
          <w:rFonts w:ascii="宋体" w:hAnsi="宋体" w:cs="黑体"/>
        </w:rPr>
      </w:pPr>
      <w:r>
        <w:rPr>
          <w:rFonts w:hint="eastAsia" w:ascii="宋体" w:hAnsi="宋体" w:cs="黑体"/>
        </w:rPr>
        <w:t>标准设备发送信标，等待STA组网成功；</w:t>
      </w:r>
    </w:p>
    <w:p w14:paraId="3AC5BE92">
      <w:pPr>
        <w:numPr>
          <w:ilvl w:val="0"/>
          <w:numId w:val="47"/>
        </w:numPr>
        <w:rPr>
          <w:rFonts w:ascii="宋体" w:hAnsi="宋体" w:cs="黑体"/>
        </w:rPr>
      </w:pPr>
      <w:r>
        <w:rPr>
          <w:rFonts w:hint="eastAsia" w:ascii="宋体" w:hAnsi="宋体" w:cs="黑体"/>
        </w:rPr>
        <w:t xml:space="preserve">标准设备向被测STA发送“离线指示”（离线原因0x5：第三方设备认证失败），同时启动定时器100s； </w:t>
      </w:r>
    </w:p>
    <w:p w14:paraId="33592610">
      <w:pPr>
        <w:numPr>
          <w:ilvl w:val="0"/>
          <w:numId w:val="47"/>
        </w:numPr>
        <w:rPr>
          <w:rFonts w:hint="eastAsia" w:ascii="宋体" w:hAnsi="宋体" w:cs="黑体"/>
        </w:rPr>
      </w:pPr>
      <w:r>
        <w:rPr>
          <w:rFonts w:hint="eastAsia" w:ascii="宋体" w:hAnsi="宋体" w:cs="黑体"/>
        </w:rPr>
        <w:t>接收机在持续时间内未收到合法的STA关联请求报文，则用例成功。</w:t>
      </w:r>
    </w:p>
    <w:p w14:paraId="38035FCA">
      <w:pPr>
        <w:pStyle w:val="7"/>
      </w:pPr>
      <w:r>
        <w:rPr>
          <w:rFonts w:hint="eastAsia"/>
        </w:rPr>
        <w:t>STA报文聚合传输测试</w:t>
      </w:r>
    </w:p>
    <w:p w14:paraId="22268143">
      <w:pPr>
        <w:numPr>
          <w:ilvl w:val="0"/>
          <w:numId w:val="48"/>
        </w:numPr>
        <w:rPr>
          <w:rFonts w:hint="eastAsia" w:ascii="宋体" w:hAnsi="宋体" w:cs="黑体"/>
        </w:rPr>
      </w:pPr>
      <w:del w:id="383" w:author="zhangbs" w:date="2026-02-21T19:51:50Z">
        <w:r>
          <w:rPr>
            <w:rFonts w:hint="eastAsia"/>
          </w:rPr>
          <w:tab/>
        </w:r>
      </w:del>
      <w:r>
        <w:rPr>
          <w:rFonts w:hint="eastAsia" w:ascii="宋体" w:hAnsi="宋体" w:cs="黑体"/>
        </w:rPr>
        <w:t>待测STA模块放置于性能/协议2号仓1号位置；</w:t>
      </w:r>
    </w:p>
    <w:p w14:paraId="6D9F6535">
      <w:pPr>
        <w:numPr>
          <w:ilvl w:val="0"/>
          <w:numId w:val="48"/>
        </w:numPr>
        <w:rPr>
          <w:rFonts w:hint="eastAsia" w:ascii="宋体" w:hAnsi="宋体" w:cs="黑体"/>
        </w:rPr>
      </w:pPr>
      <w:del w:id="384" w:author="zhangbs" w:date="2026-02-21T19:51:48Z">
        <w:r>
          <w:rPr>
            <w:rFonts w:hint="eastAsia" w:ascii="宋体" w:hAnsi="宋体" w:cs="黑体"/>
          </w:rPr>
          <w:tab/>
        </w:r>
      </w:del>
      <w:r>
        <w:rPr>
          <w:rFonts w:hint="eastAsia" w:ascii="宋体" w:hAnsi="宋体" w:cs="黑体"/>
        </w:rPr>
        <w:t>所有设备下电</w:t>
      </w:r>
      <w:ins w:id="385" w:author="zhangbs" w:date="2026-02-21T19:51:31Z">
        <w:r>
          <w:rPr>
            <w:rFonts w:hint="eastAsia" w:ascii="宋体" w:hAnsi="宋体" w:cs="黑体"/>
            <w:lang w:eastAsia="zh-CN"/>
          </w:rPr>
          <w:t>；</w:t>
        </w:r>
      </w:ins>
    </w:p>
    <w:p w14:paraId="08ABC20C">
      <w:pPr>
        <w:numPr>
          <w:ilvl w:val="0"/>
          <w:numId w:val="48"/>
        </w:numPr>
        <w:rPr>
          <w:rFonts w:hint="eastAsia" w:ascii="宋体" w:hAnsi="宋体" w:cs="黑体"/>
        </w:rPr>
      </w:pPr>
      <w:del w:id="386" w:author="zhangbs" w:date="2026-02-21T19:51:47Z">
        <w:r>
          <w:rPr>
            <w:rFonts w:hint="eastAsia" w:ascii="宋体" w:hAnsi="宋体" w:cs="黑体"/>
          </w:rPr>
          <w:tab/>
        </w:r>
      </w:del>
      <w:r>
        <w:rPr>
          <w:rFonts w:hint="eastAsia" w:ascii="宋体" w:hAnsi="宋体" w:cs="黑体"/>
        </w:rPr>
        <w:t>接收机上电，设置接收机频段为指定频段（可配，测试频段）；</w:t>
      </w:r>
    </w:p>
    <w:p w14:paraId="64BF45B0">
      <w:pPr>
        <w:numPr>
          <w:ilvl w:val="0"/>
          <w:numId w:val="48"/>
        </w:numPr>
        <w:rPr>
          <w:rFonts w:hint="eastAsia" w:ascii="宋体" w:hAnsi="宋体" w:cs="黑体"/>
        </w:rPr>
      </w:pPr>
      <w:del w:id="387" w:author="zhangbs" w:date="2026-02-21T19:51:45Z">
        <w:r>
          <w:rPr>
            <w:rFonts w:hint="eastAsia" w:ascii="宋体" w:hAnsi="宋体" w:cs="黑体"/>
          </w:rPr>
          <w:tab/>
        </w:r>
      </w:del>
      <w:r>
        <w:rPr>
          <w:rFonts w:hint="eastAsia" w:ascii="宋体" w:hAnsi="宋体" w:cs="黑体"/>
        </w:rPr>
        <w:t>发射机上电，设置发射机频段为指定频段，上位机和发射机模拟标准CCO设备；</w:t>
      </w:r>
    </w:p>
    <w:p w14:paraId="2E75745D">
      <w:pPr>
        <w:numPr>
          <w:ilvl w:val="0"/>
          <w:numId w:val="48"/>
        </w:numPr>
        <w:rPr>
          <w:rFonts w:hint="eastAsia" w:ascii="宋体" w:hAnsi="宋体" w:cs="黑体"/>
        </w:rPr>
      </w:pPr>
      <w:del w:id="388" w:author="zhangbs" w:date="2026-02-21T19:51:41Z">
        <w:r>
          <w:rPr>
            <w:rFonts w:hint="eastAsia" w:ascii="宋体" w:hAnsi="宋体" w:cs="黑体"/>
          </w:rPr>
          <w:tab/>
        </w:r>
      </w:del>
      <w:r>
        <w:rPr>
          <w:rFonts w:hint="eastAsia" w:ascii="宋体" w:hAnsi="宋体" w:cs="黑体"/>
        </w:rPr>
        <w:t>设置标准设备白名单（STA地址）</w:t>
      </w:r>
      <w:ins w:id="389" w:author="zhangbs" w:date="2026-02-21T19:52:00Z">
        <w:r>
          <w:rPr>
            <w:rFonts w:hint="eastAsia" w:ascii="宋体" w:hAnsi="宋体" w:cs="黑体"/>
            <w:lang w:eastAsia="zh-CN"/>
          </w:rPr>
          <w:t>；</w:t>
        </w:r>
      </w:ins>
    </w:p>
    <w:p w14:paraId="1013FC32">
      <w:pPr>
        <w:numPr>
          <w:ilvl w:val="0"/>
          <w:numId w:val="48"/>
        </w:numPr>
        <w:rPr>
          <w:rFonts w:hint="eastAsia" w:ascii="宋体" w:hAnsi="宋体" w:cs="黑体"/>
        </w:rPr>
      </w:pPr>
      <w:del w:id="390" w:author="zhangbs" w:date="2026-02-21T19:51:52Z">
        <w:r>
          <w:rPr>
            <w:rFonts w:hint="eastAsia" w:ascii="宋体" w:hAnsi="宋体" w:cs="黑体"/>
          </w:rPr>
          <w:tab/>
        </w:r>
      </w:del>
      <w:r>
        <w:rPr>
          <w:rFonts w:hint="eastAsia" w:ascii="宋体" w:hAnsi="宋体" w:cs="黑体"/>
        </w:rPr>
        <w:t>STA上电；</w:t>
      </w:r>
    </w:p>
    <w:p w14:paraId="130380C4">
      <w:pPr>
        <w:numPr>
          <w:ilvl w:val="0"/>
          <w:numId w:val="48"/>
        </w:numPr>
        <w:rPr>
          <w:rFonts w:hint="eastAsia" w:ascii="宋体" w:hAnsi="宋体" w:cs="黑体"/>
        </w:rPr>
      </w:pPr>
      <w:del w:id="391" w:author="zhangbs" w:date="2026-02-21T19:51:53Z">
        <w:r>
          <w:rPr>
            <w:rFonts w:hint="eastAsia" w:ascii="宋体" w:hAnsi="宋体" w:cs="黑体"/>
          </w:rPr>
          <w:tab/>
        </w:r>
      </w:del>
      <w:r>
        <w:rPr>
          <w:rFonts w:hint="eastAsia" w:ascii="宋体" w:hAnsi="宋体" w:cs="黑体"/>
        </w:rPr>
        <w:t>标准设备发送信标，等待STA组网成功；</w:t>
      </w:r>
    </w:p>
    <w:p w14:paraId="109CCB7D">
      <w:pPr>
        <w:numPr>
          <w:ilvl w:val="0"/>
          <w:numId w:val="48"/>
        </w:numPr>
        <w:rPr>
          <w:rFonts w:hint="eastAsia" w:ascii="宋体" w:hAnsi="宋体" w:cs="黑体"/>
        </w:rPr>
      </w:pPr>
      <w:del w:id="392" w:author="zhangbs" w:date="2026-02-21T19:51:54Z">
        <w:r>
          <w:rPr>
            <w:rFonts w:hint="eastAsia" w:ascii="宋体" w:hAnsi="宋体" w:cs="黑体"/>
          </w:rPr>
          <w:tab/>
        </w:r>
      </w:del>
      <w:r>
        <w:rPr>
          <w:rFonts w:hint="eastAsia" w:ascii="宋体" w:hAnsi="宋体" w:cs="黑体"/>
        </w:rPr>
        <w:t>测试平台快速、连续地向待测STA发送3个“设备事件主动上报”报文，启动定时器3</w:t>
      </w:r>
      <w:r>
        <w:rPr>
          <w:rFonts w:ascii="宋体" w:hAnsi="宋体" w:cs="黑体"/>
        </w:rPr>
        <w:t>0</w:t>
      </w:r>
      <w:r>
        <w:rPr>
          <w:rFonts w:hint="eastAsia" w:ascii="宋体" w:hAnsi="宋体" w:cs="黑体"/>
        </w:rPr>
        <w:t xml:space="preserve">s； </w:t>
      </w:r>
    </w:p>
    <w:p w14:paraId="139FA402">
      <w:pPr>
        <w:numPr>
          <w:ilvl w:val="0"/>
          <w:numId w:val="48"/>
        </w:numPr>
        <w:rPr>
          <w:rFonts w:hint="eastAsia" w:ascii="宋体" w:hAnsi="宋体" w:cs="黑体"/>
        </w:rPr>
      </w:pPr>
      <w:del w:id="393" w:author="zhangbs" w:date="2026-02-21T19:51:55Z">
        <w:r>
          <w:rPr>
            <w:rFonts w:hint="eastAsia" w:ascii="宋体" w:hAnsi="宋体" w:cs="黑体"/>
          </w:rPr>
          <w:tab/>
        </w:r>
      </w:del>
      <w:r>
        <w:rPr>
          <w:rFonts w:hint="eastAsia" w:ascii="宋体" w:hAnsi="宋体" w:cs="黑体"/>
        </w:rPr>
        <w:t>接收机在持续时间内收到合法的STA聚合报文，则用例成功。</w:t>
      </w:r>
    </w:p>
    <w:p w14:paraId="21781C0C">
      <w:pPr>
        <w:pStyle w:val="7"/>
      </w:pPr>
      <w:r>
        <w:rPr>
          <w:rFonts w:hint="eastAsia"/>
        </w:rPr>
        <w:t>STA Bitloading训练测试</w:t>
      </w:r>
    </w:p>
    <w:p w14:paraId="5B95F655">
      <w:pPr>
        <w:numPr>
          <w:ilvl w:val="0"/>
          <w:numId w:val="49"/>
        </w:numPr>
        <w:rPr>
          <w:rFonts w:ascii="宋体" w:hAnsi="宋体" w:cs="黑体"/>
        </w:rPr>
      </w:pPr>
      <w:r>
        <w:rPr>
          <w:rFonts w:hint="eastAsia" w:ascii="宋体" w:hAnsi="宋体" w:cs="黑体"/>
        </w:rPr>
        <w:t>待测STA模块放置于性能/协议2号仓1号位置</w:t>
      </w:r>
      <w:ins w:id="394" w:author="zhangbs" w:date="2026-02-21T19:52:04Z">
        <w:r>
          <w:rPr>
            <w:rFonts w:hint="eastAsia" w:ascii="宋体" w:hAnsi="宋体" w:cs="黑体"/>
            <w:lang w:eastAsia="zh-CN"/>
          </w:rPr>
          <w:t>；</w:t>
        </w:r>
      </w:ins>
    </w:p>
    <w:p w14:paraId="2862B2F3">
      <w:pPr>
        <w:numPr>
          <w:ilvl w:val="0"/>
          <w:numId w:val="49"/>
        </w:numPr>
        <w:rPr>
          <w:rFonts w:ascii="宋体" w:hAnsi="宋体" w:cs="黑体"/>
        </w:rPr>
      </w:pPr>
      <w:r>
        <w:rPr>
          <w:rFonts w:hint="eastAsia" w:ascii="宋体" w:hAnsi="宋体" w:cs="黑体"/>
        </w:rPr>
        <w:t>所有设备下电</w:t>
      </w:r>
      <w:ins w:id="395" w:author="zhangbs" w:date="2026-02-21T19:52:06Z">
        <w:r>
          <w:rPr>
            <w:rFonts w:hint="eastAsia" w:ascii="宋体" w:hAnsi="宋体" w:cs="黑体"/>
            <w:lang w:eastAsia="zh-CN"/>
          </w:rPr>
          <w:t>；</w:t>
        </w:r>
      </w:ins>
    </w:p>
    <w:p w14:paraId="61D64CE7">
      <w:pPr>
        <w:numPr>
          <w:ilvl w:val="0"/>
          <w:numId w:val="49"/>
        </w:numPr>
        <w:rPr>
          <w:rFonts w:ascii="宋体" w:hAnsi="宋体" w:cs="黑体"/>
        </w:rPr>
      </w:pPr>
      <w:r>
        <w:rPr>
          <w:rFonts w:hint="eastAsia" w:ascii="宋体" w:hAnsi="宋体" w:cs="黑体"/>
        </w:rPr>
        <w:t>接收机上电，设置接收机频段为指定频段（可配，测试频段）；</w:t>
      </w:r>
    </w:p>
    <w:p w14:paraId="49960707">
      <w:pPr>
        <w:numPr>
          <w:ilvl w:val="0"/>
          <w:numId w:val="49"/>
        </w:numPr>
        <w:rPr>
          <w:rFonts w:ascii="宋体" w:hAnsi="宋体" w:cs="黑体"/>
        </w:rPr>
      </w:pPr>
      <w:r>
        <w:rPr>
          <w:rFonts w:hint="eastAsia" w:ascii="宋体" w:hAnsi="宋体" w:cs="黑体"/>
        </w:rPr>
        <w:t>发射机上电，设置发射机频段为指定频段，上位机和发射机模拟标准CCO设备；</w:t>
      </w:r>
    </w:p>
    <w:p w14:paraId="1A0DF762">
      <w:pPr>
        <w:numPr>
          <w:ilvl w:val="0"/>
          <w:numId w:val="49"/>
        </w:numPr>
        <w:rPr>
          <w:rFonts w:ascii="宋体" w:hAnsi="宋体" w:cs="黑体"/>
        </w:rPr>
      </w:pPr>
      <w:r>
        <w:rPr>
          <w:rFonts w:hint="eastAsia" w:ascii="宋体" w:hAnsi="宋体" w:cs="黑体"/>
        </w:rPr>
        <w:t>设置标准设备白名单（STA地址）</w:t>
      </w:r>
      <w:ins w:id="396" w:author="zhangbs" w:date="2026-02-21T19:52:08Z">
        <w:r>
          <w:rPr>
            <w:rFonts w:hint="eastAsia" w:ascii="宋体" w:hAnsi="宋体" w:cs="黑体"/>
            <w:lang w:eastAsia="zh-CN"/>
          </w:rPr>
          <w:t>；</w:t>
        </w:r>
      </w:ins>
    </w:p>
    <w:p w14:paraId="2141AD23">
      <w:pPr>
        <w:numPr>
          <w:ilvl w:val="0"/>
          <w:numId w:val="49"/>
        </w:numPr>
        <w:rPr>
          <w:rFonts w:ascii="宋体" w:hAnsi="宋体" w:cs="黑体"/>
        </w:rPr>
      </w:pPr>
      <w:r>
        <w:rPr>
          <w:rFonts w:hint="eastAsia" w:ascii="宋体" w:hAnsi="宋体" w:cs="黑体"/>
        </w:rPr>
        <w:t>STA上电；</w:t>
      </w:r>
    </w:p>
    <w:p w14:paraId="13B4471E">
      <w:pPr>
        <w:numPr>
          <w:ilvl w:val="0"/>
          <w:numId w:val="49"/>
        </w:numPr>
        <w:rPr>
          <w:rFonts w:ascii="宋体" w:hAnsi="宋体" w:cs="黑体"/>
        </w:rPr>
      </w:pPr>
      <w:r>
        <w:rPr>
          <w:rFonts w:hint="eastAsia" w:ascii="宋体" w:hAnsi="宋体" w:cs="黑体"/>
        </w:rPr>
        <w:t>标准设备发送信标，等待STA组网成功；</w:t>
      </w:r>
    </w:p>
    <w:p w14:paraId="500A6F08">
      <w:pPr>
        <w:numPr>
          <w:ilvl w:val="0"/>
          <w:numId w:val="49"/>
        </w:numPr>
      </w:pPr>
      <w:r>
        <w:rPr>
          <w:rFonts w:hint="eastAsia" w:ascii="宋体" w:hAnsi="宋体" w:cs="黑体"/>
        </w:rPr>
        <w:t>模拟</w:t>
      </w:r>
      <w:ins w:id="397" w:author="zhangbs" w:date="2026-02-25T22:10:37Z">
        <w:r>
          <w:rPr>
            <w:rFonts w:hint="eastAsia" w:ascii="宋体" w:hAnsi="宋体" w:cs="黑体"/>
          </w:rPr>
          <w:t>CCO</w:t>
        </w:r>
      </w:ins>
      <w:del w:id="398" w:author="zhangbs" w:date="2026-02-25T22:10:37Z">
        <w:r>
          <w:rPr>
            <w:rFonts w:hint="eastAsia"/>
          </w:rPr>
          <w:delText>CCO</w:delText>
        </w:r>
      </w:del>
      <w:r>
        <w:rPr>
          <w:rFonts w:hint="eastAsia"/>
        </w:rPr>
        <w:t>向被测</w:t>
      </w:r>
      <w:ins w:id="399" w:author="zhangbs" w:date="2026-02-25T22:10:42Z">
        <w:r>
          <w:rPr>
            <w:rFonts w:hint="eastAsia" w:ascii="宋体" w:hAnsi="宋体" w:cs="黑体"/>
          </w:rPr>
          <w:t>STA</w:t>
        </w:r>
      </w:ins>
      <w:del w:id="400" w:author="zhangbs" w:date="2026-02-25T22:10:42Z">
        <w:r>
          <w:rPr>
            <w:rFonts w:hint="eastAsia"/>
          </w:rPr>
          <w:delText>STA</w:delText>
        </w:r>
      </w:del>
      <w:r>
        <w:rPr>
          <w:rFonts w:hint="eastAsia"/>
        </w:rPr>
        <w:t>发送“训练请求”报文，启动定时器3</w:t>
      </w:r>
      <w:r>
        <w:t>0</w:t>
      </w:r>
      <w:r>
        <w:rPr>
          <w:rFonts w:hint="eastAsia"/>
        </w:rPr>
        <w:t xml:space="preserve">s； </w:t>
      </w:r>
    </w:p>
    <w:p w14:paraId="051D67C5">
      <w:pPr>
        <w:numPr>
          <w:ilvl w:val="0"/>
          <w:numId w:val="49"/>
        </w:numPr>
        <w:rPr>
          <w:rFonts w:ascii="宋体" w:hAnsi="宋体" w:cs="黑体"/>
        </w:rPr>
      </w:pPr>
      <w:r>
        <w:rPr>
          <w:rFonts w:hint="eastAsia" w:ascii="宋体" w:hAnsi="宋体" w:cs="黑体"/>
        </w:rPr>
        <w:t>接收机在持续时间内收到合法的STA“训练帧”，则继续，否则测试用例失败</w:t>
      </w:r>
      <w:ins w:id="401" w:author="zhangbs" w:date="2026-02-25T22:10:50Z">
        <w:r>
          <w:rPr>
            <w:rFonts w:hint="eastAsia" w:ascii="宋体" w:hAnsi="宋体" w:cs="黑体"/>
            <w:lang w:eastAsia="zh-CN"/>
          </w:rPr>
          <w:t>；</w:t>
        </w:r>
      </w:ins>
      <w:del w:id="402" w:author="zhangbs" w:date="2026-02-25T22:10:50Z">
        <w:r>
          <w:rPr>
            <w:rFonts w:hint="eastAsia" w:ascii="宋体" w:hAnsi="宋体" w:cs="黑体"/>
          </w:rPr>
          <w:delText>。</w:delText>
        </w:r>
      </w:del>
    </w:p>
    <w:p w14:paraId="5B7C8CEA">
      <w:pPr>
        <w:numPr>
          <w:ilvl w:val="0"/>
          <w:numId w:val="49"/>
        </w:numPr>
        <w:rPr>
          <w:rFonts w:ascii="宋体" w:hAnsi="宋体" w:cs="黑体"/>
        </w:rPr>
      </w:pPr>
      <w:r>
        <w:rPr>
          <w:rFonts w:hint="eastAsia" w:ascii="宋体" w:hAnsi="宋体" w:cs="黑体"/>
        </w:rPr>
        <w:t>模拟CCO向被测STA发送“训练结果更新请求”报文，启动定时器3</w:t>
      </w:r>
      <w:r>
        <w:rPr>
          <w:rFonts w:ascii="宋体" w:hAnsi="宋体" w:cs="黑体"/>
        </w:rPr>
        <w:t>0</w:t>
      </w:r>
      <w:r>
        <w:rPr>
          <w:rFonts w:hint="eastAsia" w:ascii="宋体" w:hAnsi="宋体" w:cs="黑体"/>
        </w:rPr>
        <w:t>s；</w:t>
      </w:r>
    </w:p>
    <w:p w14:paraId="74EB86FB">
      <w:pPr>
        <w:numPr>
          <w:ilvl w:val="0"/>
          <w:numId w:val="49"/>
        </w:numPr>
        <w:rPr>
          <w:rFonts w:hint="eastAsia" w:ascii="宋体" w:hAnsi="宋体" w:cs="黑体"/>
        </w:rPr>
      </w:pPr>
      <w:r>
        <w:rPr>
          <w:rFonts w:hint="eastAsia" w:ascii="宋体" w:hAnsi="宋体" w:cs="黑体"/>
        </w:rPr>
        <w:t>接收机在持续时间内收到合法的STA“训练结果更新确认”，则继续，否则测试用例失败</w:t>
      </w:r>
      <w:ins w:id="403" w:author="zhangbs" w:date="2026-02-25T22:10:53Z">
        <w:r>
          <w:rPr>
            <w:rFonts w:hint="eastAsia" w:ascii="宋体" w:hAnsi="宋体" w:cs="黑体"/>
            <w:lang w:eastAsia="zh-CN"/>
          </w:rPr>
          <w:t>；</w:t>
        </w:r>
      </w:ins>
      <w:del w:id="404" w:author="zhangbs" w:date="2026-02-25T22:10:52Z">
        <w:r>
          <w:rPr>
            <w:rFonts w:hint="eastAsia" w:ascii="宋体" w:hAnsi="宋体" w:cs="黑体"/>
          </w:rPr>
          <w:delText>。</w:delText>
        </w:r>
      </w:del>
    </w:p>
    <w:p w14:paraId="073DA24C">
      <w:pPr>
        <w:numPr>
          <w:ilvl w:val="0"/>
          <w:numId w:val="49"/>
        </w:numPr>
        <w:rPr>
          <w:rFonts w:ascii="宋体" w:hAnsi="宋体" w:cs="黑体"/>
        </w:rPr>
      </w:pPr>
      <w:r>
        <w:rPr>
          <w:rFonts w:hint="eastAsia" w:ascii="宋体" w:hAnsi="宋体" w:cs="黑体"/>
        </w:rPr>
        <w:t>模拟CCO向被测STA发送“训练取消请求”报文，启动定时器3</w:t>
      </w:r>
      <w:r>
        <w:rPr>
          <w:rFonts w:ascii="宋体" w:hAnsi="宋体" w:cs="黑体"/>
        </w:rPr>
        <w:t>0</w:t>
      </w:r>
      <w:r>
        <w:rPr>
          <w:rFonts w:hint="eastAsia" w:ascii="宋体" w:hAnsi="宋体" w:cs="黑体"/>
        </w:rPr>
        <w:t>s；</w:t>
      </w:r>
    </w:p>
    <w:p w14:paraId="593C19EF">
      <w:pPr>
        <w:numPr>
          <w:ilvl w:val="0"/>
          <w:numId w:val="49"/>
        </w:numPr>
        <w:rPr>
          <w:rFonts w:ascii="宋体" w:hAnsi="宋体" w:cs="黑体"/>
        </w:rPr>
      </w:pPr>
      <w:r>
        <w:rPr>
          <w:rFonts w:hint="eastAsia" w:ascii="宋体" w:hAnsi="宋体" w:cs="黑体"/>
        </w:rPr>
        <w:t>接收机在持续时间内收到合法的STA“训练取消确认”，则继续，否则测试用例失败</w:t>
      </w:r>
      <w:ins w:id="405" w:author="zhangbs" w:date="2026-02-25T22:10:56Z">
        <w:r>
          <w:rPr>
            <w:rFonts w:hint="eastAsia" w:ascii="宋体" w:hAnsi="宋体" w:cs="黑体"/>
            <w:lang w:eastAsia="zh-CN"/>
          </w:rPr>
          <w:t>；</w:t>
        </w:r>
      </w:ins>
      <w:del w:id="406" w:author="zhangbs" w:date="2026-02-25T22:10:55Z">
        <w:r>
          <w:rPr>
            <w:rFonts w:hint="eastAsia" w:ascii="宋体" w:hAnsi="宋体" w:cs="黑体"/>
          </w:rPr>
          <w:delText>。</w:delText>
        </w:r>
      </w:del>
    </w:p>
    <w:p w14:paraId="1750A665">
      <w:pPr>
        <w:numPr>
          <w:ilvl w:val="0"/>
          <w:numId w:val="49"/>
        </w:numPr>
        <w:rPr>
          <w:rFonts w:ascii="宋体" w:hAnsi="宋体" w:cs="黑体"/>
        </w:rPr>
      </w:pPr>
      <w:r>
        <w:rPr>
          <w:rFonts w:hint="eastAsia" w:ascii="宋体" w:hAnsi="宋体" w:cs="黑体"/>
        </w:rPr>
        <w:t>模拟CCO向被测STA发送“训练指示”报文，启动定时器3</w:t>
      </w:r>
      <w:r>
        <w:rPr>
          <w:rFonts w:ascii="宋体" w:hAnsi="宋体" w:cs="黑体"/>
        </w:rPr>
        <w:t>0</w:t>
      </w:r>
      <w:r>
        <w:rPr>
          <w:rFonts w:hint="eastAsia" w:ascii="宋体" w:hAnsi="宋体" w:cs="黑体"/>
        </w:rPr>
        <w:t>s；</w:t>
      </w:r>
    </w:p>
    <w:p w14:paraId="5F651BBE">
      <w:pPr>
        <w:numPr>
          <w:ilvl w:val="0"/>
          <w:numId w:val="49"/>
        </w:numPr>
        <w:rPr>
          <w:rFonts w:ascii="宋体" w:hAnsi="宋体" w:cs="黑体"/>
        </w:rPr>
      </w:pPr>
      <w:r>
        <w:rPr>
          <w:rFonts w:hint="eastAsia" w:ascii="宋体" w:hAnsi="宋体" w:cs="黑体"/>
        </w:rPr>
        <w:t>接收机在持续时间内收到合法的STA“训练请求”，则继续，否则测试用例失败</w:t>
      </w:r>
      <w:ins w:id="407" w:author="zhangbs" w:date="2026-02-25T22:10:58Z">
        <w:r>
          <w:rPr>
            <w:rFonts w:hint="eastAsia" w:ascii="宋体" w:hAnsi="宋体" w:cs="黑体"/>
            <w:lang w:eastAsia="zh-CN"/>
          </w:rPr>
          <w:t>；</w:t>
        </w:r>
      </w:ins>
      <w:del w:id="408" w:author="zhangbs" w:date="2026-02-25T22:10:58Z">
        <w:r>
          <w:rPr>
            <w:rFonts w:hint="eastAsia" w:ascii="宋体" w:hAnsi="宋体" w:cs="黑体"/>
          </w:rPr>
          <w:delText>。</w:delText>
        </w:r>
      </w:del>
    </w:p>
    <w:p w14:paraId="7F7BA014">
      <w:pPr>
        <w:numPr>
          <w:ilvl w:val="0"/>
          <w:numId w:val="49"/>
        </w:numPr>
        <w:rPr>
          <w:rFonts w:hint="eastAsia" w:ascii="宋体" w:hAnsi="宋体" w:cs="黑体"/>
        </w:rPr>
      </w:pPr>
      <w:r>
        <w:rPr>
          <w:rFonts w:hint="eastAsia" w:ascii="宋体" w:hAnsi="宋体" w:cs="黑体"/>
        </w:rPr>
        <w:t>模拟CCO向被测STA发送“训练帧”报文，启动定时器30s；</w:t>
      </w:r>
    </w:p>
    <w:p w14:paraId="51CBED4C">
      <w:pPr>
        <w:numPr>
          <w:ilvl w:val="0"/>
          <w:numId w:val="49"/>
        </w:numPr>
        <w:rPr>
          <w:rFonts w:ascii="宋体" w:hAnsi="宋体" w:cs="黑体"/>
        </w:rPr>
      </w:pPr>
      <w:r>
        <w:rPr>
          <w:rFonts w:hint="eastAsia" w:ascii="宋体" w:hAnsi="宋体" w:cs="黑体"/>
        </w:rPr>
        <w:t>接收机在持续时间内收到合法的STA“训练结果更新请求”，则测试用例通过。</w:t>
      </w:r>
    </w:p>
    <w:p w14:paraId="47F432B8">
      <w:pPr>
        <w:pStyle w:val="6"/>
        <w:rPr>
          <w:rFonts w:hint="eastAsia"/>
        </w:rPr>
      </w:pPr>
      <w:r>
        <w:t>应用层协议一致性测试</w:t>
      </w:r>
    </w:p>
    <w:p w14:paraId="6C1F8832">
      <w:pPr>
        <w:pStyle w:val="7"/>
      </w:pPr>
      <w:ins w:id="409" w:author="zhangbs" w:date="2026-02-21T19:54:02Z">
        <w:r>
          <w:rPr>
            <w:rFonts w:hint="eastAsia"/>
            <w:lang w:val="en-US" w:eastAsia="zh-CN"/>
          </w:rPr>
          <w:t xml:space="preserve"> </w:t>
        </w:r>
      </w:ins>
      <w:r>
        <w:rPr>
          <w:rFonts w:hint="eastAsia"/>
        </w:rPr>
        <w:t>CC</w:t>
      </w:r>
      <w:r>
        <w:t>O</w:t>
      </w:r>
      <w:r>
        <w:rPr>
          <w:rFonts w:hint="eastAsia"/>
        </w:rPr>
        <w:t>模块监测任务测试</w:t>
      </w:r>
    </w:p>
    <w:p w14:paraId="73F2354D">
      <w:pPr>
        <w:ind w:firstLine="420" w:firstLineChars="200"/>
        <w:rPr>
          <w:rFonts w:hint="eastAsia" w:ascii="宋体" w:hAnsi="宋体" w:eastAsia="宋体" w:cs="宋体"/>
          <w:lang w:eastAsia="zh-CN"/>
        </w:rPr>
      </w:pPr>
      <w:r>
        <w:rPr>
          <w:rFonts w:hint="eastAsia"/>
        </w:rPr>
        <w:t>CCO</w:t>
      </w:r>
      <w:r>
        <w:rPr>
          <w:rFonts w:hint="eastAsia" w:ascii="宋体" w:hAnsi="宋体" w:cs="宋体"/>
        </w:rPr>
        <w:t>配置模块检测任务下行报文测试</w:t>
      </w:r>
      <w:ins w:id="410" w:author="zhangbs" w:date="2026-02-25T22:11:10Z">
        <w:r>
          <w:rPr>
            <w:rFonts w:hint="eastAsia" w:ascii="宋体" w:hAnsi="宋体" w:cs="宋体"/>
            <w:lang w:eastAsia="zh-CN"/>
          </w:rPr>
          <w:t>：</w:t>
        </w:r>
      </w:ins>
    </w:p>
    <w:p w14:paraId="7CC8B559">
      <w:pPr>
        <w:numPr>
          <w:ilvl w:val="0"/>
          <w:numId w:val="50"/>
        </w:numPr>
        <w:rPr>
          <w:rFonts w:ascii="宋体" w:hAnsi="宋体" w:cs="黑体"/>
        </w:rPr>
      </w:pPr>
      <w:r>
        <w:rPr>
          <w:rFonts w:hint="eastAsia" w:ascii="宋体" w:hAnsi="宋体" w:cs="黑体"/>
        </w:rPr>
        <w:t>待测CCO模块放置于性能/协议1号仓1号位置；</w:t>
      </w:r>
    </w:p>
    <w:p w14:paraId="4DA1FB40">
      <w:pPr>
        <w:numPr>
          <w:ilvl w:val="0"/>
          <w:numId w:val="50"/>
        </w:numPr>
        <w:rPr>
          <w:rFonts w:ascii="宋体" w:hAnsi="宋体" w:cs="黑体"/>
        </w:rPr>
      </w:pPr>
      <w:r>
        <w:rPr>
          <w:rFonts w:hint="eastAsia" w:ascii="宋体" w:hAnsi="宋体" w:cs="黑体"/>
        </w:rPr>
        <w:t>所有设备下电；</w:t>
      </w:r>
    </w:p>
    <w:p w14:paraId="7B8302A0">
      <w:pPr>
        <w:numPr>
          <w:ilvl w:val="0"/>
          <w:numId w:val="50"/>
        </w:numPr>
        <w:rPr>
          <w:rFonts w:ascii="宋体" w:hAnsi="宋体" w:cs="黑体"/>
        </w:rPr>
      </w:pPr>
      <w:r>
        <w:rPr>
          <w:rFonts w:hint="eastAsia" w:ascii="宋体" w:hAnsi="宋体" w:cs="黑体"/>
        </w:rPr>
        <w:t>接收机上电，设置接收机频段为指定频段（可配，测试频段）；</w:t>
      </w:r>
    </w:p>
    <w:p w14:paraId="605FA2B7">
      <w:pPr>
        <w:numPr>
          <w:ilvl w:val="0"/>
          <w:numId w:val="50"/>
        </w:numPr>
        <w:rPr>
          <w:rFonts w:ascii="宋体" w:hAnsi="宋体" w:cs="黑体"/>
        </w:rPr>
      </w:pPr>
      <w:r>
        <w:rPr>
          <w:rFonts w:hint="eastAsia" w:ascii="宋体" w:hAnsi="宋体" w:cs="黑体"/>
        </w:rPr>
        <w:t>CCO上电，设置主节点地址（可配，主节点地址），白名单（STA地址）；</w:t>
      </w:r>
    </w:p>
    <w:p w14:paraId="51446DAD">
      <w:pPr>
        <w:numPr>
          <w:ilvl w:val="0"/>
          <w:numId w:val="50"/>
        </w:numPr>
        <w:rPr>
          <w:rFonts w:hint="eastAsia" w:ascii="宋体" w:hAnsi="宋体" w:cs="黑体"/>
        </w:rPr>
      </w:pPr>
      <w:r>
        <w:rPr>
          <w:rFonts w:hint="eastAsia" w:ascii="宋体" w:hAnsi="宋体" w:cs="黑体"/>
        </w:rPr>
        <w:t>发射机上电，设置发射机频段为指定频段（可配，测试频段），上位机和发射机模拟标准STA设备；</w:t>
      </w:r>
    </w:p>
    <w:p w14:paraId="7858AF3F">
      <w:pPr>
        <w:numPr>
          <w:ilvl w:val="0"/>
          <w:numId w:val="50"/>
        </w:numPr>
        <w:rPr>
          <w:rFonts w:ascii="宋体" w:hAnsi="宋体" w:cs="黑体"/>
        </w:rPr>
      </w:pPr>
      <w:r>
        <w:rPr>
          <w:rFonts w:hint="eastAsia" w:ascii="宋体" w:hAnsi="宋体" w:cs="黑体"/>
        </w:rPr>
        <w:t>标准设备发送信标，等待STA组网成功；</w:t>
      </w:r>
    </w:p>
    <w:p w14:paraId="742776F5">
      <w:pPr>
        <w:numPr>
          <w:ilvl w:val="0"/>
          <w:numId w:val="50"/>
        </w:numPr>
        <w:rPr>
          <w:rFonts w:ascii="宋体" w:hAnsi="宋体" w:cs="黑体"/>
        </w:rPr>
      </w:pPr>
      <w:r>
        <w:rPr>
          <w:rFonts w:hint="eastAsia" w:ascii="宋体" w:hAnsi="宋体" w:cs="黑体"/>
        </w:rPr>
        <w:t>软件平台向待测CCO添加下发模块检测任务，目的地址为模拟标准STA地址，启动定时器3</w:t>
      </w:r>
      <w:r>
        <w:rPr>
          <w:rFonts w:ascii="宋体" w:hAnsi="宋体" w:cs="黑体"/>
        </w:rPr>
        <w:t>0</w:t>
      </w:r>
      <w:r>
        <w:rPr>
          <w:rFonts w:hint="eastAsia" w:ascii="宋体" w:hAnsi="宋体" w:cs="黑体"/>
        </w:rPr>
        <w:t>s；</w:t>
      </w:r>
    </w:p>
    <w:p w14:paraId="1B08EBA6">
      <w:pPr>
        <w:numPr>
          <w:ilvl w:val="0"/>
          <w:numId w:val="50"/>
        </w:numPr>
        <w:rPr>
          <w:rFonts w:ascii="宋体" w:hAnsi="宋体" w:cs="黑体"/>
        </w:rPr>
      </w:pPr>
      <w:r>
        <w:rPr>
          <w:rFonts w:hint="eastAsia" w:ascii="宋体" w:hAnsi="宋体" w:cs="黑体"/>
        </w:rPr>
        <w:t>接收机在持续时间内收到合法的</w:t>
      </w:r>
      <w:r>
        <w:rPr>
          <w:rFonts w:ascii="宋体" w:hAnsi="宋体" w:cs="黑体"/>
        </w:rPr>
        <w:t>CCO</w:t>
      </w:r>
      <w:r>
        <w:rPr>
          <w:rFonts w:hint="eastAsia" w:ascii="宋体" w:hAnsi="宋体" w:cs="黑体"/>
        </w:rPr>
        <w:t>发送的“模块检测命令”，则测试用例通过。</w:t>
      </w:r>
    </w:p>
    <w:p w14:paraId="18929953">
      <w:pPr>
        <w:ind w:firstLine="420" w:firstLineChars="200"/>
        <w:rPr>
          <w:rFonts w:hint="eastAsia" w:eastAsia="宋体"/>
          <w:lang w:eastAsia="zh-CN"/>
        </w:rPr>
      </w:pPr>
      <w:r>
        <w:rPr>
          <w:rFonts w:hint="eastAsia"/>
        </w:rPr>
        <w:t>CCO查询模块检测任务下行报文测试</w:t>
      </w:r>
      <w:ins w:id="411" w:author="zhangbs" w:date="2026-02-25T22:11:18Z">
        <w:r>
          <w:rPr>
            <w:rFonts w:hint="eastAsia"/>
            <w:lang w:eastAsia="zh-CN"/>
          </w:rPr>
          <w:t>：</w:t>
        </w:r>
      </w:ins>
    </w:p>
    <w:p w14:paraId="0F4E52E4">
      <w:pPr>
        <w:numPr>
          <w:ilvl w:val="0"/>
          <w:numId w:val="51"/>
        </w:numPr>
        <w:rPr>
          <w:rFonts w:ascii="宋体" w:hAnsi="宋体" w:cs="黑体"/>
        </w:rPr>
      </w:pPr>
      <w:r>
        <w:rPr>
          <w:rFonts w:hint="eastAsia" w:ascii="宋体" w:hAnsi="宋体" w:cs="黑体"/>
        </w:rPr>
        <w:t>待测CCO模块放置于性能/协议1号仓1号位置；</w:t>
      </w:r>
    </w:p>
    <w:p w14:paraId="739E3C7A">
      <w:pPr>
        <w:numPr>
          <w:ilvl w:val="0"/>
          <w:numId w:val="51"/>
        </w:numPr>
        <w:rPr>
          <w:rFonts w:ascii="宋体" w:hAnsi="宋体" w:cs="黑体"/>
        </w:rPr>
      </w:pPr>
      <w:r>
        <w:rPr>
          <w:rFonts w:hint="eastAsia" w:ascii="宋体" w:hAnsi="宋体" w:cs="黑体"/>
        </w:rPr>
        <w:t>所有设备下电；</w:t>
      </w:r>
    </w:p>
    <w:p w14:paraId="291AC9B9">
      <w:pPr>
        <w:numPr>
          <w:ilvl w:val="0"/>
          <w:numId w:val="51"/>
        </w:numPr>
        <w:rPr>
          <w:rFonts w:ascii="宋体" w:hAnsi="宋体" w:cs="黑体"/>
        </w:rPr>
      </w:pPr>
      <w:r>
        <w:rPr>
          <w:rFonts w:hint="eastAsia" w:ascii="宋体" w:hAnsi="宋体" w:cs="黑体"/>
        </w:rPr>
        <w:t>接收机上电，设置接收机频段为指定频段（可配，测试频段）；</w:t>
      </w:r>
    </w:p>
    <w:p w14:paraId="22E9B6E0">
      <w:pPr>
        <w:numPr>
          <w:ilvl w:val="0"/>
          <w:numId w:val="51"/>
        </w:numPr>
        <w:rPr>
          <w:rFonts w:ascii="宋体" w:hAnsi="宋体" w:cs="黑体"/>
        </w:rPr>
      </w:pPr>
      <w:r>
        <w:rPr>
          <w:rFonts w:hint="eastAsia" w:ascii="宋体" w:hAnsi="宋体" w:cs="黑体"/>
        </w:rPr>
        <w:t>CCO上电，设置主节点地址（可配，主节点地址），白名单（STA地址）；</w:t>
      </w:r>
    </w:p>
    <w:p w14:paraId="1F4A8418">
      <w:pPr>
        <w:numPr>
          <w:ilvl w:val="0"/>
          <w:numId w:val="51"/>
        </w:numPr>
        <w:rPr>
          <w:rFonts w:hint="eastAsia" w:ascii="宋体" w:hAnsi="宋体" w:cs="黑体"/>
        </w:rPr>
      </w:pPr>
      <w:r>
        <w:rPr>
          <w:rFonts w:hint="eastAsia" w:ascii="宋体" w:hAnsi="宋体" w:cs="黑体"/>
        </w:rPr>
        <w:t>发射机上电，设置发射机频段为指定频段（可配，测试频段），上位机和发射机模拟标准STA设备；</w:t>
      </w:r>
    </w:p>
    <w:p w14:paraId="654261E0">
      <w:pPr>
        <w:numPr>
          <w:ilvl w:val="0"/>
          <w:numId w:val="51"/>
        </w:numPr>
        <w:rPr>
          <w:rFonts w:ascii="宋体" w:hAnsi="宋体" w:cs="黑体"/>
        </w:rPr>
      </w:pPr>
      <w:r>
        <w:rPr>
          <w:rFonts w:hint="eastAsia" w:ascii="宋体" w:hAnsi="宋体" w:cs="黑体"/>
        </w:rPr>
        <w:t>标准设备发送信标，等待STA组网成功；</w:t>
      </w:r>
    </w:p>
    <w:p w14:paraId="73BFDF27">
      <w:pPr>
        <w:numPr>
          <w:ilvl w:val="0"/>
          <w:numId w:val="51"/>
        </w:numPr>
        <w:rPr>
          <w:rFonts w:ascii="宋体" w:hAnsi="宋体" w:cs="黑体"/>
        </w:rPr>
      </w:pPr>
      <w:r>
        <w:rPr>
          <w:rFonts w:hint="eastAsia" w:ascii="宋体" w:hAnsi="宋体" w:cs="黑体"/>
        </w:rPr>
        <w:t>软件平台向待测CCO添加下发查询模块检测任务，目的地址为模拟标准STA地址，启动定时器3</w:t>
      </w:r>
      <w:r>
        <w:rPr>
          <w:rFonts w:ascii="宋体" w:hAnsi="宋体" w:cs="黑体"/>
        </w:rPr>
        <w:t>0</w:t>
      </w:r>
      <w:r>
        <w:rPr>
          <w:rFonts w:hint="eastAsia" w:ascii="宋体" w:hAnsi="宋体" w:cs="黑体"/>
        </w:rPr>
        <w:t>s；</w:t>
      </w:r>
    </w:p>
    <w:p w14:paraId="5547452E">
      <w:pPr>
        <w:numPr>
          <w:ilvl w:val="0"/>
          <w:numId w:val="51"/>
        </w:numPr>
        <w:rPr>
          <w:rFonts w:ascii="宋体" w:hAnsi="宋体" w:cs="黑体"/>
        </w:rPr>
      </w:pPr>
      <w:r>
        <w:rPr>
          <w:rFonts w:hint="eastAsia" w:ascii="宋体" w:hAnsi="宋体" w:cs="黑体"/>
        </w:rPr>
        <w:t>接收机在持续时间内收到合法的</w:t>
      </w:r>
      <w:r>
        <w:rPr>
          <w:rFonts w:ascii="宋体" w:hAnsi="宋体" w:cs="黑体"/>
        </w:rPr>
        <w:t>CCO</w:t>
      </w:r>
      <w:r>
        <w:rPr>
          <w:rFonts w:hint="eastAsia" w:ascii="宋体" w:hAnsi="宋体" w:cs="黑体"/>
        </w:rPr>
        <w:t>发送的“查询模块监测命令”，则测试用例通过。</w:t>
      </w:r>
    </w:p>
    <w:p w14:paraId="67F56EBA">
      <w:pPr>
        <w:pStyle w:val="7"/>
      </w:pPr>
      <w:ins w:id="412" w:author="zhangbs" w:date="2026-02-21T19:53:58Z">
        <w:r>
          <w:rPr>
            <w:rFonts w:hint="eastAsia"/>
            <w:lang w:val="en-US" w:eastAsia="zh-CN"/>
          </w:rPr>
          <w:t xml:space="preserve"> </w:t>
        </w:r>
      </w:ins>
      <w:r>
        <w:t>STA</w:t>
      </w:r>
      <w:r>
        <w:rPr>
          <w:rFonts w:hint="eastAsia"/>
        </w:rPr>
        <w:t>模块监测任务测试</w:t>
      </w:r>
    </w:p>
    <w:p w14:paraId="2C32C8A0">
      <w:pPr>
        <w:ind w:firstLine="420" w:firstLineChars="200"/>
        <w:rPr>
          <w:rFonts w:hint="eastAsia" w:eastAsia="宋体"/>
          <w:lang w:eastAsia="zh-CN"/>
        </w:rPr>
      </w:pPr>
      <w:ins w:id="413" w:author="zhangbs" w:date="2026-02-25T22:11:30Z">
        <w:r>
          <w:rPr>
            <w:rFonts w:hint="eastAsia" w:ascii="宋体" w:hAnsi="宋体" w:cs="黑体"/>
          </w:rPr>
          <w:t>STA</w:t>
        </w:r>
      </w:ins>
      <w:del w:id="414" w:author="zhangbs" w:date="2026-02-25T22:11:30Z">
        <w:r>
          <w:rPr>
            <w:rFonts w:hint="eastAsia"/>
          </w:rPr>
          <w:delText>STA</w:delText>
        </w:r>
      </w:del>
      <w:r>
        <w:rPr>
          <w:rFonts w:hint="eastAsia"/>
        </w:rPr>
        <w:t>响应查询模块监测任务上行报文测试</w:t>
      </w:r>
      <w:ins w:id="415" w:author="zhangbs" w:date="2026-02-25T22:11:33Z">
        <w:r>
          <w:rPr>
            <w:rFonts w:hint="eastAsia"/>
            <w:lang w:eastAsia="zh-CN"/>
          </w:rPr>
          <w:t>：</w:t>
        </w:r>
      </w:ins>
    </w:p>
    <w:p w14:paraId="78EDD75C">
      <w:pPr>
        <w:numPr>
          <w:ilvl w:val="0"/>
          <w:numId w:val="52"/>
        </w:numPr>
        <w:rPr>
          <w:rFonts w:hint="eastAsia" w:ascii="宋体" w:hAnsi="宋体" w:cs="黑体"/>
        </w:rPr>
      </w:pPr>
      <w:r>
        <w:rPr>
          <w:rFonts w:hint="eastAsia" w:ascii="宋体" w:hAnsi="宋体" w:cs="黑体"/>
        </w:rPr>
        <w:t>待测STA模块放置于性能/协议2号仓1号位置</w:t>
      </w:r>
      <w:ins w:id="416" w:author="zhangbs" w:date="2026-02-21T19:52:33Z">
        <w:r>
          <w:rPr>
            <w:rFonts w:hint="eastAsia" w:ascii="宋体" w:hAnsi="宋体" w:cs="黑体"/>
            <w:lang w:eastAsia="zh-CN"/>
          </w:rPr>
          <w:t>；</w:t>
        </w:r>
      </w:ins>
    </w:p>
    <w:p w14:paraId="50DAA1D2">
      <w:pPr>
        <w:numPr>
          <w:ilvl w:val="0"/>
          <w:numId w:val="52"/>
        </w:numPr>
        <w:rPr>
          <w:rFonts w:hint="eastAsia" w:ascii="宋体" w:hAnsi="宋体" w:cs="黑体"/>
        </w:rPr>
      </w:pPr>
      <w:r>
        <w:rPr>
          <w:rFonts w:hint="eastAsia" w:ascii="宋体" w:hAnsi="宋体" w:cs="黑体"/>
        </w:rPr>
        <w:t>所有设备下电</w:t>
      </w:r>
      <w:ins w:id="417" w:author="zhangbs" w:date="2026-02-21T19:52:35Z">
        <w:r>
          <w:rPr>
            <w:rFonts w:hint="eastAsia" w:ascii="宋体" w:hAnsi="宋体" w:cs="黑体"/>
            <w:lang w:eastAsia="zh-CN"/>
          </w:rPr>
          <w:t>；</w:t>
        </w:r>
      </w:ins>
    </w:p>
    <w:p w14:paraId="7176FB85">
      <w:pPr>
        <w:numPr>
          <w:ilvl w:val="0"/>
          <w:numId w:val="52"/>
        </w:numPr>
        <w:rPr>
          <w:rFonts w:hint="eastAsia" w:ascii="宋体" w:hAnsi="宋体" w:cs="黑体"/>
        </w:rPr>
      </w:pPr>
      <w:r>
        <w:rPr>
          <w:rFonts w:hint="eastAsia" w:ascii="宋体" w:hAnsi="宋体" w:cs="黑体"/>
        </w:rPr>
        <w:t>接收机上电，设置接收机频段为指定频段（可配，测试频段）；</w:t>
      </w:r>
    </w:p>
    <w:p w14:paraId="7A28B1FB">
      <w:pPr>
        <w:numPr>
          <w:ilvl w:val="0"/>
          <w:numId w:val="52"/>
        </w:numPr>
        <w:rPr>
          <w:rFonts w:hint="eastAsia" w:ascii="宋体" w:hAnsi="宋体" w:cs="黑体"/>
        </w:rPr>
      </w:pPr>
      <w:r>
        <w:rPr>
          <w:rFonts w:hint="eastAsia" w:ascii="宋体" w:hAnsi="宋体" w:cs="黑体"/>
        </w:rPr>
        <w:t>发射机上电，设置发射机频段为指定频段，上位机和发射机模拟标准CCO设备；</w:t>
      </w:r>
    </w:p>
    <w:p w14:paraId="3EA74589">
      <w:pPr>
        <w:numPr>
          <w:ilvl w:val="0"/>
          <w:numId w:val="52"/>
        </w:numPr>
        <w:rPr>
          <w:rFonts w:hint="eastAsia" w:ascii="宋体" w:hAnsi="宋体" w:cs="黑体"/>
        </w:rPr>
      </w:pPr>
      <w:r>
        <w:rPr>
          <w:rFonts w:hint="eastAsia" w:ascii="宋体" w:hAnsi="宋体" w:cs="黑体"/>
        </w:rPr>
        <w:t>设置标准设备白名单（STA地址）</w:t>
      </w:r>
      <w:ins w:id="418" w:author="zhangbs" w:date="2026-02-21T19:52:38Z">
        <w:r>
          <w:rPr>
            <w:rFonts w:hint="eastAsia" w:ascii="宋体" w:hAnsi="宋体" w:cs="黑体"/>
            <w:lang w:eastAsia="zh-CN"/>
          </w:rPr>
          <w:t>；</w:t>
        </w:r>
      </w:ins>
    </w:p>
    <w:p w14:paraId="2C333466">
      <w:pPr>
        <w:numPr>
          <w:ilvl w:val="0"/>
          <w:numId w:val="52"/>
        </w:numPr>
        <w:rPr>
          <w:rFonts w:hint="eastAsia" w:ascii="宋体" w:hAnsi="宋体" w:cs="黑体"/>
        </w:rPr>
      </w:pPr>
      <w:r>
        <w:rPr>
          <w:rFonts w:hint="eastAsia" w:ascii="宋体" w:hAnsi="宋体" w:cs="黑体"/>
        </w:rPr>
        <w:t>STA上电；</w:t>
      </w:r>
    </w:p>
    <w:p w14:paraId="09ECCEF8">
      <w:pPr>
        <w:numPr>
          <w:ilvl w:val="0"/>
          <w:numId w:val="52"/>
        </w:numPr>
        <w:rPr>
          <w:rFonts w:hint="eastAsia" w:ascii="宋体" w:hAnsi="宋体" w:cs="黑体"/>
        </w:rPr>
      </w:pPr>
      <w:r>
        <w:rPr>
          <w:rFonts w:hint="eastAsia" w:ascii="宋体" w:hAnsi="宋体" w:cs="黑体"/>
        </w:rPr>
        <w:t>标准设备发送信标，等待STA组网成功；</w:t>
      </w:r>
    </w:p>
    <w:p w14:paraId="4C133B0B">
      <w:pPr>
        <w:numPr>
          <w:ilvl w:val="0"/>
          <w:numId w:val="52"/>
        </w:numPr>
        <w:rPr>
          <w:rFonts w:hint="eastAsia" w:ascii="宋体" w:hAnsi="宋体" w:cs="黑体"/>
        </w:rPr>
      </w:pPr>
      <w:r>
        <w:rPr>
          <w:rFonts w:hint="eastAsia" w:ascii="宋体" w:hAnsi="宋体" w:cs="黑体"/>
        </w:rPr>
        <w:t>模拟标准CCO添加下发查询模块检测任务，目的地址为待测STA地址，启动定时器3</w:t>
      </w:r>
      <w:r>
        <w:rPr>
          <w:rFonts w:ascii="宋体" w:hAnsi="宋体" w:cs="黑体"/>
        </w:rPr>
        <w:t>0</w:t>
      </w:r>
      <w:r>
        <w:rPr>
          <w:rFonts w:hint="eastAsia" w:ascii="宋体" w:hAnsi="宋体" w:cs="黑体"/>
        </w:rPr>
        <w:t xml:space="preserve">s； </w:t>
      </w:r>
    </w:p>
    <w:p w14:paraId="608A3195">
      <w:pPr>
        <w:numPr>
          <w:ilvl w:val="0"/>
          <w:numId w:val="52"/>
        </w:numPr>
        <w:rPr>
          <w:rFonts w:hint="eastAsia" w:ascii="宋体" w:hAnsi="宋体" w:cs="黑体"/>
        </w:rPr>
      </w:pPr>
      <w:r>
        <w:rPr>
          <w:rFonts w:hint="eastAsia" w:ascii="宋体" w:hAnsi="宋体" w:cs="黑体"/>
        </w:rPr>
        <w:t>接收机在持续时间内收到合法的STA发送的“查询模块监测上行报文”，则测试用例通过。</w:t>
      </w:r>
    </w:p>
    <w:p w14:paraId="72BF6977">
      <w:pPr>
        <w:pStyle w:val="7"/>
      </w:pPr>
      <w:ins w:id="419" w:author="zhangbs" w:date="2026-02-21T19:53:56Z">
        <w:r>
          <w:rPr>
            <w:rFonts w:hint="eastAsia"/>
            <w:lang w:val="en-US" w:eastAsia="zh-CN"/>
          </w:rPr>
          <w:t xml:space="preserve"> </w:t>
        </w:r>
      </w:ins>
      <w:r>
        <w:rPr>
          <w:rFonts w:hint="eastAsia"/>
        </w:rPr>
        <w:t>C</w:t>
      </w:r>
      <w:r>
        <w:t>CO并发抄读测试</w:t>
      </w:r>
    </w:p>
    <w:p w14:paraId="172E5DB0">
      <w:pPr>
        <w:numPr>
          <w:ilvl w:val="0"/>
          <w:numId w:val="53"/>
        </w:numPr>
        <w:rPr>
          <w:rFonts w:ascii="宋体" w:hAnsi="宋体" w:cs="黑体"/>
        </w:rPr>
      </w:pPr>
      <w:r>
        <w:rPr>
          <w:rFonts w:hint="eastAsia" w:ascii="宋体" w:hAnsi="宋体" w:cs="黑体"/>
        </w:rPr>
        <w:t>待测CCO模块放置于性能/协议1号仓1号位置；</w:t>
      </w:r>
    </w:p>
    <w:p w14:paraId="47E66E30">
      <w:pPr>
        <w:numPr>
          <w:ilvl w:val="0"/>
          <w:numId w:val="53"/>
        </w:numPr>
        <w:rPr>
          <w:rFonts w:ascii="宋体" w:hAnsi="宋体" w:cs="黑体"/>
        </w:rPr>
      </w:pPr>
      <w:r>
        <w:rPr>
          <w:rFonts w:hint="eastAsia" w:ascii="宋体" w:hAnsi="宋体" w:cs="黑体"/>
        </w:rPr>
        <w:t>所有设备下电；</w:t>
      </w:r>
    </w:p>
    <w:p w14:paraId="3E7A9B39">
      <w:pPr>
        <w:numPr>
          <w:ilvl w:val="0"/>
          <w:numId w:val="53"/>
        </w:numPr>
        <w:rPr>
          <w:rFonts w:ascii="宋体" w:hAnsi="宋体" w:cs="黑体"/>
        </w:rPr>
      </w:pPr>
      <w:r>
        <w:rPr>
          <w:rFonts w:hint="eastAsia" w:ascii="宋体" w:hAnsi="宋体" w:cs="黑体"/>
        </w:rPr>
        <w:t>接收机上电，设置接收机频段为指定频段（可配，测试频段）；</w:t>
      </w:r>
    </w:p>
    <w:p w14:paraId="12EEA2A0">
      <w:pPr>
        <w:numPr>
          <w:ilvl w:val="0"/>
          <w:numId w:val="53"/>
        </w:numPr>
        <w:rPr>
          <w:rFonts w:ascii="宋体" w:hAnsi="宋体" w:cs="黑体"/>
        </w:rPr>
      </w:pPr>
      <w:r>
        <w:rPr>
          <w:rFonts w:hint="eastAsia" w:ascii="宋体" w:hAnsi="宋体" w:cs="黑体"/>
        </w:rPr>
        <w:t>CCO上电，设置主节点地址（可配，主节点地址），白名单（STA地址）；</w:t>
      </w:r>
    </w:p>
    <w:p w14:paraId="2D958A01">
      <w:pPr>
        <w:numPr>
          <w:ilvl w:val="0"/>
          <w:numId w:val="53"/>
        </w:numPr>
        <w:rPr>
          <w:rFonts w:ascii="宋体" w:hAnsi="宋体" w:cs="黑体"/>
        </w:rPr>
      </w:pPr>
      <w:r>
        <w:rPr>
          <w:rFonts w:hint="eastAsia" w:ascii="宋体" w:hAnsi="宋体" w:cs="黑体"/>
        </w:rPr>
        <w:t>发射机上电，设置发射机频段为指定频段（可配，测试频段），上位机和发射机模拟标准STA设备</w:t>
      </w:r>
      <w:ins w:id="420" w:author="zhangbs" w:date="2026-02-21T19:52:44Z">
        <w:r>
          <w:rPr>
            <w:rFonts w:hint="eastAsia" w:ascii="宋体" w:hAnsi="宋体" w:cs="黑体"/>
            <w:lang w:eastAsia="zh-CN"/>
          </w:rPr>
          <w:t>；</w:t>
        </w:r>
      </w:ins>
    </w:p>
    <w:p w14:paraId="37635316">
      <w:pPr>
        <w:numPr>
          <w:ilvl w:val="0"/>
          <w:numId w:val="53"/>
        </w:numPr>
        <w:rPr>
          <w:rFonts w:ascii="宋体" w:hAnsi="宋体" w:cs="黑体"/>
        </w:rPr>
      </w:pPr>
      <w:r>
        <w:rPr>
          <w:rFonts w:hint="eastAsia" w:ascii="宋体" w:hAnsi="宋体" w:cs="黑体"/>
        </w:rPr>
        <w:t>标准设备发送信标，等待STA组网成功；</w:t>
      </w:r>
    </w:p>
    <w:p w14:paraId="6A3566F5">
      <w:pPr>
        <w:numPr>
          <w:ilvl w:val="0"/>
          <w:numId w:val="53"/>
        </w:numPr>
        <w:rPr>
          <w:rFonts w:ascii="宋体" w:hAnsi="宋体" w:cs="黑体"/>
        </w:rPr>
      </w:pPr>
      <w:r>
        <w:rPr>
          <w:rFonts w:hint="eastAsia" w:ascii="宋体" w:hAnsi="宋体" w:cs="黑体"/>
        </w:rPr>
        <w:t>软件平台向待测CCO下发终端并发抄读设备任务，目的地址为模拟标准STA地址，报文列表中包含4条报文内容，启动定时器30s；</w:t>
      </w:r>
    </w:p>
    <w:p w14:paraId="4D299CDE">
      <w:pPr>
        <w:numPr>
          <w:ilvl w:val="0"/>
          <w:numId w:val="53"/>
        </w:numPr>
        <w:rPr>
          <w:rFonts w:hint="eastAsia" w:ascii="宋体" w:hAnsi="宋体" w:cs="黑体"/>
        </w:rPr>
      </w:pPr>
      <w:r>
        <w:rPr>
          <w:rFonts w:hint="eastAsia" w:ascii="宋体" w:hAnsi="宋体" w:cs="黑体"/>
        </w:rPr>
        <w:t>接收机在持续时间内收到合法的CCO发送的“终端并发抄读设备任务报文”，则测试用例通过。</w:t>
      </w:r>
    </w:p>
    <w:p w14:paraId="192E5EDE">
      <w:pPr>
        <w:pStyle w:val="7"/>
      </w:pPr>
      <w:ins w:id="421" w:author="zhangbs" w:date="2026-02-21T19:53:55Z">
        <w:r>
          <w:rPr>
            <w:rFonts w:hint="eastAsia"/>
            <w:lang w:val="en-US" w:eastAsia="zh-CN"/>
          </w:rPr>
          <w:t xml:space="preserve"> </w:t>
        </w:r>
      </w:ins>
      <w:r>
        <w:t>STA并发抄读测试</w:t>
      </w:r>
    </w:p>
    <w:p w14:paraId="4B3525DB">
      <w:pPr>
        <w:numPr>
          <w:ilvl w:val="0"/>
          <w:numId w:val="54"/>
        </w:numPr>
        <w:rPr>
          <w:rFonts w:ascii="宋体" w:hAnsi="宋体" w:cs="黑体"/>
        </w:rPr>
      </w:pPr>
      <w:r>
        <w:rPr>
          <w:rFonts w:hint="eastAsia" w:ascii="宋体" w:hAnsi="宋体" w:cs="黑体"/>
        </w:rPr>
        <w:t>待测STA模块放置于性能/协议2号仓1号位置</w:t>
      </w:r>
      <w:ins w:id="422" w:author="zhangbs" w:date="2026-02-21T19:52:48Z">
        <w:r>
          <w:rPr>
            <w:rFonts w:hint="eastAsia" w:ascii="宋体" w:hAnsi="宋体" w:cs="黑体"/>
            <w:lang w:eastAsia="zh-CN"/>
          </w:rPr>
          <w:t>；</w:t>
        </w:r>
      </w:ins>
    </w:p>
    <w:p w14:paraId="66986B09">
      <w:pPr>
        <w:numPr>
          <w:ilvl w:val="0"/>
          <w:numId w:val="54"/>
        </w:numPr>
        <w:rPr>
          <w:rFonts w:ascii="宋体" w:hAnsi="宋体" w:cs="黑体"/>
        </w:rPr>
      </w:pPr>
      <w:r>
        <w:rPr>
          <w:rFonts w:hint="eastAsia" w:ascii="宋体" w:hAnsi="宋体" w:cs="黑体"/>
        </w:rPr>
        <w:t>所有设备下电</w:t>
      </w:r>
      <w:ins w:id="423" w:author="zhangbs" w:date="2026-02-21T19:52:49Z">
        <w:r>
          <w:rPr>
            <w:rFonts w:hint="eastAsia" w:ascii="宋体" w:hAnsi="宋体" w:cs="黑体"/>
            <w:lang w:eastAsia="zh-CN"/>
          </w:rPr>
          <w:t>；</w:t>
        </w:r>
      </w:ins>
    </w:p>
    <w:p w14:paraId="3E59A215">
      <w:pPr>
        <w:numPr>
          <w:ilvl w:val="0"/>
          <w:numId w:val="54"/>
        </w:numPr>
        <w:rPr>
          <w:rFonts w:ascii="宋体" w:hAnsi="宋体" w:cs="黑体"/>
        </w:rPr>
      </w:pPr>
      <w:r>
        <w:rPr>
          <w:rFonts w:hint="eastAsia" w:ascii="宋体" w:hAnsi="宋体" w:cs="黑体"/>
        </w:rPr>
        <w:t>接收机上电，设置接收机频段为指定频段（可配，测试频段）；</w:t>
      </w:r>
    </w:p>
    <w:p w14:paraId="7482AB41">
      <w:pPr>
        <w:numPr>
          <w:ilvl w:val="0"/>
          <w:numId w:val="54"/>
        </w:numPr>
        <w:rPr>
          <w:rFonts w:ascii="宋体" w:hAnsi="宋体" w:cs="黑体"/>
        </w:rPr>
      </w:pPr>
      <w:r>
        <w:rPr>
          <w:rFonts w:hint="eastAsia" w:ascii="宋体" w:hAnsi="宋体" w:cs="黑体"/>
        </w:rPr>
        <w:t>发射机上电，设置发射机频段为指定频段，上位机和发射机模拟标准CCO设备；</w:t>
      </w:r>
    </w:p>
    <w:p w14:paraId="4E1FD4C5">
      <w:pPr>
        <w:numPr>
          <w:ilvl w:val="0"/>
          <w:numId w:val="54"/>
        </w:numPr>
        <w:rPr>
          <w:rFonts w:ascii="宋体" w:hAnsi="宋体" w:cs="黑体"/>
        </w:rPr>
      </w:pPr>
      <w:r>
        <w:rPr>
          <w:rFonts w:hint="eastAsia" w:ascii="宋体" w:hAnsi="宋体" w:cs="黑体"/>
        </w:rPr>
        <w:t>设置标准设备白名单（STA地址）</w:t>
      </w:r>
      <w:ins w:id="424" w:author="zhangbs" w:date="2026-02-21T19:52:51Z">
        <w:r>
          <w:rPr>
            <w:rFonts w:hint="eastAsia" w:ascii="宋体" w:hAnsi="宋体" w:cs="黑体"/>
            <w:lang w:eastAsia="zh-CN"/>
          </w:rPr>
          <w:t>；</w:t>
        </w:r>
      </w:ins>
    </w:p>
    <w:p w14:paraId="0D9DCA0E">
      <w:pPr>
        <w:numPr>
          <w:ilvl w:val="0"/>
          <w:numId w:val="54"/>
        </w:numPr>
        <w:rPr>
          <w:rFonts w:ascii="宋体" w:hAnsi="宋体" w:cs="黑体"/>
        </w:rPr>
      </w:pPr>
      <w:r>
        <w:rPr>
          <w:rFonts w:hint="eastAsia" w:ascii="宋体" w:hAnsi="宋体" w:cs="黑体"/>
        </w:rPr>
        <w:t>STA上电；</w:t>
      </w:r>
    </w:p>
    <w:p w14:paraId="72FCDE1F">
      <w:pPr>
        <w:numPr>
          <w:ilvl w:val="0"/>
          <w:numId w:val="54"/>
        </w:numPr>
        <w:rPr>
          <w:rFonts w:ascii="宋体" w:hAnsi="宋体" w:cs="黑体"/>
        </w:rPr>
      </w:pPr>
      <w:r>
        <w:rPr>
          <w:rFonts w:hint="eastAsia" w:ascii="宋体" w:hAnsi="宋体" w:cs="黑体"/>
        </w:rPr>
        <w:t>标准设备发送信标，等待STA组网成功；</w:t>
      </w:r>
    </w:p>
    <w:p w14:paraId="34F60827">
      <w:pPr>
        <w:numPr>
          <w:ilvl w:val="0"/>
          <w:numId w:val="54"/>
        </w:numPr>
        <w:rPr>
          <w:rFonts w:ascii="宋体" w:hAnsi="宋体" w:cs="黑体"/>
        </w:rPr>
      </w:pPr>
      <w:r>
        <w:rPr>
          <w:rFonts w:hint="eastAsia" w:ascii="宋体" w:hAnsi="宋体" w:cs="黑体"/>
        </w:rPr>
        <w:t xml:space="preserve">模拟CCO下发终端并发抄读设备任务，目的地址为待测STA地址，报文列表中包含4条报文内容，启动定时器30s； </w:t>
      </w:r>
    </w:p>
    <w:p w14:paraId="37C63F08">
      <w:pPr>
        <w:numPr>
          <w:ilvl w:val="0"/>
          <w:numId w:val="54"/>
        </w:numPr>
        <w:rPr>
          <w:rFonts w:hint="eastAsia" w:ascii="宋体" w:hAnsi="宋体" w:cs="黑体"/>
        </w:rPr>
      </w:pPr>
      <w:r>
        <w:rPr>
          <w:rFonts w:hint="eastAsia" w:ascii="宋体" w:hAnsi="宋体" w:cs="黑体"/>
        </w:rPr>
        <w:t>接收机在持续时间内收到合法的STA发送的“终端并发抄读设备上行报文”，则测试用例通过。</w:t>
      </w:r>
    </w:p>
    <w:p w14:paraId="02EFD34F">
      <w:pPr>
        <w:pStyle w:val="7"/>
      </w:pPr>
      <w:ins w:id="425" w:author="zhangbs" w:date="2026-02-21T19:53:52Z">
        <w:r>
          <w:rPr>
            <w:rFonts w:hint="eastAsia"/>
            <w:lang w:val="en-US" w:eastAsia="zh-CN"/>
          </w:rPr>
          <w:t xml:space="preserve"> </w:t>
        </w:r>
      </w:ins>
      <w:r>
        <w:rPr>
          <w:rFonts w:hint="eastAsia"/>
        </w:rPr>
        <w:t>直连</w:t>
      </w:r>
      <w:r>
        <w:t>站点间通信测试</w:t>
      </w:r>
    </w:p>
    <w:p w14:paraId="20484EBE">
      <w:pPr>
        <w:numPr>
          <w:ilvl w:val="0"/>
          <w:numId w:val="55"/>
        </w:numPr>
        <w:rPr>
          <w:rFonts w:hint="eastAsia" w:ascii="宋体" w:hAnsi="宋体" w:cs="黑体"/>
        </w:rPr>
      </w:pPr>
      <w:del w:id="426" w:author="zhangbs" w:date="2026-02-21T17:02:05Z">
        <w:r>
          <w:rPr>
            <w:rFonts w:hint="eastAsia"/>
          </w:rPr>
          <w:tab/>
        </w:r>
      </w:del>
      <w:r>
        <w:rPr>
          <w:rFonts w:hint="eastAsia" w:ascii="宋体" w:hAnsi="宋体" w:cs="黑体"/>
        </w:rPr>
        <w:t>待测STA模块放置于性能/协议2号仓1号位置；</w:t>
      </w:r>
    </w:p>
    <w:p w14:paraId="34C11D88">
      <w:pPr>
        <w:numPr>
          <w:ilvl w:val="0"/>
          <w:numId w:val="55"/>
        </w:numPr>
        <w:rPr>
          <w:rFonts w:hint="eastAsia" w:ascii="宋体" w:hAnsi="宋体" w:cs="黑体"/>
        </w:rPr>
      </w:pPr>
      <w:del w:id="427" w:author="zhangbs" w:date="2026-02-21T17:02:07Z">
        <w:r>
          <w:rPr>
            <w:rFonts w:hint="eastAsia" w:ascii="宋体" w:hAnsi="宋体" w:cs="黑体"/>
          </w:rPr>
          <w:tab/>
        </w:r>
      </w:del>
      <w:r>
        <w:rPr>
          <w:rFonts w:hint="eastAsia" w:ascii="宋体" w:hAnsi="宋体" w:cs="黑体"/>
        </w:rPr>
        <w:t>所有设备下电；</w:t>
      </w:r>
    </w:p>
    <w:p w14:paraId="2209F6DB">
      <w:pPr>
        <w:numPr>
          <w:ilvl w:val="0"/>
          <w:numId w:val="55"/>
        </w:numPr>
        <w:rPr>
          <w:rFonts w:hint="eastAsia" w:ascii="宋体" w:hAnsi="宋体" w:cs="黑体"/>
        </w:rPr>
      </w:pPr>
      <w:r>
        <w:rPr>
          <w:rFonts w:hint="eastAsia" w:ascii="宋体" w:hAnsi="宋体" w:cs="黑体"/>
        </w:rPr>
        <w:t>接收机上电，设置接收机频段为指定频段（可配，测试频段）；</w:t>
      </w:r>
    </w:p>
    <w:p w14:paraId="6178361E">
      <w:pPr>
        <w:numPr>
          <w:ilvl w:val="0"/>
          <w:numId w:val="55"/>
        </w:numPr>
        <w:rPr>
          <w:rFonts w:hint="eastAsia" w:ascii="宋体" w:hAnsi="宋体" w:cs="黑体"/>
        </w:rPr>
      </w:pPr>
      <w:r>
        <w:rPr>
          <w:rFonts w:hint="eastAsia" w:ascii="宋体" w:hAnsi="宋体" w:cs="黑体"/>
        </w:rPr>
        <w:t>发射机上电，设置发射机频段为指定频段，上位机和发射机模拟标准CCO、S</w:t>
      </w:r>
      <w:r>
        <w:rPr>
          <w:rFonts w:ascii="宋体" w:hAnsi="宋体" w:cs="黑体"/>
        </w:rPr>
        <w:t>TA</w:t>
      </w:r>
      <w:r>
        <w:rPr>
          <w:rFonts w:hint="eastAsia" w:ascii="宋体" w:hAnsi="宋体" w:cs="黑体"/>
        </w:rPr>
        <w:t>设备；</w:t>
      </w:r>
    </w:p>
    <w:p w14:paraId="711728C1">
      <w:pPr>
        <w:numPr>
          <w:ilvl w:val="0"/>
          <w:numId w:val="55"/>
        </w:numPr>
        <w:rPr>
          <w:rFonts w:hint="eastAsia" w:ascii="宋体" w:hAnsi="宋体" w:cs="黑体"/>
        </w:rPr>
      </w:pPr>
      <w:r>
        <w:rPr>
          <w:rFonts w:hint="eastAsia" w:ascii="宋体" w:hAnsi="宋体" w:cs="黑体"/>
        </w:rPr>
        <w:t>设置标准设备白名单（STA地址）</w:t>
      </w:r>
      <w:ins w:id="428" w:author="zhangbs" w:date="2026-02-21T19:53:02Z">
        <w:r>
          <w:rPr>
            <w:rFonts w:hint="eastAsia" w:ascii="宋体" w:hAnsi="宋体" w:cs="黑体"/>
            <w:lang w:eastAsia="zh-CN"/>
          </w:rPr>
          <w:t>；</w:t>
        </w:r>
      </w:ins>
    </w:p>
    <w:p w14:paraId="02732ECF">
      <w:pPr>
        <w:numPr>
          <w:ilvl w:val="0"/>
          <w:numId w:val="55"/>
        </w:numPr>
        <w:rPr>
          <w:rFonts w:hint="eastAsia" w:ascii="宋体" w:hAnsi="宋体" w:cs="黑体"/>
        </w:rPr>
      </w:pPr>
      <w:r>
        <w:rPr>
          <w:rFonts w:hint="eastAsia" w:ascii="宋体" w:hAnsi="宋体" w:cs="黑体"/>
        </w:rPr>
        <w:t>STA上电；</w:t>
      </w:r>
    </w:p>
    <w:p w14:paraId="7A51AEAF">
      <w:pPr>
        <w:numPr>
          <w:ilvl w:val="0"/>
          <w:numId w:val="55"/>
        </w:numPr>
        <w:rPr>
          <w:rFonts w:ascii="宋体" w:hAnsi="宋体" w:cs="黑体"/>
        </w:rPr>
      </w:pPr>
      <w:r>
        <w:rPr>
          <w:rFonts w:hint="eastAsia" w:ascii="宋体" w:hAnsi="宋体" w:cs="黑体"/>
        </w:rPr>
        <w:t>标准设备发送信标，等待STA组网成功；</w:t>
      </w:r>
    </w:p>
    <w:p w14:paraId="121EEE61">
      <w:pPr>
        <w:numPr>
          <w:ilvl w:val="0"/>
          <w:numId w:val="55"/>
        </w:numPr>
        <w:rPr>
          <w:rFonts w:hint="eastAsia" w:ascii="宋体" w:hAnsi="宋体" w:cs="黑体"/>
        </w:rPr>
      </w:pPr>
      <w:r>
        <w:rPr>
          <w:rFonts w:hint="eastAsia" w:ascii="宋体" w:hAnsi="宋体" w:cs="黑体"/>
        </w:rPr>
        <w:t>模拟标准STA发送“发现列表”报文</w:t>
      </w:r>
      <w:ins w:id="429" w:author="zhangbs" w:date="2026-02-25T22:12:10Z">
        <w:r>
          <w:rPr>
            <w:rFonts w:hint="eastAsia" w:ascii="宋体" w:hAnsi="宋体" w:cs="黑体"/>
            <w:lang w:eastAsia="zh-CN"/>
          </w:rPr>
          <w:t>；</w:t>
        </w:r>
      </w:ins>
      <w:del w:id="430" w:author="zhangbs" w:date="2026-02-25T22:12:06Z">
        <w:r>
          <w:rPr>
            <w:rFonts w:hint="eastAsia" w:ascii="宋体" w:hAnsi="宋体" w:cs="黑体"/>
          </w:rPr>
          <w:delText>。</w:delText>
        </w:r>
      </w:del>
    </w:p>
    <w:p w14:paraId="42101C59">
      <w:pPr>
        <w:numPr>
          <w:ilvl w:val="0"/>
          <w:numId w:val="55"/>
        </w:numPr>
        <w:rPr>
          <w:rFonts w:hint="eastAsia" w:ascii="宋体" w:hAnsi="宋体" w:cs="黑体"/>
        </w:rPr>
      </w:pPr>
      <w:r>
        <w:rPr>
          <w:rFonts w:hint="eastAsia" w:ascii="宋体" w:hAnsi="宋体" w:cs="黑体"/>
        </w:rPr>
        <w:t xml:space="preserve">软件平台向待测STA发送“站点间通信”报文，目的地址填写模拟标准STA的地址，启动定时器30s； </w:t>
      </w:r>
    </w:p>
    <w:p w14:paraId="473717C0">
      <w:pPr>
        <w:numPr>
          <w:ilvl w:val="0"/>
          <w:numId w:val="55"/>
        </w:numPr>
        <w:rPr>
          <w:rFonts w:ascii="宋体" w:hAnsi="宋体" w:cs="黑体"/>
        </w:rPr>
      </w:pPr>
      <w:r>
        <w:rPr>
          <w:rFonts w:hint="eastAsia" w:ascii="宋体" w:hAnsi="宋体" w:cs="黑体"/>
        </w:rPr>
        <w:t>接收机在持续时间内收到被测STA向标准STA发送的“站点间通信”报文，则测试用例通过。</w:t>
      </w:r>
    </w:p>
    <w:p w14:paraId="04C69E03">
      <w:pPr>
        <w:pStyle w:val="7"/>
        <w:rPr>
          <w:rFonts w:hint="eastAsia"/>
        </w:rPr>
      </w:pPr>
      <w:ins w:id="431" w:author="zhangbs" w:date="2026-02-21T19:53:50Z">
        <w:r>
          <w:rPr>
            <w:rFonts w:hint="eastAsia"/>
            <w:lang w:val="en-US" w:eastAsia="zh-CN"/>
          </w:rPr>
          <w:t xml:space="preserve"> </w:t>
        </w:r>
      </w:ins>
      <w:r>
        <w:rPr>
          <w:rFonts w:hint="eastAsia"/>
        </w:rPr>
        <w:t>非直连</w:t>
      </w:r>
      <w:r>
        <w:t>站点间通信测试</w:t>
      </w:r>
    </w:p>
    <w:p w14:paraId="45D9CB3D">
      <w:pPr>
        <w:numPr>
          <w:ilvl w:val="0"/>
          <w:numId w:val="56"/>
        </w:numPr>
        <w:rPr>
          <w:rFonts w:ascii="宋体" w:hAnsi="宋体" w:cs="黑体"/>
        </w:rPr>
      </w:pPr>
      <w:r>
        <w:rPr>
          <w:rFonts w:hint="eastAsia" w:ascii="宋体" w:hAnsi="宋体" w:cs="黑体"/>
        </w:rPr>
        <w:t>待测STA模块放置于性能/协议2号仓1号位置</w:t>
      </w:r>
      <w:ins w:id="432" w:author="zhangbs" w:date="2026-02-21T19:53:07Z">
        <w:r>
          <w:rPr>
            <w:rFonts w:hint="eastAsia" w:ascii="宋体" w:hAnsi="宋体" w:cs="黑体"/>
            <w:lang w:eastAsia="zh-CN"/>
          </w:rPr>
          <w:t>；</w:t>
        </w:r>
      </w:ins>
    </w:p>
    <w:p w14:paraId="1C8C421C">
      <w:pPr>
        <w:numPr>
          <w:ilvl w:val="0"/>
          <w:numId w:val="56"/>
        </w:numPr>
        <w:rPr>
          <w:rFonts w:ascii="宋体" w:hAnsi="宋体" w:cs="黑体"/>
        </w:rPr>
      </w:pPr>
      <w:r>
        <w:rPr>
          <w:rFonts w:hint="eastAsia" w:ascii="宋体" w:hAnsi="宋体" w:cs="黑体"/>
        </w:rPr>
        <w:t>所有设备下电</w:t>
      </w:r>
      <w:ins w:id="433" w:author="zhangbs" w:date="2026-02-21T19:53:08Z">
        <w:r>
          <w:rPr>
            <w:rFonts w:hint="eastAsia" w:ascii="宋体" w:hAnsi="宋体" w:cs="黑体"/>
            <w:lang w:eastAsia="zh-CN"/>
          </w:rPr>
          <w:t>；</w:t>
        </w:r>
      </w:ins>
    </w:p>
    <w:p w14:paraId="2A75FB3E">
      <w:pPr>
        <w:numPr>
          <w:ilvl w:val="0"/>
          <w:numId w:val="56"/>
        </w:numPr>
        <w:rPr>
          <w:rFonts w:ascii="宋体" w:hAnsi="宋体" w:cs="黑体"/>
        </w:rPr>
      </w:pPr>
      <w:r>
        <w:rPr>
          <w:rFonts w:hint="eastAsia" w:ascii="宋体" w:hAnsi="宋体" w:cs="黑体"/>
        </w:rPr>
        <w:t>接收机上电，设置接收机频段为指定频段（可配，测试频段）；</w:t>
      </w:r>
    </w:p>
    <w:p w14:paraId="76EC5939">
      <w:pPr>
        <w:numPr>
          <w:ilvl w:val="0"/>
          <w:numId w:val="56"/>
        </w:numPr>
        <w:rPr>
          <w:rFonts w:ascii="宋体" w:hAnsi="宋体" w:cs="黑体"/>
        </w:rPr>
      </w:pPr>
      <w:r>
        <w:rPr>
          <w:rFonts w:hint="eastAsia" w:ascii="宋体" w:hAnsi="宋体" w:cs="黑体"/>
        </w:rPr>
        <w:t>发射机上电，设置发射机频段为指定频段，上位机和发射机模拟标准CCO、STA设备；</w:t>
      </w:r>
    </w:p>
    <w:p w14:paraId="3A86855B">
      <w:pPr>
        <w:numPr>
          <w:ilvl w:val="0"/>
          <w:numId w:val="56"/>
        </w:numPr>
        <w:rPr>
          <w:rFonts w:ascii="宋体" w:hAnsi="宋体" w:cs="黑体"/>
        </w:rPr>
      </w:pPr>
      <w:r>
        <w:rPr>
          <w:rFonts w:hint="eastAsia" w:ascii="宋体" w:hAnsi="宋体" w:cs="黑体"/>
        </w:rPr>
        <w:t>设置标准设备白名单（STA地址）</w:t>
      </w:r>
      <w:ins w:id="434" w:author="zhangbs" w:date="2026-02-21T19:53:13Z">
        <w:r>
          <w:rPr>
            <w:rFonts w:hint="eastAsia" w:ascii="宋体" w:hAnsi="宋体" w:cs="黑体"/>
            <w:lang w:eastAsia="zh-CN"/>
          </w:rPr>
          <w:t>；</w:t>
        </w:r>
      </w:ins>
    </w:p>
    <w:p w14:paraId="65E11D4F">
      <w:pPr>
        <w:numPr>
          <w:ilvl w:val="0"/>
          <w:numId w:val="56"/>
        </w:numPr>
        <w:rPr>
          <w:rFonts w:ascii="宋体" w:hAnsi="宋体" w:cs="黑体"/>
        </w:rPr>
      </w:pPr>
      <w:r>
        <w:rPr>
          <w:rFonts w:hint="eastAsia" w:ascii="宋体" w:hAnsi="宋体" w:cs="黑体"/>
        </w:rPr>
        <w:t>STA上电；</w:t>
      </w:r>
    </w:p>
    <w:p w14:paraId="42939922">
      <w:pPr>
        <w:numPr>
          <w:ilvl w:val="0"/>
          <w:numId w:val="56"/>
        </w:numPr>
        <w:rPr>
          <w:rFonts w:ascii="宋体" w:hAnsi="宋体" w:cs="黑体"/>
        </w:rPr>
      </w:pPr>
      <w:r>
        <w:rPr>
          <w:rFonts w:hint="eastAsia" w:ascii="宋体" w:hAnsi="宋体" w:cs="黑体"/>
        </w:rPr>
        <w:t>标准设备发送信标，等待STA组网成功；</w:t>
      </w:r>
    </w:p>
    <w:p w14:paraId="12E8A360">
      <w:pPr>
        <w:numPr>
          <w:ilvl w:val="0"/>
          <w:numId w:val="56"/>
        </w:numPr>
        <w:rPr>
          <w:rFonts w:ascii="宋体" w:hAnsi="宋体" w:cs="黑体"/>
        </w:rPr>
      </w:pPr>
      <w:r>
        <w:rPr>
          <w:rFonts w:hint="eastAsia" w:ascii="宋体" w:hAnsi="宋体" w:cs="黑体"/>
        </w:rPr>
        <w:t xml:space="preserve">软件平台向待测STA发送“站点间通信”报文，目的地址填写模拟标准STA的地址，启动定时器30s； </w:t>
      </w:r>
    </w:p>
    <w:p w14:paraId="107C1455">
      <w:pPr>
        <w:numPr>
          <w:ilvl w:val="0"/>
          <w:numId w:val="56"/>
        </w:numPr>
        <w:rPr>
          <w:rFonts w:hint="eastAsia" w:ascii="宋体" w:hAnsi="宋体" w:cs="黑体"/>
        </w:rPr>
      </w:pPr>
      <w:r>
        <w:rPr>
          <w:rFonts w:hint="eastAsia" w:ascii="宋体" w:hAnsi="宋体" w:cs="黑体"/>
        </w:rPr>
        <w:t>接收机在持续时间内收到被测STA向标准STA发送的“站点间通信”报文，则测试用例通过。</w:t>
      </w:r>
    </w:p>
    <w:p w14:paraId="0F81F6A8">
      <w:pPr>
        <w:pStyle w:val="6"/>
        <w:tabs>
          <w:tab w:val="left" w:pos="640"/>
        </w:tabs>
      </w:pPr>
      <w:ins w:id="435" w:author="zhangbs" w:date="2026-02-21T19:53:48Z">
        <w:r>
          <w:rPr>
            <w:rFonts w:hint="eastAsia"/>
            <w:lang w:val="en-US" w:eastAsia="zh-CN"/>
          </w:rPr>
          <w:t xml:space="preserve"> </w:t>
        </w:r>
      </w:ins>
      <w:r>
        <w:rPr>
          <w:rFonts w:hint="eastAsia"/>
        </w:rPr>
        <w:t xml:space="preserve">多厂家互操作性测试 </w:t>
      </w:r>
    </w:p>
    <w:p w14:paraId="60C8C152">
      <w:pPr>
        <w:pStyle w:val="7"/>
        <w:tabs>
          <w:tab w:val="left" w:pos="840"/>
          <w:tab w:val="left" w:pos="1060"/>
        </w:tabs>
      </w:pPr>
      <w:ins w:id="436" w:author="zhangbs" w:date="2026-02-21T19:53:47Z">
        <w:r>
          <w:rPr>
            <w:rFonts w:hint="eastAsia"/>
            <w:lang w:val="en-US" w:eastAsia="zh-CN"/>
          </w:rPr>
          <w:t xml:space="preserve"> </w:t>
        </w:r>
      </w:ins>
      <w:r>
        <w:rPr>
          <w:rFonts w:hint="eastAsia"/>
        </w:rPr>
        <w:t xml:space="preserve">互操作性测试环境 </w:t>
      </w:r>
    </w:p>
    <w:p w14:paraId="29274549">
      <w:pPr>
        <w:tabs>
          <w:tab w:val="left" w:pos="455"/>
        </w:tabs>
        <w:ind w:left="420" w:leftChars="200"/>
        <w:rPr>
          <w:rFonts w:ascii="宋体" w:hAnsi="宋体" w:cs="宋体"/>
        </w:rPr>
      </w:pPr>
      <w:r>
        <w:rPr>
          <w:rFonts w:hint="eastAsia" w:ascii="宋体" w:hAnsi="宋体" w:cs="宋体"/>
        </w:rPr>
        <w:t xml:space="preserve"> 互操作性测试机柜原理框图如下图： </w:t>
      </w:r>
    </w:p>
    <w:p w14:paraId="7EC4A4A8">
      <w:pPr>
        <w:tabs>
          <w:tab w:val="left" w:pos="455"/>
        </w:tabs>
        <w:ind w:left="420" w:leftChars="200"/>
        <w:jc w:val="center"/>
        <w:rPr>
          <w:rFonts w:ascii="黑体" w:hAnsi="黑体" w:eastAsia="黑体" w:cs="微软雅黑"/>
          <w:sz w:val="14"/>
          <w:szCs w:val="14"/>
          <w:bdr w:val="single" w:color="CCCCCC" w:sz="4" w:space="0"/>
        </w:rPr>
      </w:pPr>
      <w:r>
        <w:object>
          <v:shape id="_x0000_i1040" o:spt="75" type="#_x0000_t75" style="height:234.4pt;width:412.5pt;" o:ole="t" filled="f" o:preferrelative="t" stroked="f" coordsize="21600,21600">
            <v:path/>
            <v:fill on="f" focussize="0,0"/>
            <v:stroke on="f" joinstyle="miter"/>
            <v:imagedata r:id="rId66" o:title=""/>
            <o:lock v:ext="edit" aspectratio="t"/>
            <w10:wrap type="none"/>
            <w10:anchorlock/>
          </v:shape>
          <o:OLEObject Type="Embed" ProgID="Visio.Drawing.15" ShapeID="_x0000_i1040" DrawAspect="Content" ObjectID="_1468075740" r:id="rId65">
            <o:LockedField>false</o:LockedField>
          </o:OLEObject>
        </w:object>
      </w:r>
    </w:p>
    <w:p w14:paraId="57DE32D5">
      <w:pPr>
        <w:ind w:firstLine="349" w:firstLineChars="194"/>
        <w:jc w:val="center"/>
        <w:rPr>
          <w:rFonts w:ascii="黑体" w:hAnsi="黑体" w:eastAsia="黑体"/>
          <w:sz w:val="18"/>
          <w:szCs w:val="18"/>
          <w:rPrChange w:id="437" w:author="zhangbs" w:date="2026-02-21T17:04:06Z">
            <w:rPr>
              <w:rFonts w:ascii="黑体" w:hAnsi="黑体" w:eastAsia="黑体"/>
              <w:szCs w:val="21"/>
            </w:rPr>
          </w:rPrChange>
        </w:rPr>
      </w:pPr>
      <w:r>
        <w:rPr>
          <w:rFonts w:hint="eastAsia" w:ascii="黑体" w:hAnsi="黑体" w:eastAsia="黑体"/>
          <w:sz w:val="18"/>
          <w:szCs w:val="18"/>
          <w:rPrChange w:id="438" w:author="zhangbs" w:date="2026-02-21T17:04:06Z">
            <w:rPr>
              <w:rFonts w:hint="eastAsia" w:ascii="黑体" w:hAnsi="黑体" w:eastAsia="黑体"/>
              <w:szCs w:val="21"/>
            </w:rPr>
          </w:rPrChange>
        </w:rPr>
        <w:t>图1</w:t>
      </w:r>
      <w:r>
        <w:rPr>
          <w:rFonts w:ascii="黑体" w:hAnsi="黑体" w:eastAsia="黑体"/>
          <w:sz w:val="18"/>
          <w:szCs w:val="18"/>
          <w:rPrChange w:id="439" w:author="zhangbs" w:date="2026-02-21T17:04:06Z">
            <w:rPr>
              <w:rFonts w:ascii="黑体" w:hAnsi="黑体" w:eastAsia="黑体"/>
              <w:szCs w:val="21"/>
            </w:rPr>
          </w:rPrChange>
        </w:rPr>
        <w:t>8</w:t>
      </w:r>
      <w:r>
        <w:rPr>
          <w:rFonts w:hint="eastAsia" w:ascii="黑体" w:hAnsi="黑体" w:eastAsia="黑体"/>
          <w:sz w:val="18"/>
          <w:szCs w:val="18"/>
          <w:rPrChange w:id="440" w:author="zhangbs" w:date="2026-02-21T17:04:06Z">
            <w:rPr>
              <w:rFonts w:hint="eastAsia" w:ascii="黑体" w:hAnsi="黑体" w:eastAsia="黑体"/>
              <w:szCs w:val="21"/>
            </w:rPr>
          </w:rPrChange>
        </w:rPr>
        <w:t xml:space="preserve"> 互操作性测试原理性框图</w:t>
      </w:r>
    </w:p>
    <w:p w14:paraId="5FA20166">
      <w:pPr>
        <w:tabs>
          <w:tab w:val="left" w:pos="455"/>
        </w:tabs>
        <w:ind w:firstLine="420"/>
        <w:jc w:val="left"/>
        <w:rPr>
          <w:rFonts w:ascii="宋体" w:hAnsi="宋体" w:cs="宋体"/>
        </w:rPr>
      </w:pPr>
      <w:r>
        <w:rPr>
          <w:rFonts w:hint="eastAsia" w:ascii="宋体" w:hAnsi="宋体" w:cs="宋体"/>
        </w:rPr>
        <w:t xml:space="preserve">互操作性测试环境要求如下： </w:t>
      </w:r>
    </w:p>
    <w:p w14:paraId="6A3F2F6E">
      <w:pPr>
        <w:numPr>
          <w:ilvl w:val="0"/>
          <w:numId w:val="57"/>
        </w:numPr>
        <w:tabs>
          <w:tab w:val="left" w:pos="455"/>
        </w:tabs>
        <w:ind w:firstLine="420"/>
        <w:rPr>
          <w:rFonts w:ascii="宋体" w:hAnsi="宋体" w:cs="宋体"/>
        </w:rPr>
      </w:pPr>
      <w:r>
        <w:rPr>
          <w:rFonts w:hint="eastAsia" w:ascii="宋体" w:hAnsi="宋体" w:cs="宋体"/>
        </w:rPr>
        <w:t xml:space="preserve">同一隔离电源下的规模环境，可接入多个网关模块，支持测试单网络或多网络测试项； </w:t>
      </w:r>
    </w:p>
    <w:p w14:paraId="24C17CE5">
      <w:pPr>
        <w:numPr>
          <w:ilvl w:val="0"/>
          <w:numId w:val="57"/>
        </w:numPr>
        <w:tabs>
          <w:tab w:val="left" w:pos="455"/>
        </w:tabs>
        <w:ind w:firstLine="420"/>
        <w:rPr>
          <w:rFonts w:ascii="宋体" w:hAnsi="宋体" w:cs="宋体"/>
        </w:rPr>
      </w:pPr>
      <w:r>
        <w:rPr>
          <w:rFonts w:hint="eastAsia" w:ascii="宋体" w:hAnsi="宋体" w:cs="宋体"/>
        </w:rPr>
        <w:t xml:space="preserve">支持单网络、多网络的终端档案配置； </w:t>
      </w:r>
    </w:p>
    <w:p w14:paraId="17368F1B">
      <w:pPr>
        <w:numPr>
          <w:ilvl w:val="0"/>
          <w:numId w:val="57"/>
        </w:numPr>
        <w:tabs>
          <w:tab w:val="left" w:pos="455"/>
        </w:tabs>
        <w:ind w:firstLine="420"/>
        <w:rPr>
          <w:rFonts w:ascii="宋体" w:hAnsi="宋体" w:cs="宋体"/>
        </w:rPr>
      </w:pPr>
      <w:r>
        <w:rPr>
          <w:rFonts w:hint="eastAsia" w:ascii="宋体" w:hAnsi="宋体" w:cs="宋体"/>
        </w:rPr>
        <w:t>电力线上加衰减器，保证可以支持任意层级物理环境的配置；</w:t>
      </w:r>
    </w:p>
    <w:p w14:paraId="6B908724">
      <w:pPr>
        <w:numPr>
          <w:ilvl w:val="0"/>
          <w:numId w:val="57"/>
        </w:numPr>
        <w:tabs>
          <w:tab w:val="left" w:pos="455"/>
        </w:tabs>
        <w:ind w:firstLine="420"/>
        <w:rPr>
          <w:rFonts w:ascii="宋体" w:hAnsi="宋体"/>
        </w:rPr>
      </w:pPr>
      <w:r>
        <w:rPr>
          <w:rFonts w:hint="eastAsia" w:ascii="宋体" w:hAnsi="宋体" w:cs="宋体"/>
        </w:rPr>
        <w:t>全网环境中，网关模块为被测试模块，终端端子节点模块是标准模块和被测模块混装。</w:t>
      </w:r>
    </w:p>
    <w:p w14:paraId="041D4CD7">
      <w:pPr>
        <w:pStyle w:val="7"/>
        <w:tabs>
          <w:tab w:val="left" w:pos="840"/>
          <w:tab w:val="left" w:pos="1060"/>
        </w:tabs>
      </w:pPr>
      <w:ins w:id="441" w:author="zhangbs" w:date="2026-02-21T19:53:43Z">
        <w:r>
          <w:rPr>
            <w:rFonts w:hint="eastAsia"/>
            <w:lang w:val="en-US" w:eastAsia="zh-CN"/>
          </w:rPr>
          <w:t xml:space="preserve"> </w:t>
        </w:r>
      </w:ins>
      <w:r>
        <w:rPr>
          <w:rFonts w:hint="eastAsia"/>
        </w:rPr>
        <w:t>互操作测试项</w:t>
      </w:r>
    </w:p>
    <w:p w14:paraId="49518F4F">
      <w:pPr>
        <w:ind w:firstLine="349" w:firstLineChars="194"/>
        <w:jc w:val="center"/>
        <w:rPr>
          <w:rFonts w:ascii="黑体" w:hAnsi="黑体" w:eastAsia="黑体"/>
          <w:sz w:val="18"/>
          <w:szCs w:val="18"/>
          <w:rPrChange w:id="442" w:author="zhangbs" w:date="2026-02-21T17:02:35Z">
            <w:rPr>
              <w:rFonts w:ascii="黑体" w:hAnsi="黑体" w:eastAsia="黑体"/>
              <w:szCs w:val="21"/>
            </w:rPr>
          </w:rPrChange>
        </w:rPr>
      </w:pPr>
      <w:r>
        <w:rPr>
          <w:rFonts w:hint="eastAsia" w:ascii="黑体" w:hAnsi="黑体" w:eastAsia="黑体"/>
          <w:sz w:val="18"/>
          <w:szCs w:val="18"/>
          <w:rPrChange w:id="443" w:author="zhangbs" w:date="2026-02-21T17:02:35Z">
            <w:rPr>
              <w:rFonts w:hint="eastAsia" w:ascii="黑体" w:hAnsi="黑体" w:eastAsia="黑体"/>
              <w:szCs w:val="21"/>
            </w:rPr>
          </w:rPrChange>
        </w:rPr>
        <w:t>表</w:t>
      </w:r>
      <w:ins w:id="444" w:author="zhangbs" w:date="2026-02-25T22:12:40Z">
        <w:r>
          <w:rPr>
            <w:rFonts w:hint="eastAsia" w:ascii="黑体" w:hAnsi="黑体" w:eastAsia="黑体"/>
            <w:sz w:val="18"/>
            <w:szCs w:val="18"/>
            <w:lang w:val="en-US" w:eastAsia="zh-CN"/>
          </w:rPr>
          <w:t>3</w:t>
        </w:r>
      </w:ins>
      <w:del w:id="445" w:author="zhangbs" w:date="2026-02-25T22:12:40Z">
        <w:r>
          <w:rPr>
            <w:rFonts w:hint="eastAsia" w:ascii="黑体" w:hAnsi="黑体" w:eastAsia="黑体"/>
            <w:sz w:val="18"/>
            <w:szCs w:val="18"/>
            <w:rPrChange w:id="446" w:author="zhangbs" w:date="2026-02-21T17:02:35Z">
              <w:rPr>
                <w:rFonts w:hint="eastAsia" w:ascii="黑体" w:hAnsi="黑体" w:eastAsia="黑体"/>
                <w:szCs w:val="21"/>
              </w:rPr>
            </w:rPrChange>
          </w:rPr>
          <w:delText>4</w:delText>
        </w:r>
      </w:del>
      <w:r>
        <w:rPr>
          <w:rFonts w:hint="eastAsia" w:ascii="黑体" w:hAnsi="黑体" w:eastAsia="黑体"/>
          <w:sz w:val="18"/>
          <w:szCs w:val="18"/>
          <w:rPrChange w:id="447" w:author="zhangbs" w:date="2026-02-21T17:02:35Z">
            <w:rPr>
              <w:rFonts w:hint="eastAsia" w:ascii="黑体" w:hAnsi="黑体" w:eastAsia="黑体"/>
              <w:szCs w:val="21"/>
            </w:rPr>
          </w:rPrChange>
        </w:rPr>
        <w:t xml:space="preserve"> 互操作测试项目</w:t>
      </w:r>
    </w:p>
    <w:tbl>
      <w:tblPr>
        <w:tblStyle w:val="14"/>
        <w:tblW w:w="0" w:type="auto"/>
        <w:tblInd w:w="7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2"/>
        <w:gridCol w:w="3402"/>
        <w:gridCol w:w="3261"/>
      </w:tblGrid>
      <w:tr w14:paraId="6C9E1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2" w:type="dxa"/>
          </w:tcPr>
          <w:p w14:paraId="4505851E">
            <w:pPr>
              <w:tabs>
                <w:tab w:val="left" w:pos="455"/>
              </w:tabs>
              <w:jc w:val="center"/>
              <w:rPr>
                <w:rFonts w:ascii="宋体" w:hAnsi="宋体" w:cs="黑体"/>
                <w:sz w:val="18"/>
                <w:szCs w:val="18"/>
              </w:rPr>
            </w:pPr>
            <w:r>
              <w:rPr>
                <w:rFonts w:hint="eastAsia" w:ascii="宋体" w:hAnsi="宋体" w:cs="黑体"/>
                <w:sz w:val="18"/>
                <w:szCs w:val="18"/>
              </w:rPr>
              <w:t>序号</w:t>
            </w:r>
          </w:p>
        </w:tc>
        <w:tc>
          <w:tcPr>
            <w:tcW w:w="3402" w:type="dxa"/>
          </w:tcPr>
          <w:p w14:paraId="1562AAB3">
            <w:pPr>
              <w:tabs>
                <w:tab w:val="left" w:pos="455"/>
              </w:tabs>
              <w:jc w:val="center"/>
              <w:rPr>
                <w:rFonts w:ascii="宋体" w:hAnsi="宋体" w:cs="黑体"/>
                <w:sz w:val="18"/>
                <w:szCs w:val="18"/>
              </w:rPr>
            </w:pPr>
            <w:r>
              <w:rPr>
                <w:rFonts w:hint="eastAsia" w:ascii="宋体" w:hAnsi="宋体" w:cs="黑体"/>
                <w:sz w:val="18"/>
                <w:szCs w:val="18"/>
              </w:rPr>
              <w:t>测试项目</w:t>
            </w:r>
          </w:p>
        </w:tc>
        <w:tc>
          <w:tcPr>
            <w:tcW w:w="3261" w:type="dxa"/>
          </w:tcPr>
          <w:p w14:paraId="5F98486E">
            <w:pPr>
              <w:tabs>
                <w:tab w:val="left" w:pos="455"/>
              </w:tabs>
              <w:jc w:val="center"/>
              <w:rPr>
                <w:rFonts w:ascii="宋体" w:hAnsi="宋体" w:cs="黑体"/>
                <w:sz w:val="18"/>
                <w:szCs w:val="18"/>
              </w:rPr>
            </w:pPr>
            <w:r>
              <w:rPr>
                <w:rFonts w:hint="eastAsia" w:ascii="宋体" w:hAnsi="宋体" w:cs="黑体"/>
                <w:sz w:val="18"/>
                <w:szCs w:val="18"/>
              </w:rPr>
              <w:t>测试对象</w:t>
            </w:r>
          </w:p>
        </w:tc>
      </w:tr>
      <w:tr w14:paraId="02BE3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2" w:type="dxa"/>
          </w:tcPr>
          <w:p w14:paraId="08E8EFFA">
            <w:pPr>
              <w:tabs>
                <w:tab w:val="left" w:pos="455"/>
              </w:tabs>
              <w:jc w:val="center"/>
              <w:rPr>
                <w:rFonts w:ascii="宋体" w:hAnsi="宋体" w:cs="黑体"/>
                <w:sz w:val="18"/>
                <w:szCs w:val="18"/>
              </w:rPr>
            </w:pPr>
            <w:r>
              <w:rPr>
                <w:rFonts w:hint="eastAsia" w:ascii="宋体" w:hAnsi="宋体" w:cs="黑体"/>
                <w:sz w:val="18"/>
                <w:szCs w:val="18"/>
              </w:rPr>
              <w:t>1</w:t>
            </w:r>
          </w:p>
        </w:tc>
        <w:tc>
          <w:tcPr>
            <w:tcW w:w="3402" w:type="dxa"/>
          </w:tcPr>
          <w:p w14:paraId="7B5D0797">
            <w:pPr>
              <w:tabs>
                <w:tab w:val="left" w:pos="455"/>
              </w:tabs>
              <w:jc w:val="center"/>
              <w:rPr>
                <w:rFonts w:ascii="宋体" w:hAnsi="宋体" w:cs="黑体"/>
                <w:sz w:val="18"/>
                <w:szCs w:val="18"/>
              </w:rPr>
            </w:pPr>
            <w:r>
              <w:rPr>
                <w:rFonts w:hint="eastAsia" w:ascii="宋体" w:hAnsi="宋体" w:cs="黑体"/>
                <w:sz w:val="18"/>
                <w:szCs w:val="18"/>
              </w:rPr>
              <w:t>全网组网</w:t>
            </w:r>
          </w:p>
        </w:tc>
        <w:tc>
          <w:tcPr>
            <w:tcW w:w="3261" w:type="dxa"/>
          </w:tcPr>
          <w:p w14:paraId="553CBF16">
            <w:pPr>
              <w:tabs>
                <w:tab w:val="left" w:pos="455"/>
              </w:tabs>
              <w:jc w:val="center"/>
              <w:rPr>
                <w:rFonts w:ascii="宋体" w:hAnsi="宋体" w:cs="黑体"/>
                <w:sz w:val="18"/>
                <w:szCs w:val="18"/>
              </w:rPr>
            </w:pPr>
            <w:r>
              <w:rPr>
                <w:rFonts w:hint="eastAsia" w:ascii="宋体" w:hAnsi="宋体" w:cs="黑体"/>
                <w:sz w:val="18"/>
                <w:szCs w:val="18"/>
              </w:rPr>
              <w:t>CCO模块/STA模块</w:t>
            </w:r>
          </w:p>
        </w:tc>
      </w:tr>
      <w:tr w14:paraId="2A46E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2" w:type="dxa"/>
          </w:tcPr>
          <w:p w14:paraId="519D0DED">
            <w:pPr>
              <w:tabs>
                <w:tab w:val="left" w:pos="455"/>
              </w:tabs>
              <w:jc w:val="center"/>
              <w:rPr>
                <w:rFonts w:ascii="宋体" w:hAnsi="宋体" w:cs="黑体"/>
                <w:sz w:val="18"/>
                <w:szCs w:val="18"/>
              </w:rPr>
            </w:pPr>
            <w:r>
              <w:rPr>
                <w:rFonts w:hint="eastAsia" w:ascii="宋体" w:hAnsi="宋体" w:cs="黑体"/>
                <w:sz w:val="18"/>
                <w:szCs w:val="18"/>
              </w:rPr>
              <w:t>2</w:t>
            </w:r>
          </w:p>
        </w:tc>
        <w:tc>
          <w:tcPr>
            <w:tcW w:w="3402" w:type="dxa"/>
          </w:tcPr>
          <w:p w14:paraId="1F83A7D1">
            <w:pPr>
              <w:tabs>
                <w:tab w:val="left" w:pos="455"/>
              </w:tabs>
              <w:jc w:val="center"/>
              <w:rPr>
                <w:rFonts w:ascii="宋体" w:hAnsi="宋体" w:cs="黑体"/>
                <w:sz w:val="18"/>
                <w:szCs w:val="18"/>
              </w:rPr>
            </w:pPr>
            <w:r>
              <w:rPr>
                <w:rFonts w:hint="eastAsia" w:ascii="宋体" w:hAnsi="宋体" w:cs="黑体"/>
                <w:sz w:val="18"/>
                <w:szCs w:val="18"/>
              </w:rPr>
              <w:t>新增站点入网测试</w:t>
            </w:r>
          </w:p>
        </w:tc>
        <w:tc>
          <w:tcPr>
            <w:tcW w:w="3261" w:type="dxa"/>
          </w:tcPr>
          <w:p w14:paraId="5D2AC730">
            <w:pPr>
              <w:tabs>
                <w:tab w:val="left" w:pos="455"/>
              </w:tabs>
              <w:jc w:val="center"/>
              <w:rPr>
                <w:rFonts w:ascii="宋体" w:hAnsi="宋体" w:cs="黑体"/>
                <w:sz w:val="18"/>
                <w:szCs w:val="18"/>
              </w:rPr>
            </w:pPr>
            <w:r>
              <w:rPr>
                <w:rFonts w:hint="eastAsia" w:ascii="宋体" w:hAnsi="宋体" w:cs="黑体"/>
                <w:sz w:val="18"/>
                <w:szCs w:val="18"/>
              </w:rPr>
              <w:t>CCO模块/STA模块</w:t>
            </w:r>
          </w:p>
        </w:tc>
      </w:tr>
      <w:tr w14:paraId="03E3A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2" w:type="dxa"/>
          </w:tcPr>
          <w:p w14:paraId="3C77A1A1">
            <w:pPr>
              <w:tabs>
                <w:tab w:val="left" w:pos="455"/>
              </w:tabs>
              <w:jc w:val="center"/>
              <w:rPr>
                <w:rFonts w:ascii="宋体" w:hAnsi="宋体" w:cs="黑体"/>
                <w:sz w:val="18"/>
                <w:szCs w:val="18"/>
              </w:rPr>
            </w:pPr>
            <w:r>
              <w:rPr>
                <w:rFonts w:hint="eastAsia" w:ascii="宋体" w:hAnsi="宋体" w:cs="黑体"/>
                <w:sz w:val="18"/>
                <w:szCs w:val="18"/>
              </w:rPr>
              <w:t>3</w:t>
            </w:r>
          </w:p>
        </w:tc>
        <w:tc>
          <w:tcPr>
            <w:tcW w:w="3402" w:type="dxa"/>
          </w:tcPr>
          <w:p w14:paraId="58E5B66A">
            <w:pPr>
              <w:tabs>
                <w:tab w:val="left" w:pos="455"/>
              </w:tabs>
              <w:jc w:val="center"/>
              <w:rPr>
                <w:rFonts w:ascii="宋体" w:hAnsi="宋体" w:cs="黑体"/>
                <w:sz w:val="18"/>
                <w:szCs w:val="18"/>
              </w:rPr>
            </w:pPr>
            <w:r>
              <w:rPr>
                <w:rFonts w:hint="eastAsia" w:ascii="宋体" w:hAnsi="宋体" w:cs="黑体"/>
                <w:sz w:val="18"/>
                <w:szCs w:val="18"/>
              </w:rPr>
              <w:t>多网络组网测试</w:t>
            </w:r>
          </w:p>
        </w:tc>
        <w:tc>
          <w:tcPr>
            <w:tcW w:w="3261" w:type="dxa"/>
          </w:tcPr>
          <w:p w14:paraId="49C5208B">
            <w:pPr>
              <w:tabs>
                <w:tab w:val="left" w:pos="455"/>
              </w:tabs>
              <w:jc w:val="center"/>
              <w:rPr>
                <w:rFonts w:ascii="宋体" w:hAnsi="宋体" w:cs="黑体"/>
                <w:sz w:val="18"/>
                <w:szCs w:val="18"/>
              </w:rPr>
            </w:pPr>
            <w:r>
              <w:rPr>
                <w:rFonts w:hint="eastAsia" w:ascii="宋体" w:hAnsi="宋体" w:cs="黑体"/>
                <w:sz w:val="18"/>
                <w:szCs w:val="18"/>
              </w:rPr>
              <w:t>CCO模块/STA模块</w:t>
            </w:r>
          </w:p>
        </w:tc>
      </w:tr>
      <w:tr w14:paraId="28E6C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2" w:type="dxa"/>
          </w:tcPr>
          <w:p w14:paraId="5AAF3A6A">
            <w:pPr>
              <w:tabs>
                <w:tab w:val="left" w:pos="455"/>
              </w:tabs>
              <w:jc w:val="center"/>
              <w:rPr>
                <w:rFonts w:ascii="宋体" w:hAnsi="宋体" w:cs="黑体"/>
                <w:sz w:val="18"/>
                <w:szCs w:val="18"/>
              </w:rPr>
            </w:pPr>
            <w:r>
              <w:rPr>
                <w:rFonts w:hint="eastAsia" w:ascii="宋体" w:hAnsi="宋体" w:cs="黑体"/>
                <w:sz w:val="18"/>
                <w:szCs w:val="18"/>
              </w:rPr>
              <w:t>4</w:t>
            </w:r>
          </w:p>
        </w:tc>
        <w:tc>
          <w:tcPr>
            <w:tcW w:w="3402" w:type="dxa"/>
          </w:tcPr>
          <w:p w14:paraId="5E846A63">
            <w:pPr>
              <w:tabs>
                <w:tab w:val="left" w:pos="455"/>
              </w:tabs>
              <w:jc w:val="center"/>
              <w:rPr>
                <w:rFonts w:ascii="宋体" w:hAnsi="宋体" w:cs="黑体"/>
                <w:sz w:val="18"/>
                <w:szCs w:val="18"/>
              </w:rPr>
            </w:pPr>
            <w:r>
              <w:rPr>
                <w:rFonts w:hint="eastAsia" w:ascii="宋体" w:hAnsi="宋体" w:cs="黑体"/>
                <w:sz w:val="18"/>
                <w:szCs w:val="18"/>
              </w:rPr>
              <w:t>全网终端数据采集测试</w:t>
            </w:r>
          </w:p>
        </w:tc>
        <w:tc>
          <w:tcPr>
            <w:tcW w:w="3261" w:type="dxa"/>
          </w:tcPr>
          <w:p w14:paraId="0C7C1187">
            <w:pPr>
              <w:tabs>
                <w:tab w:val="left" w:pos="455"/>
              </w:tabs>
              <w:jc w:val="center"/>
              <w:rPr>
                <w:rFonts w:ascii="宋体" w:hAnsi="宋体" w:cs="黑体"/>
                <w:sz w:val="18"/>
                <w:szCs w:val="18"/>
              </w:rPr>
            </w:pPr>
            <w:r>
              <w:rPr>
                <w:rFonts w:hint="eastAsia" w:ascii="宋体" w:hAnsi="宋体" w:cs="黑体"/>
                <w:sz w:val="18"/>
                <w:szCs w:val="18"/>
              </w:rPr>
              <w:t>CCO模块/STA模块</w:t>
            </w:r>
          </w:p>
        </w:tc>
      </w:tr>
      <w:tr w14:paraId="1E32A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2" w:type="dxa"/>
          </w:tcPr>
          <w:p w14:paraId="7E265BE8">
            <w:pPr>
              <w:tabs>
                <w:tab w:val="left" w:pos="455"/>
              </w:tabs>
              <w:jc w:val="center"/>
              <w:rPr>
                <w:rFonts w:ascii="宋体" w:hAnsi="宋体" w:cs="黑体"/>
                <w:sz w:val="18"/>
                <w:szCs w:val="18"/>
              </w:rPr>
            </w:pPr>
            <w:r>
              <w:rPr>
                <w:rFonts w:hint="eastAsia" w:ascii="宋体" w:hAnsi="宋体" w:cs="黑体"/>
                <w:sz w:val="18"/>
                <w:szCs w:val="18"/>
              </w:rPr>
              <w:t>5</w:t>
            </w:r>
          </w:p>
        </w:tc>
        <w:tc>
          <w:tcPr>
            <w:tcW w:w="3402" w:type="dxa"/>
          </w:tcPr>
          <w:p w14:paraId="1B62BFDF">
            <w:pPr>
              <w:tabs>
                <w:tab w:val="left" w:pos="455"/>
              </w:tabs>
              <w:jc w:val="center"/>
              <w:rPr>
                <w:rFonts w:ascii="宋体" w:hAnsi="宋体" w:cs="黑体"/>
                <w:sz w:val="18"/>
                <w:szCs w:val="18"/>
              </w:rPr>
            </w:pPr>
            <w:r>
              <w:rPr>
                <w:rFonts w:hint="eastAsia" w:ascii="宋体" w:hAnsi="宋体" w:cs="黑体"/>
                <w:sz w:val="18"/>
                <w:szCs w:val="18"/>
              </w:rPr>
              <w:t>广播校时</w:t>
            </w:r>
          </w:p>
        </w:tc>
        <w:tc>
          <w:tcPr>
            <w:tcW w:w="3261" w:type="dxa"/>
          </w:tcPr>
          <w:p w14:paraId="76AC5F11">
            <w:pPr>
              <w:tabs>
                <w:tab w:val="left" w:pos="455"/>
              </w:tabs>
              <w:jc w:val="center"/>
              <w:rPr>
                <w:rFonts w:ascii="宋体" w:hAnsi="宋体" w:cs="黑体"/>
                <w:sz w:val="18"/>
                <w:szCs w:val="18"/>
              </w:rPr>
            </w:pPr>
            <w:r>
              <w:rPr>
                <w:rFonts w:hint="eastAsia" w:ascii="宋体" w:hAnsi="宋体" w:cs="黑体"/>
                <w:sz w:val="18"/>
                <w:szCs w:val="18"/>
              </w:rPr>
              <w:t>CCO模块/STA模块</w:t>
            </w:r>
          </w:p>
        </w:tc>
      </w:tr>
      <w:tr w14:paraId="6EEFF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2" w:type="dxa"/>
          </w:tcPr>
          <w:p w14:paraId="0B178B21">
            <w:pPr>
              <w:tabs>
                <w:tab w:val="left" w:pos="455"/>
              </w:tabs>
              <w:jc w:val="center"/>
              <w:rPr>
                <w:rFonts w:ascii="宋体" w:hAnsi="宋体" w:cs="黑体"/>
                <w:sz w:val="18"/>
                <w:szCs w:val="18"/>
              </w:rPr>
            </w:pPr>
            <w:r>
              <w:rPr>
                <w:rFonts w:hint="eastAsia" w:ascii="宋体" w:hAnsi="宋体" w:cs="黑体"/>
                <w:sz w:val="18"/>
                <w:szCs w:val="18"/>
              </w:rPr>
              <w:t>6</w:t>
            </w:r>
          </w:p>
        </w:tc>
        <w:tc>
          <w:tcPr>
            <w:tcW w:w="3402" w:type="dxa"/>
          </w:tcPr>
          <w:p w14:paraId="264538DC">
            <w:pPr>
              <w:tabs>
                <w:tab w:val="left" w:pos="455"/>
              </w:tabs>
              <w:jc w:val="center"/>
              <w:rPr>
                <w:rFonts w:ascii="宋体" w:hAnsi="宋体" w:cs="黑体"/>
                <w:sz w:val="18"/>
                <w:szCs w:val="18"/>
              </w:rPr>
            </w:pPr>
            <w:r>
              <w:rPr>
                <w:rFonts w:hint="eastAsia" w:ascii="宋体" w:hAnsi="宋体" w:cs="黑体"/>
                <w:sz w:val="18"/>
                <w:szCs w:val="18"/>
              </w:rPr>
              <w:t>终端设备搜索功能测试</w:t>
            </w:r>
          </w:p>
        </w:tc>
        <w:tc>
          <w:tcPr>
            <w:tcW w:w="3261" w:type="dxa"/>
          </w:tcPr>
          <w:p w14:paraId="4E19706B">
            <w:pPr>
              <w:tabs>
                <w:tab w:val="left" w:pos="455"/>
              </w:tabs>
              <w:jc w:val="center"/>
              <w:rPr>
                <w:rFonts w:ascii="宋体" w:hAnsi="宋体" w:cs="黑体"/>
                <w:sz w:val="18"/>
                <w:szCs w:val="18"/>
              </w:rPr>
            </w:pPr>
            <w:r>
              <w:rPr>
                <w:rFonts w:hint="eastAsia" w:ascii="宋体" w:hAnsi="宋体" w:cs="黑体"/>
                <w:sz w:val="18"/>
                <w:szCs w:val="18"/>
              </w:rPr>
              <w:t>CCO模块/STA模块</w:t>
            </w:r>
          </w:p>
        </w:tc>
      </w:tr>
      <w:tr w14:paraId="2D621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2" w:type="dxa"/>
          </w:tcPr>
          <w:p w14:paraId="4F2EDF51">
            <w:pPr>
              <w:tabs>
                <w:tab w:val="left" w:pos="455"/>
              </w:tabs>
              <w:jc w:val="center"/>
              <w:rPr>
                <w:rFonts w:ascii="宋体" w:hAnsi="宋体" w:cs="黑体"/>
                <w:sz w:val="18"/>
                <w:szCs w:val="18"/>
              </w:rPr>
            </w:pPr>
            <w:r>
              <w:rPr>
                <w:rFonts w:hint="eastAsia" w:ascii="宋体" w:hAnsi="宋体" w:cs="黑体"/>
                <w:sz w:val="18"/>
                <w:szCs w:val="18"/>
              </w:rPr>
              <w:t>7</w:t>
            </w:r>
          </w:p>
        </w:tc>
        <w:tc>
          <w:tcPr>
            <w:tcW w:w="3402" w:type="dxa"/>
          </w:tcPr>
          <w:p w14:paraId="6E71D8CF">
            <w:pPr>
              <w:tabs>
                <w:tab w:val="left" w:pos="455"/>
              </w:tabs>
              <w:jc w:val="center"/>
              <w:rPr>
                <w:rFonts w:ascii="宋体" w:hAnsi="宋体" w:cs="黑体"/>
                <w:sz w:val="18"/>
                <w:szCs w:val="18"/>
              </w:rPr>
            </w:pPr>
            <w:r>
              <w:rPr>
                <w:rFonts w:hint="eastAsia" w:ascii="宋体" w:hAnsi="宋体" w:cs="黑体"/>
                <w:sz w:val="18"/>
                <w:szCs w:val="18"/>
              </w:rPr>
              <w:t>多节点事件主动上报</w:t>
            </w:r>
          </w:p>
        </w:tc>
        <w:tc>
          <w:tcPr>
            <w:tcW w:w="3261" w:type="dxa"/>
          </w:tcPr>
          <w:p w14:paraId="325929B6">
            <w:pPr>
              <w:tabs>
                <w:tab w:val="left" w:pos="455"/>
              </w:tabs>
              <w:jc w:val="center"/>
              <w:rPr>
                <w:rFonts w:ascii="宋体" w:hAnsi="宋体" w:cs="黑体"/>
                <w:sz w:val="18"/>
                <w:szCs w:val="18"/>
              </w:rPr>
            </w:pPr>
            <w:r>
              <w:rPr>
                <w:rFonts w:hint="eastAsia" w:ascii="宋体" w:hAnsi="宋体" w:cs="黑体"/>
                <w:sz w:val="18"/>
                <w:szCs w:val="18"/>
              </w:rPr>
              <w:t>CCO模块/STA模块</w:t>
            </w:r>
          </w:p>
        </w:tc>
      </w:tr>
      <w:tr w14:paraId="1C477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2" w:type="dxa"/>
          </w:tcPr>
          <w:p w14:paraId="780FE17E">
            <w:pPr>
              <w:tabs>
                <w:tab w:val="left" w:pos="455"/>
              </w:tabs>
              <w:jc w:val="center"/>
              <w:rPr>
                <w:rFonts w:ascii="宋体" w:hAnsi="宋体" w:cs="黑体"/>
                <w:sz w:val="18"/>
                <w:szCs w:val="18"/>
              </w:rPr>
            </w:pPr>
            <w:r>
              <w:rPr>
                <w:rFonts w:hint="eastAsia" w:ascii="宋体" w:hAnsi="宋体" w:cs="黑体"/>
                <w:sz w:val="18"/>
                <w:szCs w:val="18"/>
              </w:rPr>
              <w:t>8</w:t>
            </w:r>
          </w:p>
        </w:tc>
        <w:tc>
          <w:tcPr>
            <w:tcW w:w="3402" w:type="dxa"/>
          </w:tcPr>
          <w:p w14:paraId="5CE425A8">
            <w:pPr>
              <w:tabs>
                <w:tab w:val="left" w:pos="455"/>
              </w:tabs>
              <w:jc w:val="center"/>
              <w:rPr>
                <w:rFonts w:ascii="宋体" w:hAnsi="宋体" w:cs="黑体"/>
                <w:sz w:val="18"/>
                <w:szCs w:val="18"/>
              </w:rPr>
            </w:pPr>
            <w:r>
              <w:rPr>
                <w:rFonts w:hint="eastAsia" w:ascii="宋体" w:hAnsi="宋体" w:cs="黑体"/>
                <w:sz w:val="18"/>
                <w:szCs w:val="18"/>
              </w:rPr>
              <w:t>实时费控</w:t>
            </w:r>
          </w:p>
        </w:tc>
        <w:tc>
          <w:tcPr>
            <w:tcW w:w="3261" w:type="dxa"/>
          </w:tcPr>
          <w:p w14:paraId="0A546193">
            <w:pPr>
              <w:tabs>
                <w:tab w:val="left" w:pos="455"/>
              </w:tabs>
              <w:jc w:val="center"/>
              <w:rPr>
                <w:rFonts w:ascii="宋体" w:hAnsi="宋体" w:cs="黑体"/>
                <w:sz w:val="18"/>
                <w:szCs w:val="18"/>
              </w:rPr>
            </w:pPr>
            <w:r>
              <w:rPr>
                <w:rFonts w:hint="eastAsia" w:ascii="宋体" w:hAnsi="宋体" w:cs="黑体"/>
                <w:sz w:val="18"/>
                <w:szCs w:val="18"/>
              </w:rPr>
              <w:t>CCO模块/STA模块</w:t>
            </w:r>
          </w:p>
        </w:tc>
      </w:tr>
      <w:tr w14:paraId="304CE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2" w:type="dxa"/>
          </w:tcPr>
          <w:p w14:paraId="2E1C5053">
            <w:pPr>
              <w:tabs>
                <w:tab w:val="left" w:pos="455"/>
              </w:tabs>
              <w:jc w:val="center"/>
              <w:rPr>
                <w:rFonts w:ascii="宋体" w:hAnsi="宋体" w:cs="黑体"/>
                <w:sz w:val="18"/>
                <w:szCs w:val="18"/>
              </w:rPr>
            </w:pPr>
            <w:r>
              <w:rPr>
                <w:rFonts w:hint="eastAsia" w:ascii="宋体" w:hAnsi="宋体" w:cs="黑体"/>
                <w:sz w:val="18"/>
                <w:szCs w:val="18"/>
              </w:rPr>
              <w:t>9</w:t>
            </w:r>
          </w:p>
        </w:tc>
        <w:tc>
          <w:tcPr>
            <w:tcW w:w="3402" w:type="dxa"/>
          </w:tcPr>
          <w:p w14:paraId="65E9F58D">
            <w:pPr>
              <w:tabs>
                <w:tab w:val="left" w:pos="455"/>
              </w:tabs>
              <w:jc w:val="center"/>
              <w:rPr>
                <w:rFonts w:ascii="宋体" w:hAnsi="宋体" w:cs="黑体"/>
                <w:sz w:val="18"/>
                <w:szCs w:val="18"/>
              </w:rPr>
            </w:pPr>
            <w:r>
              <w:rPr>
                <w:rFonts w:hint="eastAsia" w:ascii="宋体" w:hAnsi="宋体" w:cs="黑体"/>
                <w:sz w:val="18"/>
                <w:szCs w:val="18"/>
              </w:rPr>
              <w:t>混合组网</w:t>
            </w:r>
          </w:p>
        </w:tc>
        <w:tc>
          <w:tcPr>
            <w:tcW w:w="3261" w:type="dxa"/>
          </w:tcPr>
          <w:p w14:paraId="58ED23D0">
            <w:pPr>
              <w:tabs>
                <w:tab w:val="left" w:pos="455"/>
              </w:tabs>
              <w:jc w:val="center"/>
              <w:rPr>
                <w:rFonts w:ascii="宋体" w:hAnsi="宋体" w:cs="黑体"/>
                <w:sz w:val="18"/>
                <w:szCs w:val="18"/>
              </w:rPr>
            </w:pPr>
            <w:r>
              <w:rPr>
                <w:rFonts w:hint="eastAsia" w:ascii="宋体" w:hAnsi="宋体" w:cs="黑体"/>
                <w:sz w:val="18"/>
                <w:szCs w:val="18"/>
              </w:rPr>
              <w:t>CCO模块/STA模块</w:t>
            </w:r>
          </w:p>
        </w:tc>
      </w:tr>
    </w:tbl>
    <w:p w14:paraId="31C5526F">
      <w:pPr>
        <w:tabs>
          <w:tab w:val="left" w:pos="455"/>
        </w:tabs>
        <w:ind w:left="708"/>
        <w:rPr>
          <w:rFonts w:ascii="黑体" w:hAnsi="黑体" w:eastAsia="黑体" w:cs="黑体"/>
        </w:rPr>
      </w:pPr>
    </w:p>
    <w:p w14:paraId="7F6B3428">
      <w:pPr>
        <w:tabs>
          <w:tab w:val="left" w:pos="455"/>
        </w:tabs>
        <w:ind w:left="420"/>
        <w:rPr>
          <w:rFonts w:ascii="宋体" w:hAnsi="宋体" w:cs="宋体"/>
        </w:rPr>
      </w:pPr>
    </w:p>
    <w:p w14:paraId="6B9DCEE9">
      <w:pPr>
        <w:tabs>
          <w:tab w:val="left" w:pos="455"/>
        </w:tabs>
        <w:rPr>
          <w:szCs w:val="21"/>
        </w:rPr>
      </w:pPr>
      <w:r>
        <w:rPr>
          <w:rFonts w:ascii="宋体" w:hAnsi="宋体" w:cs="宋体"/>
        </w:rPr>
        <w:br w:type="page"/>
      </w:r>
    </w:p>
    <w:p w14:paraId="3275FCFF">
      <w:pPr>
        <w:topLinePunct/>
        <w:jc w:val="center"/>
        <w:rPr>
          <w:rFonts w:eastAsia="黑体"/>
          <w:szCs w:val="21"/>
        </w:rPr>
      </w:pPr>
    </w:p>
    <w:p w14:paraId="50160347">
      <w:pPr>
        <w:topLinePunct/>
        <w:jc w:val="center"/>
        <w:rPr>
          <w:rFonts w:eastAsia="黑体"/>
          <w:szCs w:val="21"/>
        </w:rPr>
      </w:pPr>
    </w:p>
    <w:p w14:paraId="4205C444">
      <w:pPr>
        <w:topLinePunct/>
        <w:jc w:val="center"/>
        <w:rPr>
          <w:rFonts w:eastAsia="黑体"/>
          <w:szCs w:val="21"/>
        </w:rPr>
      </w:pPr>
    </w:p>
    <w:p w14:paraId="28D30EF6">
      <w:pPr>
        <w:topLinePunct/>
        <w:jc w:val="center"/>
        <w:rPr>
          <w:rFonts w:hint="eastAsia" w:ascii="黑体" w:hAnsi="黑体" w:eastAsia="黑体" w:cs="黑体"/>
          <w:szCs w:val="21"/>
        </w:rPr>
      </w:pPr>
    </w:p>
    <w:p w14:paraId="0B66E818">
      <w:pPr>
        <w:pStyle w:val="2"/>
        <w:rPr>
          <w:rFonts w:hint="eastAsia" w:ascii="黑体" w:hAnsi="黑体" w:eastAsia="黑体" w:cs="黑体"/>
          <w:sz w:val="21"/>
          <w:szCs w:val="21"/>
        </w:rPr>
      </w:pPr>
    </w:p>
    <w:p w14:paraId="424408CB">
      <w:pPr>
        <w:topLinePunct/>
        <w:jc w:val="center"/>
        <w:rPr>
          <w:rFonts w:hint="eastAsia" w:ascii="黑体" w:hAnsi="黑体" w:eastAsia="黑体" w:cs="黑体"/>
          <w:szCs w:val="21"/>
        </w:rPr>
      </w:pPr>
    </w:p>
    <w:p w14:paraId="12A94590">
      <w:pPr>
        <w:rPr>
          <w:rFonts w:hint="eastAsia" w:ascii="黑体" w:hAnsi="黑体" w:eastAsia="黑体" w:cs="黑体"/>
          <w:szCs w:val="21"/>
        </w:rPr>
      </w:pPr>
    </w:p>
    <w:p w14:paraId="5F1BA3A3">
      <w:pPr>
        <w:pStyle w:val="2"/>
        <w:rPr>
          <w:rFonts w:hint="eastAsia"/>
        </w:rPr>
      </w:pPr>
    </w:p>
    <w:p w14:paraId="6341A08D">
      <w:pPr>
        <w:topLinePunct/>
        <w:jc w:val="center"/>
        <w:rPr>
          <w:rFonts w:hint="eastAsia" w:ascii="黑体" w:hAnsi="黑体" w:eastAsia="黑体" w:cs="黑体"/>
          <w:sz w:val="44"/>
        </w:rPr>
      </w:pPr>
      <w:r>
        <w:rPr>
          <w:rFonts w:hint="eastAsia" w:ascii="黑体" w:hAnsi="黑体" w:eastAsia="黑体" w:cs="黑体"/>
          <w:sz w:val="44"/>
        </w:rPr>
        <w:t xml:space="preserve">《通感一体化低压电力线宽带载波通信规约 </w:t>
      </w:r>
    </w:p>
    <w:p w14:paraId="051A4781">
      <w:pPr>
        <w:topLinePunct/>
        <w:jc w:val="center"/>
        <w:rPr>
          <w:rFonts w:hint="eastAsia" w:ascii="黑体" w:hAnsi="黑体" w:eastAsia="黑体" w:cs="黑体"/>
          <w:sz w:val="44"/>
        </w:rPr>
      </w:pPr>
      <w:r>
        <w:rPr>
          <w:rFonts w:hint="eastAsia" w:ascii="黑体" w:hAnsi="黑体" w:eastAsia="黑体" w:cs="黑体"/>
          <w:sz w:val="44"/>
        </w:rPr>
        <w:t>第6部分：检验规范（试行）》</w:t>
      </w:r>
    </w:p>
    <w:p w14:paraId="7D71BB25">
      <w:pPr>
        <w:topLinePunct/>
        <w:jc w:val="center"/>
        <w:rPr>
          <w:rFonts w:eastAsia="黑体"/>
          <w:szCs w:val="21"/>
        </w:rPr>
      </w:pPr>
    </w:p>
    <w:p w14:paraId="0F8E3FF3">
      <w:pPr>
        <w:topLinePunct/>
        <w:jc w:val="center"/>
        <w:rPr>
          <w:rFonts w:eastAsia="黑体"/>
          <w:szCs w:val="21"/>
        </w:rPr>
      </w:pPr>
    </w:p>
    <w:p w14:paraId="7542C73F">
      <w:pPr>
        <w:pStyle w:val="4"/>
        <w:numPr>
          <w:ilvl w:val="0"/>
          <w:numId w:val="0"/>
        </w:numPr>
        <w:jc w:val="center"/>
        <w:rPr>
          <w:sz w:val="28"/>
          <w:szCs w:val="28"/>
        </w:rPr>
      </w:pPr>
      <w:bookmarkStart w:id="17" w:name="_Toc9024"/>
      <w:bookmarkStart w:id="18" w:name="_Toc16944"/>
      <w:r>
        <w:rPr>
          <w:rFonts w:hint="eastAsia"/>
          <w:sz w:val="28"/>
          <w:szCs w:val="28"/>
        </w:rPr>
        <w:t>编制说明</w:t>
      </w:r>
      <w:bookmarkEnd w:id="17"/>
      <w:bookmarkEnd w:id="18"/>
    </w:p>
    <w:p w14:paraId="1C96B636">
      <w:pPr>
        <w:pStyle w:val="4"/>
        <w:tabs>
          <w:tab w:val="left" w:pos="260"/>
        </w:tabs>
        <w:rPr>
          <w:sz w:val="44"/>
        </w:rPr>
        <w:sectPr>
          <w:headerReference r:id="rId21" w:type="first"/>
          <w:footerReference r:id="rId24" w:type="first"/>
          <w:footerReference r:id="rId22" w:type="default"/>
          <w:footerReference r:id="rId23" w:type="even"/>
          <w:pgSz w:w="11906" w:h="16838"/>
          <w:pgMar w:top="1418" w:right="1134" w:bottom="1134" w:left="1418" w:header="1020" w:footer="1020" w:gutter="0"/>
          <w:pgNumType w:start="1"/>
          <w:cols w:space="720" w:num="1"/>
          <w:titlePg/>
          <w:docGrid w:type="lines" w:linePitch="312" w:charSpace="0"/>
        </w:sectPr>
      </w:pPr>
    </w:p>
    <w:p w14:paraId="0E182725">
      <w:pPr>
        <w:pStyle w:val="4"/>
        <w:keepNext w:val="0"/>
        <w:widowControl/>
        <w:numPr>
          <w:ilvl w:val="0"/>
          <w:numId w:val="0"/>
        </w:numPr>
        <w:adjustRightInd/>
        <w:snapToGrid/>
        <w:jc w:val="center"/>
        <w:rPr>
          <w:rFonts w:hint="eastAsia" w:ascii="宋体" w:hAnsi="宋体" w:eastAsia="宋体" w:cs="宋体"/>
          <w:bCs/>
        </w:rPr>
      </w:pPr>
      <w:bookmarkStart w:id="19" w:name="_Toc57212303"/>
      <w:bookmarkStart w:id="20" w:name="_Toc1674"/>
      <w:bookmarkStart w:id="21" w:name="_Toc6113"/>
      <w:r>
        <w:rPr>
          <w:sz w:val="32"/>
          <w:szCs w:val="32"/>
        </w:rPr>
        <w:t>目  次</w:t>
      </w:r>
      <w:bookmarkEnd w:id="19"/>
      <w:r>
        <w:fldChar w:fldCharType="begin"/>
      </w:r>
      <w:r>
        <w:rPr>
          <w:rFonts w:hint="eastAsia" w:ascii="宋体" w:hAnsi="宋体" w:eastAsia="宋体" w:cs="宋体"/>
          <w:caps/>
        </w:rPr>
        <w:instrText xml:space="preserve"> TOC \o "1-1" \h \z \u </w:instrText>
      </w:r>
      <w:r>
        <w:rPr>
          <w:rFonts w:hint="eastAsia" w:ascii="宋体" w:hAnsi="宋体" w:eastAsia="宋体" w:cs="宋体"/>
          <w:caps/>
        </w:rPr>
        <w:fldChar w:fldCharType="separate"/>
      </w:r>
    </w:p>
    <w:p w14:paraId="76296141">
      <w:pPr>
        <w:pStyle w:val="12"/>
        <w:widowControl w:val="0"/>
        <w:tabs>
          <w:tab w:val="left" w:pos="420"/>
          <w:tab w:val="right" w:leader="dot" w:pos="9346"/>
        </w:tabs>
        <w:spacing w:before="0" w:beforeAutospacing="0" w:after="0" w:afterAutospacing="0"/>
        <w:rPr>
          <w:rFonts w:hint="eastAsia"/>
          <w:bCs/>
          <w:sz w:val="21"/>
          <w:szCs w:val="21"/>
        </w:rPr>
      </w:pPr>
      <w:r>
        <w:fldChar w:fldCharType="begin"/>
      </w:r>
      <w:r>
        <w:instrText xml:space="preserve"> HYPERLINK "D:/work/nw/规范/规范参考/标准编写要求/格式/公司技术标准格式要求.doc" \l "_Toc497913550" </w:instrText>
      </w:r>
      <w:r>
        <w:fldChar w:fldCharType="separate"/>
      </w:r>
      <w:r>
        <w:rPr>
          <w:rStyle w:val="17"/>
          <w:rFonts w:hint="eastAsia" w:ascii="宋体" w:hAnsi="宋体"/>
          <w:bCs/>
          <w:szCs w:val="21"/>
        </w:rPr>
        <w:t>1</w:t>
      </w:r>
      <w:r>
        <w:rPr>
          <w:rStyle w:val="17"/>
          <w:rFonts w:hint="eastAsia" w:ascii="宋体" w:hAnsi="宋体"/>
          <w:bCs/>
          <w:szCs w:val="21"/>
        </w:rPr>
        <w:tab/>
      </w:r>
      <w:r>
        <w:rPr>
          <w:rStyle w:val="17"/>
          <w:rFonts w:hint="eastAsia" w:ascii="宋体" w:hAnsi="宋体"/>
          <w:bCs/>
          <w:szCs w:val="21"/>
        </w:rPr>
        <w:t>任务来源与工作简要过程</w:t>
      </w:r>
      <w:r>
        <w:rPr>
          <w:rStyle w:val="17"/>
          <w:rFonts w:hint="eastAsia" w:ascii="宋体" w:hAnsi="宋体"/>
          <w:bCs/>
          <w:szCs w:val="21"/>
        </w:rPr>
        <w:tab/>
      </w:r>
      <w:r>
        <w:rPr>
          <w:rStyle w:val="17"/>
          <w:rFonts w:hint="eastAsia" w:ascii="宋体" w:hAnsi="宋体"/>
          <w:bCs/>
          <w:szCs w:val="21"/>
        </w:rPr>
        <w:t>1</w:t>
      </w:r>
      <w:r>
        <w:rPr>
          <w:rStyle w:val="17"/>
          <w:rFonts w:hint="eastAsia" w:ascii="宋体" w:hAnsi="宋体"/>
          <w:bCs/>
          <w:szCs w:val="21"/>
        </w:rPr>
        <w:fldChar w:fldCharType="end"/>
      </w:r>
    </w:p>
    <w:p w14:paraId="760F5571">
      <w:pPr>
        <w:pStyle w:val="12"/>
        <w:widowControl w:val="0"/>
        <w:tabs>
          <w:tab w:val="left" w:pos="420"/>
          <w:tab w:val="right" w:leader="dot" w:pos="9346"/>
        </w:tabs>
        <w:spacing w:before="0" w:beforeAutospacing="0" w:after="0" w:afterAutospacing="0"/>
        <w:rPr>
          <w:rFonts w:hint="eastAsia"/>
          <w:bCs/>
          <w:sz w:val="21"/>
          <w:szCs w:val="21"/>
        </w:rPr>
      </w:pPr>
      <w:r>
        <w:fldChar w:fldCharType="begin"/>
      </w:r>
      <w:r>
        <w:instrText xml:space="preserve"> HYPERLINK "D:/work/nw/规范/规范参考/标准编写要求/格式/公司技术标准格式要求.doc" \l "_Toc497913551" </w:instrText>
      </w:r>
      <w:r>
        <w:fldChar w:fldCharType="separate"/>
      </w:r>
      <w:r>
        <w:rPr>
          <w:rStyle w:val="17"/>
          <w:rFonts w:hint="eastAsia" w:ascii="宋体" w:hAnsi="宋体"/>
          <w:bCs/>
          <w:szCs w:val="21"/>
        </w:rPr>
        <w:t>2</w:t>
      </w:r>
      <w:r>
        <w:rPr>
          <w:rStyle w:val="17"/>
          <w:rFonts w:hint="eastAsia" w:ascii="宋体" w:hAnsi="宋体"/>
          <w:bCs/>
          <w:szCs w:val="21"/>
        </w:rPr>
        <w:tab/>
      </w:r>
      <w:r>
        <w:rPr>
          <w:rStyle w:val="17"/>
          <w:rFonts w:hint="eastAsia" w:ascii="宋体" w:hAnsi="宋体"/>
          <w:bCs/>
          <w:szCs w:val="21"/>
        </w:rPr>
        <w:t>编制原则及主要内容</w:t>
      </w:r>
      <w:r>
        <w:rPr>
          <w:rStyle w:val="17"/>
          <w:rFonts w:hint="eastAsia" w:ascii="宋体" w:hAnsi="宋体"/>
          <w:bCs/>
          <w:szCs w:val="21"/>
        </w:rPr>
        <w:tab/>
      </w:r>
      <w:r>
        <w:rPr>
          <w:rStyle w:val="17"/>
          <w:rFonts w:hint="eastAsia" w:ascii="宋体" w:hAnsi="宋体"/>
          <w:bCs/>
          <w:szCs w:val="21"/>
        </w:rPr>
        <w:t>1</w:t>
      </w:r>
      <w:r>
        <w:rPr>
          <w:rStyle w:val="17"/>
          <w:rFonts w:hint="eastAsia" w:ascii="宋体" w:hAnsi="宋体"/>
          <w:bCs/>
          <w:szCs w:val="21"/>
        </w:rPr>
        <w:fldChar w:fldCharType="end"/>
      </w:r>
    </w:p>
    <w:p w14:paraId="4F61DFB2">
      <w:pPr>
        <w:pStyle w:val="12"/>
        <w:widowControl w:val="0"/>
        <w:tabs>
          <w:tab w:val="left" w:pos="420"/>
          <w:tab w:val="right" w:leader="dot" w:pos="9346"/>
        </w:tabs>
        <w:spacing w:before="0" w:beforeAutospacing="0" w:after="0" w:afterAutospacing="0"/>
        <w:rPr>
          <w:rFonts w:hint="eastAsia"/>
          <w:bCs/>
          <w:sz w:val="21"/>
          <w:szCs w:val="21"/>
        </w:rPr>
      </w:pPr>
      <w:r>
        <w:fldChar w:fldCharType="begin"/>
      </w:r>
      <w:r>
        <w:instrText xml:space="preserve"> HYPERLINK "D:/work/nw/规范/规范参考/标准编写要求/格式/公司技术标准格式要求.doc" \l "_Toc497913552" </w:instrText>
      </w:r>
      <w:r>
        <w:fldChar w:fldCharType="separate"/>
      </w:r>
      <w:r>
        <w:rPr>
          <w:rStyle w:val="17"/>
          <w:rFonts w:hint="eastAsia" w:ascii="宋体" w:hAnsi="宋体"/>
          <w:bCs/>
          <w:szCs w:val="21"/>
          <w:lang w:bidi="ar"/>
        </w:rPr>
        <w:t>3</w:t>
      </w:r>
      <w:r>
        <w:rPr>
          <w:rStyle w:val="17"/>
          <w:rFonts w:hint="eastAsia" w:ascii="宋体" w:hAnsi="宋体"/>
          <w:bCs/>
          <w:szCs w:val="21"/>
          <w:lang w:bidi="ar"/>
        </w:rPr>
        <w:tab/>
      </w:r>
      <w:r>
        <w:rPr>
          <w:rStyle w:val="17"/>
          <w:rFonts w:hint="eastAsia" w:ascii="宋体" w:hAnsi="宋体"/>
          <w:bCs/>
          <w:szCs w:val="21"/>
          <w:lang w:bidi="ar"/>
        </w:rPr>
        <w:t>标准编制目的</w:t>
      </w:r>
      <w:r>
        <w:rPr>
          <w:rStyle w:val="17"/>
          <w:rFonts w:hint="eastAsia" w:ascii="宋体" w:hAnsi="宋体"/>
          <w:bCs/>
          <w:szCs w:val="21"/>
          <w:lang w:bidi="ar"/>
        </w:rPr>
        <w:tab/>
      </w:r>
      <w:r>
        <w:rPr>
          <w:rStyle w:val="17"/>
          <w:rFonts w:hint="eastAsia" w:ascii="宋体" w:hAnsi="宋体"/>
          <w:bCs/>
          <w:szCs w:val="21"/>
          <w:lang w:bidi="ar"/>
        </w:rPr>
        <w:t>2</w:t>
      </w:r>
      <w:r>
        <w:rPr>
          <w:rStyle w:val="17"/>
          <w:rFonts w:hint="eastAsia" w:ascii="宋体" w:hAnsi="宋体"/>
          <w:bCs/>
          <w:szCs w:val="21"/>
          <w:lang w:bidi="ar"/>
        </w:rPr>
        <w:fldChar w:fldCharType="end"/>
      </w:r>
    </w:p>
    <w:p w14:paraId="4C05276C">
      <w:pPr>
        <w:pStyle w:val="12"/>
        <w:widowControl w:val="0"/>
        <w:tabs>
          <w:tab w:val="left" w:pos="420"/>
          <w:tab w:val="right" w:leader="dot" w:pos="9346"/>
        </w:tabs>
        <w:spacing w:before="0" w:beforeAutospacing="0" w:after="0" w:afterAutospacing="0"/>
        <w:rPr>
          <w:rFonts w:hint="eastAsia"/>
          <w:bCs/>
          <w:sz w:val="21"/>
          <w:szCs w:val="21"/>
        </w:rPr>
      </w:pPr>
      <w:r>
        <w:fldChar w:fldCharType="begin"/>
      </w:r>
      <w:r>
        <w:instrText xml:space="preserve"> HYPERLINK "D:/work/nw/规范/规范参考/标准编写要求/格式/公司技术标准格式要求.doc" \l "_Toc497913553" </w:instrText>
      </w:r>
      <w:r>
        <w:fldChar w:fldCharType="separate"/>
      </w:r>
      <w:r>
        <w:rPr>
          <w:rStyle w:val="17"/>
          <w:rFonts w:hint="eastAsia" w:ascii="宋体" w:hAnsi="宋体"/>
          <w:bCs/>
          <w:szCs w:val="21"/>
          <w:lang w:bidi="ar"/>
        </w:rPr>
        <w:t>4</w:t>
      </w:r>
      <w:r>
        <w:rPr>
          <w:rStyle w:val="17"/>
          <w:rFonts w:hint="eastAsia" w:ascii="宋体" w:hAnsi="宋体"/>
          <w:bCs/>
          <w:szCs w:val="21"/>
          <w:lang w:bidi="ar"/>
        </w:rPr>
        <w:tab/>
      </w:r>
      <w:r>
        <w:rPr>
          <w:rStyle w:val="17"/>
          <w:rFonts w:hint="eastAsia" w:ascii="宋体" w:hAnsi="宋体"/>
          <w:bCs/>
          <w:szCs w:val="21"/>
          <w:lang w:bidi="ar"/>
        </w:rPr>
        <w:t>借鉴国内、外先进标准的情况</w:t>
      </w:r>
      <w:r>
        <w:rPr>
          <w:rStyle w:val="17"/>
          <w:rFonts w:hint="eastAsia" w:ascii="宋体" w:hAnsi="宋体"/>
          <w:bCs/>
          <w:szCs w:val="21"/>
          <w:lang w:bidi="ar"/>
        </w:rPr>
        <w:tab/>
      </w:r>
      <w:r>
        <w:rPr>
          <w:rStyle w:val="17"/>
          <w:rFonts w:hint="eastAsia" w:ascii="宋体" w:hAnsi="宋体"/>
          <w:bCs/>
          <w:szCs w:val="21"/>
          <w:lang w:bidi="ar"/>
        </w:rPr>
        <w:t>2</w:t>
      </w:r>
      <w:r>
        <w:rPr>
          <w:rStyle w:val="17"/>
          <w:rFonts w:hint="eastAsia" w:ascii="宋体" w:hAnsi="宋体"/>
          <w:bCs/>
          <w:szCs w:val="21"/>
          <w:lang w:bidi="ar"/>
        </w:rPr>
        <w:fldChar w:fldCharType="end"/>
      </w:r>
    </w:p>
    <w:p w14:paraId="0060C304">
      <w:pPr>
        <w:pStyle w:val="12"/>
        <w:widowControl w:val="0"/>
        <w:tabs>
          <w:tab w:val="left" w:pos="420"/>
          <w:tab w:val="right" w:leader="dot" w:pos="9346"/>
        </w:tabs>
        <w:spacing w:before="0" w:beforeAutospacing="0" w:after="0" w:afterAutospacing="0"/>
        <w:rPr>
          <w:rFonts w:hint="eastAsia"/>
          <w:bCs/>
          <w:sz w:val="21"/>
          <w:szCs w:val="21"/>
        </w:rPr>
      </w:pPr>
      <w:r>
        <w:fldChar w:fldCharType="begin"/>
      </w:r>
      <w:r>
        <w:instrText xml:space="preserve"> HYPERLINK "D:/work/nw/规范/规范参考/标准编写要求/格式/公司技术标准格式要求.doc" \l "_Toc497913554" </w:instrText>
      </w:r>
      <w:r>
        <w:fldChar w:fldCharType="separate"/>
      </w:r>
      <w:r>
        <w:rPr>
          <w:rStyle w:val="17"/>
          <w:rFonts w:hint="eastAsia" w:ascii="宋体" w:hAnsi="宋体"/>
          <w:bCs/>
          <w:szCs w:val="21"/>
          <w:lang w:bidi="ar"/>
        </w:rPr>
        <w:t>5</w:t>
      </w:r>
      <w:r>
        <w:rPr>
          <w:rStyle w:val="17"/>
          <w:rFonts w:hint="eastAsia" w:ascii="宋体" w:hAnsi="宋体"/>
          <w:bCs/>
          <w:szCs w:val="21"/>
          <w:lang w:bidi="ar"/>
        </w:rPr>
        <w:tab/>
      </w:r>
      <w:r>
        <w:rPr>
          <w:rStyle w:val="17"/>
          <w:rFonts w:hint="eastAsia" w:ascii="宋体" w:hAnsi="宋体"/>
          <w:bCs/>
          <w:szCs w:val="21"/>
          <w:lang w:bidi="ar"/>
        </w:rPr>
        <w:t>与现行法律、法规、政策及相关标准的协调性</w:t>
      </w:r>
      <w:r>
        <w:rPr>
          <w:rStyle w:val="17"/>
          <w:rFonts w:hint="eastAsia" w:ascii="宋体" w:hAnsi="宋体"/>
          <w:bCs/>
          <w:szCs w:val="21"/>
          <w:lang w:bidi="ar"/>
        </w:rPr>
        <w:tab/>
      </w:r>
      <w:r>
        <w:rPr>
          <w:rStyle w:val="17"/>
          <w:rFonts w:hint="eastAsia" w:ascii="宋体" w:hAnsi="宋体"/>
          <w:bCs/>
          <w:szCs w:val="21"/>
          <w:lang w:bidi="ar"/>
        </w:rPr>
        <w:t>2</w:t>
      </w:r>
      <w:r>
        <w:rPr>
          <w:rStyle w:val="17"/>
          <w:rFonts w:hint="eastAsia" w:ascii="宋体" w:hAnsi="宋体"/>
          <w:bCs/>
          <w:szCs w:val="21"/>
          <w:lang w:bidi="ar"/>
        </w:rPr>
        <w:fldChar w:fldCharType="end"/>
      </w:r>
    </w:p>
    <w:p w14:paraId="37620F76">
      <w:pPr>
        <w:pStyle w:val="12"/>
        <w:widowControl w:val="0"/>
        <w:tabs>
          <w:tab w:val="left" w:pos="420"/>
          <w:tab w:val="right" w:leader="dot" w:pos="9346"/>
        </w:tabs>
        <w:spacing w:before="0" w:beforeAutospacing="0" w:after="0" w:afterAutospacing="0"/>
        <w:rPr>
          <w:sz w:val="21"/>
          <w:szCs w:val="21"/>
        </w:rPr>
      </w:pPr>
      <w:r>
        <w:fldChar w:fldCharType="begin"/>
      </w:r>
      <w:r>
        <w:instrText xml:space="preserve"> HYPERLINK "D:/work/nw/规范/规范参考/标准编写要求/格式/公司技术标准格式要求.doc" \l "_Toc497913555" </w:instrText>
      </w:r>
      <w:r>
        <w:fldChar w:fldCharType="separate"/>
      </w:r>
      <w:r>
        <w:rPr>
          <w:rStyle w:val="17"/>
          <w:rFonts w:hint="eastAsia" w:ascii="宋体" w:hAnsi="宋体"/>
          <w:bCs/>
          <w:szCs w:val="21"/>
          <w:lang w:bidi="ar"/>
        </w:rPr>
        <w:t>6</w:t>
      </w:r>
      <w:r>
        <w:rPr>
          <w:rStyle w:val="17"/>
          <w:rFonts w:hint="eastAsia" w:ascii="宋体" w:hAnsi="宋体"/>
          <w:bCs/>
          <w:szCs w:val="21"/>
          <w:lang w:bidi="ar"/>
        </w:rPr>
        <w:tab/>
      </w:r>
      <w:r>
        <w:rPr>
          <w:rStyle w:val="17"/>
          <w:rFonts w:hint="eastAsia" w:ascii="宋体" w:hAnsi="宋体"/>
          <w:bCs/>
          <w:szCs w:val="21"/>
          <w:lang w:bidi="ar"/>
        </w:rPr>
        <w:t>贯彻标准的要求和措施建议</w:t>
      </w:r>
      <w:r>
        <w:rPr>
          <w:rStyle w:val="17"/>
          <w:rFonts w:hint="eastAsia" w:ascii="宋体" w:hAnsi="宋体"/>
          <w:bCs/>
          <w:szCs w:val="21"/>
          <w:lang w:bidi="ar"/>
        </w:rPr>
        <w:tab/>
      </w:r>
      <w:r>
        <w:rPr>
          <w:rStyle w:val="17"/>
          <w:rFonts w:hint="eastAsia" w:ascii="宋体" w:hAnsi="宋体"/>
          <w:bCs/>
          <w:szCs w:val="21"/>
          <w:lang w:bidi="ar"/>
        </w:rPr>
        <w:t>2</w:t>
      </w:r>
      <w:r>
        <w:rPr>
          <w:rStyle w:val="17"/>
          <w:rFonts w:hint="eastAsia" w:ascii="宋体" w:hAnsi="宋体"/>
          <w:bCs/>
          <w:szCs w:val="21"/>
          <w:lang w:bidi="ar"/>
        </w:rPr>
        <w:fldChar w:fldCharType="end"/>
      </w:r>
      <w:r>
        <w:rPr>
          <w:rFonts w:ascii="Times New Roman" w:hAnsi="Times New Roman" w:cs="Times New Roman"/>
          <w:b/>
          <w:caps/>
          <w:kern w:val="2"/>
          <w:sz w:val="20"/>
          <w:szCs w:val="20"/>
          <w:lang w:bidi="ar"/>
        </w:rPr>
        <w:fldChar w:fldCharType="end"/>
      </w:r>
    </w:p>
    <w:p w14:paraId="1935723A">
      <w:pPr>
        <w:pStyle w:val="12"/>
        <w:widowControl w:val="0"/>
        <w:tabs>
          <w:tab w:val="left" w:pos="420"/>
          <w:tab w:val="right" w:leader="dot" w:pos="9346"/>
        </w:tabs>
        <w:spacing w:before="0" w:beforeAutospacing="0" w:after="0" w:afterAutospacing="0"/>
        <w:rPr>
          <w:rFonts w:hint="eastAsia"/>
          <w:sz w:val="21"/>
          <w:szCs w:val="21"/>
        </w:rPr>
      </w:pPr>
      <w:r>
        <w:fldChar w:fldCharType="begin"/>
      </w:r>
      <w:r>
        <w:instrText xml:space="preserve"> HYPERLINK "D:/work/nw/规范/规范参考/标准编写要求/格式/公司技术标准格式要求.doc" \l "_Toc497913551" </w:instrText>
      </w:r>
      <w:r>
        <w:fldChar w:fldCharType="separate"/>
      </w:r>
      <w:r>
        <w:rPr>
          <w:rStyle w:val="17"/>
          <w:rFonts w:hint="eastAsia" w:ascii="宋体" w:hAnsi="宋体"/>
          <w:bCs/>
          <w:szCs w:val="21"/>
        </w:rPr>
        <w:t>7</w:t>
      </w:r>
      <w:r>
        <w:rPr>
          <w:rStyle w:val="17"/>
          <w:rFonts w:hint="eastAsia" w:ascii="宋体" w:hAnsi="宋体"/>
          <w:bCs/>
          <w:szCs w:val="21"/>
        </w:rPr>
        <w:tab/>
      </w:r>
      <w:r>
        <w:rPr>
          <w:rStyle w:val="17"/>
          <w:rFonts w:hint="eastAsia" w:ascii="宋体" w:hAnsi="宋体"/>
          <w:bCs/>
          <w:szCs w:val="21"/>
        </w:rPr>
        <w:t>代替或废止现行企业标准的建议</w:t>
      </w:r>
      <w:r>
        <w:rPr>
          <w:rStyle w:val="17"/>
          <w:rFonts w:hint="eastAsia" w:ascii="宋体" w:hAnsi="宋体"/>
          <w:bCs/>
          <w:szCs w:val="21"/>
        </w:rPr>
        <w:tab/>
      </w:r>
      <w:r>
        <w:rPr>
          <w:rStyle w:val="17"/>
          <w:rFonts w:hint="eastAsia" w:ascii="宋体" w:hAnsi="宋体"/>
          <w:bCs/>
          <w:szCs w:val="21"/>
        </w:rPr>
        <w:t>2</w:t>
      </w:r>
      <w:r>
        <w:rPr>
          <w:rStyle w:val="17"/>
          <w:rFonts w:hint="eastAsia" w:ascii="宋体" w:hAnsi="宋体"/>
          <w:bCs/>
          <w:szCs w:val="21"/>
        </w:rPr>
        <w:fldChar w:fldCharType="end"/>
      </w:r>
    </w:p>
    <w:p w14:paraId="357738C9">
      <w:pPr>
        <w:pStyle w:val="12"/>
        <w:widowControl w:val="0"/>
        <w:tabs>
          <w:tab w:val="left" w:pos="420"/>
          <w:tab w:val="right" w:leader="dot" w:pos="9346"/>
        </w:tabs>
        <w:spacing w:before="0" w:beforeAutospacing="0" w:after="0" w:afterAutospacing="0"/>
        <w:rPr>
          <w:rFonts w:hint="eastAsia"/>
          <w:bCs/>
          <w:caps/>
          <w:kern w:val="2"/>
          <w:sz w:val="21"/>
          <w:szCs w:val="21"/>
          <w:lang w:bidi="ar"/>
        </w:rPr>
      </w:pPr>
      <w:r>
        <w:fldChar w:fldCharType="begin"/>
      </w:r>
      <w:r>
        <w:instrText xml:space="preserve"> HYPERLINK "D:/work/nw/规范/规范参考/标准编写要求/格式/公司技术标准格式要求.doc" \l "_Toc497913552" </w:instrText>
      </w:r>
      <w:r>
        <w:fldChar w:fldCharType="separate"/>
      </w:r>
      <w:r>
        <w:rPr>
          <w:rStyle w:val="17"/>
          <w:rFonts w:hint="eastAsia" w:ascii="宋体" w:hAnsi="宋体"/>
          <w:bCs/>
          <w:caps/>
          <w:kern w:val="2"/>
          <w:szCs w:val="21"/>
          <w:lang w:bidi="ar"/>
        </w:rPr>
        <w:t>8</w:t>
      </w:r>
      <w:r>
        <w:rPr>
          <w:rStyle w:val="17"/>
          <w:rFonts w:hint="eastAsia" w:ascii="宋体" w:hAnsi="宋体"/>
          <w:bCs/>
          <w:caps/>
          <w:kern w:val="2"/>
          <w:szCs w:val="21"/>
          <w:lang w:bidi="ar"/>
        </w:rPr>
        <w:tab/>
      </w:r>
      <w:r>
        <w:rPr>
          <w:rStyle w:val="17"/>
          <w:rFonts w:hint="eastAsia" w:ascii="宋体" w:hAnsi="宋体"/>
          <w:bCs/>
          <w:caps/>
          <w:kern w:val="2"/>
          <w:szCs w:val="21"/>
          <w:lang w:bidi="ar"/>
        </w:rPr>
        <w:t>重要内容的解释和其它应予说明的事项</w:t>
      </w:r>
      <w:r>
        <w:rPr>
          <w:rStyle w:val="17"/>
          <w:rFonts w:hint="eastAsia" w:ascii="宋体" w:hAnsi="宋体"/>
          <w:bCs/>
          <w:caps/>
          <w:kern w:val="2"/>
          <w:szCs w:val="21"/>
          <w:lang w:bidi="ar"/>
        </w:rPr>
        <w:tab/>
      </w:r>
      <w:r>
        <w:rPr>
          <w:rStyle w:val="17"/>
          <w:rFonts w:hint="eastAsia" w:ascii="宋体" w:hAnsi="宋体"/>
          <w:bCs/>
          <w:caps/>
          <w:kern w:val="2"/>
          <w:szCs w:val="21"/>
          <w:lang w:bidi="ar"/>
        </w:rPr>
        <w:fldChar w:fldCharType="end"/>
      </w:r>
      <w:r>
        <w:rPr>
          <w:rStyle w:val="17"/>
          <w:rFonts w:hint="eastAsia" w:ascii="宋体" w:hAnsi="宋体"/>
          <w:bCs/>
          <w:caps/>
          <w:kern w:val="2"/>
          <w:szCs w:val="21"/>
          <w:lang w:bidi="ar"/>
        </w:rPr>
        <w:t>2</w:t>
      </w:r>
    </w:p>
    <w:p w14:paraId="038AE51F">
      <w:pPr>
        <w:pStyle w:val="12"/>
        <w:widowControl w:val="0"/>
        <w:tabs>
          <w:tab w:val="left" w:pos="420"/>
          <w:tab w:val="right" w:leader="dot" w:pos="9346"/>
        </w:tabs>
        <w:spacing w:before="0" w:beforeAutospacing="0" w:after="0" w:afterAutospacing="0"/>
        <w:rPr>
          <w:rFonts w:hint="eastAsia"/>
          <w:bCs/>
          <w:caps/>
          <w:kern w:val="2"/>
          <w:sz w:val="21"/>
          <w:szCs w:val="21"/>
          <w:lang w:bidi="ar"/>
        </w:rPr>
      </w:pPr>
      <w:r>
        <w:fldChar w:fldCharType="begin"/>
      </w:r>
      <w:r>
        <w:instrText xml:space="preserve"> HYPERLINK "D:/work/nw/规范/规范参考/标准编写要求/格式/公司技术标准格式要求.doc" \l "_Toc497913553" </w:instrText>
      </w:r>
      <w:r>
        <w:fldChar w:fldCharType="separate"/>
      </w:r>
      <w:r>
        <w:rPr>
          <w:rStyle w:val="17"/>
          <w:rFonts w:hint="eastAsia" w:ascii="宋体" w:hAnsi="宋体"/>
          <w:bCs/>
          <w:caps/>
          <w:kern w:val="2"/>
          <w:szCs w:val="21"/>
          <w:lang w:bidi="ar"/>
        </w:rPr>
        <w:t>9</w:t>
      </w:r>
      <w:r>
        <w:rPr>
          <w:rStyle w:val="17"/>
          <w:rFonts w:hint="eastAsia" w:ascii="宋体" w:hAnsi="宋体"/>
          <w:bCs/>
          <w:caps/>
          <w:kern w:val="2"/>
          <w:szCs w:val="21"/>
          <w:lang w:bidi="ar"/>
        </w:rPr>
        <w:tab/>
      </w:r>
      <w:r>
        <w:rPr>
          <w:rStyle w:val="17"/>
          <w:rFonts w:hint="eastAsia" w:ascii="宋体" w:hAnsi="宋体"/>
          <w:bCs/>
          <w:caps/>
          <w:kern w:val="2"/>
          <w:szCs w:val="21"/>
          <w:lang w:bidi="ar"/>
        </w:rPr>
        <w:t>标准中强制性和影响面较大的内容说明</w:t>
      </w:r>
      <w:r>
        <w:rPr>
          <w:rStyle w:val="17"/>
          <w:rFonts w:hint="eastAsia" w:ascii="宋体" w:hAnsi="宋体"/>
          <w:bCs/>
          <w:caps/>
          <w:kern w:val="2"/>
          <w:szCs w:val="21"/>
          <w:lang w:bidi="ar"/>
        </w:rPr>
        <w:tab/>
      </w:r>
      <w:r>
        <w:rPr>
          <w:rStyle w:val="17"/>
          <w:rFonts w:hint="eastAsia" w:ascii="宋体" w:hAnsi="宋体"/>
          <w:bCs/>
          <w:caps/>
          <w:kern w:val="2"/>
          <w:szCs w:val="21"/>
          <w:lang w:bidi="ar"/>
        </w:rPr>
        <w:fldChar w:fldCharType="end"/>
      </w:r>
      <w:r>
        <w:rPr>
          <w:rStyle w:val="17"/>
          <w:rFonts w:hint="eastAsia" w:ascii="宋体" w:hAnsi="宋体"/>
          <w:bCs/>
          <w:caps/>
          <w:kern w:val="2"/>
          <w:szCs w:val="21"/>
          <w:lang w:bidi="ar"/>
        </w:rPr>
        <w:t>2</w:t>
      </w:r>
    </w:p>
    <w:p w14:paraId="16A951EB">
      <w:pPr>
        <w:pStyle w:val="12"/>
        <w:widowControl w:val="0"/>
        <w:tabs>
          <w:tab w:val="left" w:pos="420"/>
          <w:tab w:val="right" w:leader="dot" w:pos="9346"/>
        </w:tabs>
        <w:spacing w:before="0" w:beforeAutospacing="0" w:after="0" w:afterAutospacing="0"/>
        <w:rPr>
          <w:rFonts w:hint="eastAsia"/>
          <w:bCs/>
          <w:caps/>
          <w:kern w:val="2"/>
          <w:sz w:val="21"/>
          <w:szCs w:val="21"/>
          <w:lang w:bidi="ar"/>
        </w:rPr>
      </w:pPr>
      <w:r>
        <w:fldChar w:fldCharType="begin"/>
      </w:r>
      <w:r>
        <w:instrText xml:space="preserve"> HYPERLINK "D:/work/nw/规范/规范参考/标准编写要求/格式/公司技术标准格式要求.doc" \l "_Toc497913554" </w:instrText>
      </w:r>
      <w:r>
        <w:fldChar w:fldCharType="separate"/>
      </w:r>
      <w:r>
        <w:rPr>
          <w:rFonts w:hint="eastAsia"/>
          <w:bCs/>
          <w:caps/>
          <w:kern w:val="2"/>
          <w:sz w:val="21"/>
          <w:szCs w:val="21"/>
          <w:lang w:bidi="ar"/>
        </w:rPr>
        <w:t>10</w:t>
      </w:r>
      <w:r>
        <w:rPr>
          <w:rFonts w:hint="eastAsia"/>
          <w:bCs/>
          <w:caps/>
          <w:kern w:val="2"/>
          <w:sz w:val="21"/>
          <w:szCs w:val="21"/>
          <w:lang w:bidi="ar"/>
        </w:rPr>
        <w:tab/>
      </w:r>
      <w:r>
        <w:rPr>
          <w:rFonts w:hint="eastAsia"/>
          <w:bCs/>
          <w:caps/>
          <w:kern w:val="2"/>
          <w:sz w:val="21"/>
          <w:szCs w:val="21"/>
          <w:lang w:bidi="ar"/>
        </w:rPr>
        <w:t>标准名称与计划项目名称发生变化的主要原因</w:t>
      </w:r>
      <w:r>
        <w:rPr>
          <w:rFonts w:hint="eastAsia"/>
          <w:bCs/>
          <w:caps/>
          <w:kern w:val="2"/>
          <w:sz w:val="21"/>
          <w:szCs w:val="21"/>
          <w:lang w:bidi="ar"/>
        </w:rPr>
        <w:tab/>
      </w:r>
      <w:r>
        <w:rPr>
          <w:rFonts w:hint="eastAsia"/>
          <w:bCs/>
          <w:caps/>
          <w:kern w:val="2"/>
          <w:sz w:val="21"/>
          <w:szCs w:val="21"/>
          <w:lang w:bidi="ar"/>
        </w:rPr>
        <w:fldChar w:fldCharType="end"/>
      </w:r>
      <w:r>
        <w:rPr>
          <w:rFonts w:hint="eastAsia"/>
          <w:bCs/>
          <w:caps/>
          <w:kern w:val="2"/>
          <w:sz w:val="21"/>
          <w:szCs w:val="21"/>
          <w:lang w:bidi="ar"/>
        </w:rPr>
        <w:t>3</w:t>
      </w:r>
    </w:p>
    <w:bookmarkEnd w:id="20"/>
    <w:bookmarkEnd w:id="21"/>
    <w:p w14:paraId="67023901">
      <w:pPr>
        <w:pStyle w:val="21"/>
        <w:tabs>
          <w:tab w:val="left" w:pos="420"/>
          <w:tab w:val="right" w:leader="dot" w:pos="9346"/>
        </w:tabs>
        <w:rPr>
          <w:rFonts w:hint="eastAsia" w:ascii="宋体" w:hAnsi="宋体" w:cs="宋体"/>
          <w:b w:val="0"/>
          <w:caps w:val="0"/>
          <w:sz w:val="21"/>
          <w:szCs w:val="21"/>
        </w:rPr>
      </w:pPr>
    </w:p>
    <w:p w14:paraId="6334B2CA">
      <w:pPr>
        <w:pStyle w:val="21"/>
        <w:tabs>
          <w:tab w:val="left" w:pos="420"/>
          <w:tab w:val="right" w:leader="dot" w:pos="9346"/>
        </w:tabs>
        <w:rPr>
          <w:rFonts w:ascii="宋体" w:hAnsi="宋体"/>
          <w:bCs w:val="0"/>
          <w:caps w:val="0"/>
          <w:sz w:val="21"/>
          <w:szCs w:val="21"/>
        </w:rPr>
      </w:pPr>
    </w:p>
    <w:p w14:paraId="16BD6E86">
      <w:pPr>
        <w:pStyle w:val="26"/>
        <w:ind w:firstLine="0" w:firstLineChars="0"/>
        <w:rPr>
          <w:rFonts w:ascii="Times New Roman"/>
        </w:rPr>
        <w:sectPr>
          <w:footerReference r:id="rId25" w:type="default"/>
          <w:footerReference r:id="rId26" w:type="even"/>
          <w:pgSz w:w="11907" w:h="16839"/>
          <w:pgMar w:top="1417" w:right="1134" w:bottom="1134" w:left="1417" w:header="1020" w:footer="1020" w:gutter="0"/>
          <w:pgNumType w:fmt="upperRoman" w:start="1"/>
          <w:cols w:space="720" w:num="1"/>
          <w:docGrid w:linePitch="312" w:charSpace="0"/>
        </w:sectPr>
      </w:pPr>
    </w:p>
    <w:bookmarkEnd w:id="10"/>
    <w:p w14:paraId="0F6BA54B">
      <w:pPr>
        <w:pStyle w:val="4"/>
        <w:numPr>
          <w:ilvl w:val="0"/>
          <w:numId w:val="0"/>
        </w:numPr>
        <w:rPr>
          <w:rFonts w:hint="eastAsia"/>
        </w:rPr>
      </w:pPr>
      <w:bookmarkStart w:id="22" w:name="_Toc32283"/>
      <w:bookmarkStart w:id="23" w:name="_Toc25030"/>
      <w:r>
        <w:rPr>
          <w:rFonts w:hint="eastAsia"/>
        </w:rPr>
        <w:t>1 任务来源与工作简要过程</w:t>
      </w:r>
      <w:bookmarkEnd w:id="22"/>
      <w:bookmarkEnd w:id="23"/>
    </w:p>
    <w:p w14:paraId="660EF83A">
      <w:pPr>
        <w:numPr>
          <w:ilvl w:val="1"/>
          <w:numId w:val="58"/>
        </w:numPr>
        <w:adjustRightInd w:val="0"/>
        <w:snapToGrid w:val="0"/>
        <w:rPr>
          <w:rFonts w:ascii="黑体" w:hAnsi="黑体" w:eastAsia="黑体" w:cs="黑体"/>
          <w:bCs/>
          <w:szCs w:val="21"/>
        </w:rPr>
      </w:pPr>
      <w:r>
        <w:rPr>
          <w:rFonts w:hint="eastAsia" w:ascii="黑体" w:hAnsi="黑体" w:eastAsia="黑体" w:cs="黑体"/>
          <w:bCs/>
          <w:szCs w:val="21"/>
        </w:rPr>
        <w:t>任务来源</w:t>
      </w:r>
    </w:p>
    <w:p w14:paraId="62B8846E">
      <w:pPr>
        <w:pStyle w:val="28"/>
        <w:adjustRightInd w:val="0"/>
        <w:snapToGrid w:val="0"/>
        <w:ind w:firstLine="420"/>
      </w:pPr>
      <w:r>
        <w:rPr>
          <w:rFonts w:hint="eastAsia"/>
        </w:rPr>
        <w:t>本标准制订任务来源于</w:t>
      </w:r>
    </w:p>
    <w:p w14:paraId="50BAEE3B">
      <w:pPr>
        <w:numPr>
          <w:ilvl w:val="1"/>
          <w:numId w:val="58"/>
        </w:numPr>
        <w:adjustRightInd w:val="0"/>
        <w:snapToGrid w:val="0"/>
        <w:rPr>
          <w:rFonts w:hint="eastAsia" w:ascii="黑体" w:hAnsi="黑体" w:eastAsia="黑体" w:cs="黑体"/>
          <w:bCs/>
          <w:szCs w:val="21"/>
        </w:rPr>
      </w:pPr>
      <w:r>
        <w:rPr>
          <w:rFonts w:hint="eastAsia" w:ascii="黑体" w:hAnsi="黑体" w:eastAsia="黑体" w:cs="黑体"/>
          <w:bCs/>
          <w:szCs w:val="21"/>
        </w:rPr>
        <w:t>标准编制工作的简要过程</w:t>
      </w:r>
    </w:p>
    <w:p w14:paraId="6817E10B">
      <w:pPr>
        <w:adjustRightInd w:val="0"/>
        <w:snapToGrid w:val="0"/>
        <w:rPr>
          <w:rFonts w:ascii="黑体" w:hAnsi="黑体" w:eastAsia="黑体" w:cs="黑体"/>
          <w:bCs/>
          <w:szCs w:val="21"/>
        </w:rPr>
      </w:pPr>
      <w:r>
        <w:rPr>
          <w:rFonts w:hint="eastAsia" w:ascii="黑体" w:hAnsi="黑体" w:eastAsia="黑体" w:cs="黑体"/>
          <w:bCs/>
          <w:szCs w:val="21"/>
        </w:rPr>
        <w:t>1.2.1 本标准计划于20</w:t>
      </w:r>
      <w:r>
        <w:rPr>
          <w:rFonts w:ascii="黑体" w:hAnsi="黑体" w:eastAsia="黑体" w:cs="黑体"/>
          <w:bCs/>
          <w:szCs w:val="21"/>
        </w:rPr>
        <w:t>2</w:t>
      </w:r>
      <w:r>
        <w:rPr>
          <w:rFonts w:hint="eastAsia" w:ascii="黑体" w:hAnsi="黑体" w:eastAsia="黑体" w:cs="黑体"/>
          <w:bCs/>
          <w:szCs w:val="21"/>
        </w:rPr>
        <w:t>6年1</w:t>
      </w:r>
      <w:r>
        <w:rPr>
          <w:rFonts w:ascii="黑体" w:hAnsi="黑体" w:eastAsia="黑体" w:cs="黑体"/>
          <w:bCs/>
          <w:szCs w:val="21"/>
        </w:rPr>
        <w:t>2</w:t>
      </w:r>
      <w:r>
        <w:rPr>
          <w:rFonts w:hint="eastAsia" w:ascii="黑体" w:hAnsi="黑体" w:eastAsia="黑体" w:cs="黑体"/>
          <w:bCs/>
          <w:szCs w:val="21"/>
        </w:rPr>
        <w:t>月完成，编制工作如期完成。</w:t>
      </w:r>
    </w:p>
    <w:p w14:paraId="6D99E799">
      <w:pPr>
        <w:adjustRightInd w:val="0"/>
        <w:snapToGrid w:val="0"/>
        <w:rPr>
          <w:rFonts w:ascii="黑体" w:hAnsi="黑体" w:eastAsia="黑体" w:cs="黑体"/>
          <w:bCs/>
          <w:szCs w:val="21"/>
        </w:rPr>
      </w:pPr>
      <w:r>
        <w:rPr>
          <w:rFonts w:hint="eastAsia" w:ascii="黑体" w:hAnsi="黑体" w:eastAsia="黑体" w:cs="黑体"/>
          <w:bCs/>
          <w:szCs w:val="21"/>
        </w:rPr>
        <w:t>1.2.2 标准编制简要过程</w:t>
      </w:r>
    </w:p>
    <w:p w14:paraId="6DB69761">
      <w:pPr>
        <w:pStyle w:val="28"/>
        <w:adjustRightInd w:val="0"/>
        <w:snapToGrid w:val="0"/>
        <w:ind w:firstLine="420"/>
        <w:rPr>
          <w:rFonts w:ascii="黑体" w:hAnsi="黑体" w:eastAsia="黑体" w:cs="黑体"/>
          <w:bCs/>
        </w:rPr>
      </w:pPr>
    </w:p>
    <w:p w14:paraId="37F6ECE8">
      <w:pPr>
        <w:numPr>
          <w:ilvl w:val="1"/>
          <w:numId w:val="58"/>
        </w:numPr>
        <w:adjustRightInd w:val="0"/>
        <w:snapToGrid w:val="0"/>
        <w:rPr>
          <w:rFonts w:hint="eastAsia" w:ascii="黑体" w:hAnsi="黑体" w:eastAsia="黑体" w:cs="黑体"/>
          <w:bCs/>
          <w:szCs w:val="21"/>
        </w:rPr>
      </w:pPr>
      <w:r>
        <w:rPr>
          <w:rFonts w:hint="eastAsia" w:ascii="黑体" w:hAnsi="黑体" w:eastAsia="黑体" w:cs="黑体"/>
          <w:bCs/>
          <w:szCs w:val="21"/>
        </w:rPr>
        <w:t>参编单位及工作组成员</w:t>
      </w:r>
    </w:p>
    <w:p w14:paraId="02C3A1B9">
      <w:pPr>
        <w:pStyle w:val="28"/>
        <w:adjustRightInd w:val="0"/>
        <w:snapToGrid w:val="0"/>
        <w:ind w:firstLine="420"/>
      </w:pPr>
      <w:r>
        <w:t>本标准主编单位：</w:t>
      </w:r>
    </w:p>
    <w:p w14:paraId="5080D04E">
      <w:pPr>
        <w:pStyle w:val="28"/>
        <w:adjustRightInd w:val="0"/>
        <w:snapToGrid w:val="0"/>
        <w:ind w:firstLine="420"/>
      </w:pPr>
      <w:r>
        <w:t xml:space="preserve"> </w:t>
      </w:r>
    </w:p>
    <w:p w14:paraId="36E91F35">
      <w:pPr>
        <w:pStyle w:val="4"/>
        <w:numPr>
          <w:ilvl w:val="0"/>
          <w:numId w:val="0"/>
        </w:numPr>
      </w:pPr>
      <w:bookmarkStart w:id="24" w:name="_Toc21642"/>
      <w:bookmarkStart w:id="25" w:name="_Toc14826"/>
      <w:bookmarkStart w:id="26" w:name="_Toc529869431"/>
      <w:bookmarkStart w:id="27" w:name="_Toc46481450"/>
      <w:bookmarkStart w:id="28" w:name="_Toc57212304"/>
      <w:bookmarkStart w:id="29" w:name="_Toc46481434"/>
      <w:bookmarkStart w:id="30" w:name="_Toc529869556"/>
      <w:r>
        <w:rPr>
          <w:rFonts w:hint="eastAsia"/>
        </w:rPr>
        <w:t>2 编制原则及主要内容</w:t>
      </w:r>
      <w:bookmarkEnd w:id="24"/>
      <w:bookmarkEnd w:id="25"/>
      <w:bookmarkEnd w:id="26"/>
      <w:bookmarkEnd w:id="27"/>
      <w:bookmarkEnd w:id="28"/>
      <w:bookmarkEnd w:id="29"/>
      <w:bookmarkEnd w:id="30"/>
    </w:p>
    <w:p w14:paraId="160198D7">
      <w:pPr>
        <w:adjustRightInd w:val="0"/>
        <w:snapToGrid w:val="0"/>
        <w:rPr>
          <w:rFonts w:ascii="黑体" w:hAnsi="黑体" w:eastAsia="黑体" w:cs="黑体"/>
          <w:bCs/>
          <w:szCs w:val="21"/>
        </w:rPr>
      </w:pPr>
      <w:r>
        <w:rPr>
          <w:rFonts w:hint="eastAsia" w:ascii="黑体" w:hAnsi="黑体" w:eastAsia="黑体" w:cs="黑体"/>
          <w:bCs/>
          <w:szCs w:val="21"/>
        </w:rPr>
        <w:t>2.1  标准编制原则</w:t>
      </w:r>
    </w:p>
    <w:p w14:paraId="7A621471">
      <w:pPr>
        <w:widowControl/>
        <w:adjustRightInd w:val="0"/>
        <w:snapToGrid w:val="0"/>
        <w:ind w:firstLine="420" w:firstLineChars="200"/>
        <w:jc w:val="left"/>
        <w:textAlignment w:val="top"/>
      </w:pPr>
      <w:r>
        <w:t>a） 坚持先进性与实用性相结合、统一性与灵活性相结合的原则，以标准化服务电网建设发展。</w:t>
      </w:r>
    </w:p>
    <w:p w14:paraId="3A3D706C">
      <w:pPr>
        <w:widowControl/>
        <w:adjustRightInd w:val="0"/>
        <w:snapToGrid w:val="0"/>
        <w:ind w:firstLine="420" w:firstLineChars="200"/>
        <w:jc w:val="left"/>
        <w:textAlignment w:val="top"/>
      </w:pPr>
      <w:r>
        <w:t>b） 与相关国际标准、国家标准、行业标准、企业标准协调一致。</w:t>
      </w:r>
    </w:p>
    <w:p w14:paraId="09D529F2">
      <w:pPr>
        <w:widowControl/>
        <w:adjustRightInd w:val="0"/>
        <w:snapToGrid w:val="0"/>
        <w:ind w:firstLine="420" w:firstLineChars="200"/>
        <w:jc w:val="left"/>
        <w:textAlignment w:val="top"/>
      </w:pPr>
      <w:r>
        <w:t>c） 坚持集中人才资源优势，协调电能表制造商等各方技术资源，群策群力完善技术标准。</w:t>
      </w:r>
    </w:p>
    <w:p w14:paraId="574D6D9D">
      <w:pPr>
        <w:adjustRightInd w:val="0"/>
        <w:snapToGrid w:val="0"/>
        <w:rPr>
          <w:rFonts w:ascii="黑体" w:hAnsi="黑体" w:eastAsia="黑体" w:cs="黑体"/>
          <w:bCs/>
          <w:szCs w:val="21"/>
        </w:rPr>
      </w:pPr>
      <w:r>
        <w:rPr>
          <w:rFonts w:hint="eastAsia" w:ascii="黑体" w:hAnsi="黑体" w:eastAsia="黑体" w:cs="黑体"/>
          <w:bCs/>
          <w:szCs w:val="21"/>
        </w:rPr>
        <w:t>2.2  标准的主要内容</w:t>
      </w:r>
    </w:p>
    <w:p w14:paraId="722FEE20">
      <w:pPr>
        <w:widowControl/>
        <w:adjustRightInd w:val="0"/>
        <w:snapToGrid w:val="0"/>
        <w:ind w:firstLine="420" w:firstLineChars="200"/>
        <w:jc w:val="left"/>
        <w:textAlignment w:val="top"/>
      </w:pPr>
      <w:bookmarkStart w:id="31" w:name="_Toc529869432"/>
      <w:bookmarkStart w:id="32" w:name="_Toc529869557"/>
      <w:bookmarkStart w:id="33" w:name="_Toc46481451"/>
      <w:bookmarkStart w:id="34" w:name="_Toc46481435"/>
      <w:r>
        <w:rPr>
          <w:rFonts w:hint="eastAsia"/>
        </w:rPr>
        <w:t>本标准共分</w:t>
      </w:r>
      <w:r>
        <w:t>4</w:t>
      </w:r>
      <w:r>
        <w:rPr>
          <w:rFonts w:hint="eastAsia"/>
        </w:rPr>
        <w:t>章，分别是：</w:t>
      </w:r>
    </w:p>
    <w:p w14:paraId="5745F7B9">
      <w:pPr>
        <w:widowControl/>
        <w:adjustRightInd w:val="0"/>
        <w:snapToGrid w:val="0"/>
        <w:ind w:firstLine="420" w:firstLineChars="200"/>
        <w:jc w:val="left"/>
        <w:textAlignment w:val="top"/>
      </w:pPr>
      <w:r>
        <w:rPr>
          <w:rFonts w:hint="eastAsia"/>
        </w:rPr>
        <w:t>第1章 范围。</w:t>
      </w:r>
    </w:p>
    <w:p w14:paraId="79FBE06F">
      <w:pPr>
        <w:widowControl/>
        <w:adjustRightInd w:val="0"/>
        <w:snapToGrid w:val="0"/>
        <w:ind w:firstLine="420" w:firstLineChars="200"/>
        <w:jc w:val="left"/>
        <w:textAlignment w:val="top"/>
      </w:pPr>
      <w:r>
        <w:rPr>
          <w:rFonts w:hint="eastAsia"/>
        </w:rPr>
        <w:t>第2章 规范性引用文件。</w:t>
      </w:r>
    </w:p>
    <w:p w14:paraId="259A2307">
      <w:pPr>
        <w:widowControl/>
        <w:adjustRightInd w:val="0"/>
        <w:snapToGrid w:val="0"/>
        <w:ind w:firstLine="420" w:firstLineChars="200"/>
        <w:jc w:val="left"/>
        <w:textAlignment w:val="top"/>
      </w:pPr>
      <w:r>
        <w:rPr>
          <w:rFonts w:hint="eastAsia"/>
        </w:rPr>
        <w:t>第3章 术语及定义，确立和定义适用于本标准的相关术语。</w:t>
      </w:r>
    </w:p>
    <w:p w14:paraId="66464A9F">
      <w:pPr>
        <w:widowControl/>
        <w:adjustRightInd w:val="0"/>
        <w:snapToGrid w:val="0"/>
        <w:ind w:firstLine="420" w:firstLineChars="200"/>
        <w:jc w:val="left"/>
        <w:textAlignment w:val="top"/>
      </w:pPr>
      <w:r>
        <w:rPr>
          <w:rFonts w:hint="eastAsia"/>
        </w:rPr>
        <w:t>第4章 检验规范，规定了低压电力线带载波通信单元的全生命周期管理中的各环节的检验，包括结构试验、气候影响试验、绝缘性能试验、电源影响试验、功耗测试、电磁兼容性试验、辐射骚扰试验、互换性测试、基本通信性能测试、互联互通测试条件和方法、网管接口测试。</w:t>
      </w:r>
    </w:p>
    <w:p w14:paraId="7DEF01B9">
      <w:pPr>
        <w:pStyle w:val="4"/>
        <w:numPr>
          <w:ilvl w:val="0"/>
          <w:numId w:val="0"/>
        </w:numPr>
      </w:pPr>
      <w:bookmarkStart w:id="35" w:name="_Toc28686"/>
      <w:bookmarkStart w:id="36" w:name="_Toc57212305"/>
      <w:bookmarkStart w:id="37" w:name="_Toc18549"/>
      <w:r>
        <w:rPr>
          <w:rFonts w:hint="eastAsia"/>
        </w:rPr>
        <w:t>3 标准编制目的</w:t>
      </w:r>
      <w:bookmarkEnd w:id="31"/>
      <w:bookmarkEnd w:id="32"/>
      <w:bookmarkEnd w:id="33"/>
      <w:bookmarkEnd w:id="34"/>
      <w:bookmarkEnd w:id="35"/>
      <w:bookmarkEnd w:id="36"/>
      <w:bookmarkEnd w:id="37"/>
    </w:p>
    <w:p w14:paraId="4535CFEC">
      <w:pPr>
        <w:widowControl/>
        <w:adjustRightInd w:val="0"/>
        <w:snapToGrid w:val="0"/>
        <w:ind w:firstLine="420" w:firstLineChars="200"/>
        <w:jc w:val="left"/>
        <w:textAlignment w:val="top"/>
      </w:pPr>
      <w:bookmarkStart w:id="38" w:name="_Toc529869433"/>
      <w:bookmarkStart w:id="39" w:name="_Toc46481452"/>
      <w:bookmarkStart w:id="40" w:name="_Toc529869558"/>
      <w:bookmarkStart w:id="41" w:name="_Toc46481436"/>
      <w:r>
        <w:rPr>
          <w:rFonts w:hint="eastAsia"/>
        </w:rPr>
        <w:t>为规范低压电力线宽带载波通信技术在全生命周期管理中的各环节的检验方面的要求，保证南方电网低压电力线宽带载波通信技术实现互联互通，依据国家和行业有关标准、规程和规范，特制定本标准。</w:t>
      </w:r>
    </w:p>
    <w:p w14:paraId="7B7F2337">
      <w:pPr>
        <w:pStyle w:val="4"/>
        <w:numPr>
          <w:ilvl w:val="0"/>
          <w:numId w:val="0"/>
        </w:numPr>
      </w:pPr>
      <w:bookmarkStart w:id="42" w:name="_Toc32384"/>
      <w:bookmarkStart w:id="43" w:name="_Toc57212306"/>
      <w:bookmarkStart w:id="44" w:name="_Toc28321"/>
      <w:r>
        <w:rPr>
          <w:rFonts w:hint="eastAsia"/>
        </w:rPr>
        <w:t>4 借鉴国内、外先进标准的情况</w:t>
      </w:r>
      <w:bookmarkEnd w:id="38"/>
      <w:bookmarkEnd w:id="39"/>
      <w:bookmarkEnd w:id="40"/>
      <w:bookmarkEnd w:id="41"/>
      <w:bookmarkEnd w:id="42"/>
      <w:bookmarkEnd w:id="43"/>
      <w:bookmarkEnd w:id="44"/>
    </w:p>
    <w:p w14:paraId="478DB220">
      <w:pPr>
        <w:widowControl/>
        <w:adjustRightInd w:val="0"/>
        <w:snapToGrid w:val="0"/>
        <w:ind w:firstLine="420" w:firstLineChars="200"/>
        <w:jc w:val="left"/>
        <w:textAlignment w:val="top"/>
        <w:rPr>
          <w:rFonts w:ascii="Times New Roman"/>
        </w:rPr>
      </w:pPr>
      <w:bookmarkStart w:id="45" w:name="_Toc46481437"/>
      <w:bookmarkStart w:id="46" w:name="_Toc46481453"/>
      <w:bookmarkStart w:id="47" w:name="_Toc529869559"/>
      <w:bookmarkStart w:id="48" w:name="_Toc529869434"/>
    </w:p>
    <w:p w14:paraId="626022DC">
      <w:pPr>
        <w:pStyle w:val="4"/>
        <w:numPr>
          <w:ilvl w:val="0"/>
          <w:numId w:val="0"/>
        </w:numPr>
      </w:pPr>
      <w:bookmarkStart w:id="49" w:name="_Toc57212307"/>
      <w:bookmarkStart w:id="50" w:name="_Toc673"/>
      <w:bookmarkStart w:id="51" w:name="_Toc14302"/>
      <w:r>
        <w:rPr>
          <w:rFonts w:hint="eastAsia"/>
        </w:rPr>
        <w:t>5 与现行法律、法规、政策及相关标准的协调性</w:t>
      </w:r>
      <w:bookmarkEnd w:id="45"/>
      <w:bookmarkEnd w:id="46"/>
      <w:bookmarkEnd w:id="47"/>
      <w:bookmarkEnd w:id="48"/>
      <w:bookmarkEnd w:id="49"/>
      <w:bookmarkEnd w:id="50"/>
      <w:bookmarkEnd w:id="51"/>
    </w:p>
    <w:p w14:paraId="261CF86A">
      <w:pPr>
        <w:widowControl/>
        <w:adjustRightInd w:val="0"/>
        <w:snapToGrid w:val="0"/>
        <w:ind w:firstLine="420" w:firstLineChars="200"/>
        <w:jc w:val="left"/>
        <w:textAlignment w:val="top"/>
        <w:rPr>
          <w:szCs w:val="20"/>
        </w:rPr>
      </w:pPr>
      <w:r>
        <w:rPr>
          <w:rFonts w:hint="eastAsia"/>
          <w:szCs w:val="20"/>
        </w:rPr>
        <w:t>符合现行法律、法规、政策及相关标准相关规定。</w:t>
      </w:r>
    </w:p>
    <w:p w14:paraId="7BA2DC74">
      <w:pPr>
        <w:pStyle w:val="4"/>
        <w:numPr>
          <w:ilvl w:val="0"/>
          <w:numId w:val="0"/>
        </w:numPr>
      </w:pPr>
      <w:bookmarkStart w:id="52" w:name="_Toc46481454"/>
      <w:bookmarkStart w:id="53" w:name="_Toc32577"/>
      <w:bookmarkStart w:id="54" w:name="_Toc529869435"/>
      <w:bookmarkStart w:id="55" w:name="_Toc529869560"/>
      <w:bookmarkStart w:id="56" w:name="_Toc46481438"/>
      <w:bookmarkStart w:id="57" w:name="_Toc1682"/>
      <w:bookmarkStart w:id="58" w:name="_Toc57212308"/>
      <w:r>
        <w:rPr>
          <w:rFonts w:hint="eastAsia"/>
        </w:rPr>
        <w:t>6 贯彻标准的要求和措施建议</w:t>
      </w:r>
      <w:bookmarkEnd w:id="52"/>
      <w:bookmarkEnd w:id="53"/>
      <w:bookmarkEnd w:id="54"/>
      <w:bookmarkEnd w:id="55"/>
      <w:bookmarkEnd w:id="56"/>
      <w:bookmarkEnd w:id="57"/>
      <w:bookmarkEnd w:id="58"/>
    </w:p>
    <w:p w14:paraId="535F8E66">
      <w:pPr>
        <w:widowControl/>
        <w:adjustRightInd w:val="0"/>
        <w:snapToGrid w:val="0"/>
        <w:ind w:firstLine="420" w:firstLineChars="200"/>
        <w:jc w:val="left"/>
        <w:textAlignment w:val="top"/>
        <w:rPr>
          <w:szCs w:val="20"/>
        </w:rPr>
      </w:pPr>
      <w:r>
        <w:rPr>
          <w:rFonts w:hint="eastAsia"/>
          <w:szCs w:val="20"/>
        </w:rPr>
        <w:t>无。</w:t>
      </w:r>
    </w:p>
    <w:p w14:paraId="55C7D16F">
      <w:pPr>
        <w:pStyle w:val="4"/>
        <w:numPr>
          <w:ilvl w:val="0"/>
          <w:numId w:val="0"/>
        </w:numPr>
      </w:pPr>
      <w:bookmarkStart w:id="59" w:name="_Toc529869436"/>
      <w:bookmarkStart w:id="60" w:name="_Toc46481439"/>
      <w:bookmarkStart w:id="61" w:name="_Toc15089"/>
      <w:bookmarkStart w:id="62" w:name="_Toc46481455"/>
      <w:bookmarkStart w:id="63" w:name="_Toc57212309"/>
      <w:bookmarkStart w:id="64" w:name="_Toc28471"/>
      <w:bookmarkStart w:id="65" w:name="_Toc529869561"/>
      <w:r>
        <w:rPr>
          <w:rFonts w:hint="eastAsia"/>
        </w:rPr>
        <w:t>7 代替或废止现行企业标准的建议</w:t>
      </w:r>
      <w:bookmarkEnd w:id="59"/>
      <w:bookmarkEnd w:id="60"/>
      <w:bookmarkEnd w:id="61"/>
      <w:bookmarkEnd w:id="62"/>
      <w:bookmarkEnd w:id="63"/>
      <w:bookmarkEnd w:id="64"/>
      <w:bookmarkEnd w:id="65"/>
    </w:p>
    <w:p w14:paraId="77F8CD4E">
      <w:pPr>
        <w:widowControl/>
        <w:adjustRightInd w:val="0"/>
        <w:snapToGrid w:val="0"/>
        <w:ind w:firstLine="420" w:firstLineChars="200"/>
        <w:jc w:val="left"/>
        <w:textAlignment w:val="top"/>
        <w:rPr>
          <w:szCs w:val="20"/>
        </w:rPr>
      </w:pPr>
      <w:r>
        <w:rPr>
          <w:rFonts w:hint="eastAsia"/>
          <w:szCs w:val="20"/>
        </w:rPr>
        <w:t>无。</w:t>
      </w:r>
    </w:p>
    <w:p w14:paraId="132A82C1">
      <w:pPr>
        <w:pStyle w:val="4"/>
        <w:numPr>
          <w:ilvl w:val="0"/>
          <w:numId w:val="0"/>
        </w:numPr>
      </w:pPr>
      <w:bookmarkStart w:id="66" w:name="_Toc8418"/>
      <w:bookmarkStart w:id="67" w:name="_Toc529869562"/>
      <w:bookmarkStart w:id="68" w:name="_Toc10101"/>
      <w:bookmarkStart w:id="69" w:name="_Toc46481456"/>
      <w:bookmarkStart w:id="70" w:name="_Toc57212310"/>
      <w:bookmarkStart w:id="71" w:name="_Toc529869437"/>
      <w:bookmarkStart w:id="72" w:name="_Toc46481440"/>
      <w:r>
        <w:rPr>
          <w:rFonts w:hint="eastAsia"/>
        </w:rPr>
        <w:t>8 重要内容的解释和其它应予说明的事项</w:t>
      </w:r>
      <w:bookmarkEnd w:id="66"/>
      <w:bookmarkEnd w:id="67"/>
      <w:bookmarkEnd w:id="68"/>
      <w:bookmarkEnd w:id="69"/>
      <w:bookmarkEnd w:id="70"/>
      <w:bookmarkEnd w:id="71"/>
      <w:bookmarkEnd w:id="72"/>
    </w:p>
    <w:p w14:paraId="22BC49DA">
      <w:pPr>
        <w:widowControl/>
        <w:adjustRightInd w:val="0"/>
        <w:snapToGrid w:val="0"/>
        <w:ind w:firstLine="420" w:firstLineChars="200"/>
        <w:jc w:val="left"/>
        <w:textAlignment w:val="top"/>
        <w:rPr>
          <w:szCs w:val="20"/>
        </w:rPr>
      </w:pPr>
      <w:r>
        <w:rPr>
          <w:rFonts w:hint="eastAsia"/>
          <w:szCs w:val="20"/>
        </w:rPr>
        <w:t>无。</w:t>
      </w:r>
    </w:p>
    <w:p w14:paraId="38631241">
      <w:pPr>
        <w:pStyle w:val="4"/>
        <w:numPr>
          <w:ilvl w:val="0"/>
          <w:numId w:val="0"/>
        </w:numPr>
      </w:pPr>
      <w:bookmarkStart w:id="73" w:name="_Toc529869563"/>
      <w:bookmarkStart w:id="74" w:name="_Toc46481457"/>
      <w:bookmarkStart w:id="75" w:name="_Toc46481441"/>
      <w:bookmarkStart w:id="76" w:name="_Toc529869438"/>
      <w:bookmarkStart w:id="77" w:name="_Toc5865"/>
      <w:bookmarkStart w:id="78" w:name="_Toc23292"/>
      <w:bookmarkStart w:id="79" w:name="_Toc57212311"/>
      <w:r>
        <w:rPr>
          <w:rFonts w:hint="eastAsia"/>
        </w:rPr>
        <w:t>9 标准中强制性和影响面较大的内容说明</w:t>
      </w:r>
      <w:bookmarkEnd w:id="73"/>
      <w:bookmarkEnd w:id="74"/>
      <w:bookmarkEnd w:id="75"/>
      <w:bookmarkEnd w:id="76"/>
      <w:bookmarkEnd w:id="77"/>
      <w:bookmarkEnd w:id="78"/>
      <w:bookmarkEnd w:id="79"/>
    </w:p>
    <w:p w14:paraId="600FB708">
      <w:pPr>
        <w:widowControl/>
        <w:adjustRightInd w:val="0"/>
        <w:snapToGrid w:val="0"/>
        <w:ind w:firstLine="420" w:firstLineChars="200"/>
        <w:jc w:val="left"/>
        <w:textAlignment w:val="top"/>
        <w:rPr>
          <w:szCs w:val="20"/>
        </w:rPr>
      </w:pPr>
      <w:r>
        <w:rPr>
          <w:rFonts w:hint="eastAsia"/>
          <w:szCs w:val="20"/>
        </w:rPr>
        <w:t>无。</w:t>
      </w:r>
    </w:p>
    <w:p w14:paraId="6C28385F">
      <w:pPr>
        <w:pStyle w:val="4"/>
        <w:numPr>
          <w:ilvl w:val="0"/>
          <w:numId w:val="0"/>
        </w:numPr>
      </w:pPr>
      <w:bookmarkStart w:id="80" w:name="_Toc46481458"/>
      <w:bookmarkStart w:id="81" w:name="_Toc57212312"/>
      <w:bookmarkStart w:id="82" w:name="_Toc1048"/>
      <w:bookmarkStart w:id="83" w:name="_Toc29687"/>
      <w:bookmarkStart w:id="84" w:name="_Toc529869439"/>
      <w:bookmarkStart w:id="85" w:name="_Toc529869564"/>
      <w:bookmarkStart w:id="86" w:name="_Toc46481442"/>
      <w:r>
        <w:rPr>
          <w:rFonts w:hint="eastAsia"/>
        </w:rPr>
        <w:t>10 标准名称与计划项目名称发生变化的主要原因</w:t>
      </w:r>
      <w:bookmarkEnd w:id="80"/>
      <w:bookmarkEnd w:id="81"/>
      <w:bookmarkEnd w:id="82"/>
      <w:bookmarkEnd w:id="83"/>
      <w:bookmarkEnd w:id="84"/>
      <w:bookmarkEnd w:id="85"/>
      <w:bookmarkEnd w:id="86"/>
    </w:p>
    <w:p w14:paraId="0CE4E558">
      <w:pPr>
        <w:widowControl/>
        <w:adjustRightInd w:val="0"/>
        <w:snapToGrid w:val="0"/>
        <w:ind w:firstLine="420" w:firstLineChars="200"/>
        <w:jc w:val="left"/>
        <w:textAlignment w:val="top"/>
        <w:rPr>
          <w:rFonts w:hint="eastAsia" w:ascii="宋体" w:hAnsi="宋体" w:cs="宋体"/>
          <w:szCs w:val="20"/>
        </w:rPr>
      </w:pPr>
      <w:r>
        <w:rPr>
          <w:rFonts w:hint="eastAsia" w:ascii="宋体" w:hAnsi="宋体" w:cs="宋体"/>
          <w:szCs w:val="20"/>
        </w:rPr>
        <w:t>无</w:t>
      </w:r>
    </w:p>
    <w:p w14:paraId="19C51752">
      <w:pPr>
        <w:jc w:val="center"/>
        <w:rPr>
          <w:rFonts w:hint="eastAsia"/>
        </w:rPr>
      </w:pPr>
      <w:r>
        <w:rPr>
          <w:rFonts w:hint="eastAsia" w:hAnsi="宋体"/>
        </w:rPr>
        <w:t>━━━━━━━━━━━</w:t>
      </w:r>
    </w:p>
    <w:p w14:paraId="10881C64"/>
    <w:sectPr>
      <w:headerReference r:id="rId27" w:type="default"/>
      <w:footerReference r:id="rId28" w:type="default"/>
      <w:footerReference r:id="rId29" w:type="even"/>
      <w:pgSz w:w="11906" w:h="16838"/>
      <w:pgMar w:top="1440" w:right="1800" w:bottom="1440" w:left="1800" w:header="851" w:footer="992" w:gutter="0"/>
      <w:pgNumType w:start="1"/>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zhangbs" w:date="2026-02-21T16:45:01Z" w:initials="">
    <w:p w14:paraId="17633410">
      <w:pPr>
        <w:pStyle w:val="8"/>
      </w:pPr>
      <w:r>
        <w:rPr>
          <w:rFonts w:hint="eastAsia"/>
          <w:lang w:val="en-US" w:eastAsia="zh-CN"/>
        </w:rPr>
        <w:t>17626系列标准、5169等已有新的发布版本，需要更新；且17626系列标准编号有误，也需要更新</w:t>
      </w:r>
    </w:p>
  </w:comment>
  <w:comment w:id="1" w:author="zhangbs" w:date="2026-02-21T16:46:58Z" w:initials="">
    <w:p w14:paraId="55A634D6">
      <w:pPr>
        <w:pStyle w:val="8"/>
        <w:rPr>
          <w:rFonts w:hint="default" w:eastAsia="宋体"/>
          <w:lang w:val="en-US" w:eastAsia="zh-CN"/>
        </w:rPr>
      </w:pPr>
      <w:r>
        <w:rPr>
          <w:rFonts w:hint="eastAsia"/>
          <w:lang w:val="en-US" w:eastAsia="zh-CN"/>
        </w:rPr>
        <w:t>需要将引用标准放到规范性引用文件当中</w:t>
      </w:r>
    </w:p>
  </w:comment>
  <w:comment w:id="2" w:author="zhangbs" w:date="2026-02-21T16:53:44Z" w:initials="">
    <w:p w14:paraId="6666596D">
      <w:pPr>
        <w:pStyle w:val="8"/>
        <w:rPr>
          <w:rFonts w:hint="default" w:eastAsia="宋体"/>
          <w:lang w:val="en-US" w:eastAsia="zh-CN"/>
        </w:rPr>
      </w:pPr>
      <w:r>
        <w:rPr>
          <w:rFonts w:hint="eastAsia"/>
          <w:lang w:val="en-US" w:eastAsia="zh-CN"/>
        </w:rPr>
        <w:t>图错乱  需要更新</w:t>
      </w:r>
    </w:p>
  </w:comment>
  <w:comment w:id="3" w:author="zhangbs" w:date="2026-02-21T19:28:40Z" w:initials="">
    <w:p w14:paraId="675455BF">
      <w:pPr>
        <w:pStyle w:val="8"/>
        <w:rPr>
          <w:rFonts w:hint="default" w:eastAsia="宋体"/>
          <w:lang w:val="en-US" w:eastAsia="zh-CN"/>
        </w:rPr>
      </w:pPr>
      <w:r>
        <w:rPr>
          <w:rFonts w:hint="eastAsia"/>
          <w:lang w:val="en-US" w:eastAsia="zh-CN"/>
        </w:rPr>
        <w:t>全文中“集中器”应改为“数据采集终端”？</w:t>
      </w:r>
    </w:p>
  </w:comment>
  <w:comment w:id="4" w:author="zhangbs" w:date="2026-02-21T19:28:08Z" w:initials="">
    <w:p w14:paraId="65976C6B">
      <w:pPr>
        <w:pStyle w:val="8"/>
        <w:rPr>
          <w:rFonts w:hint="default" w:eastAsia="宋体"/>
          <w:lang w:val="en-US" w:eastAsia="zh-CN"/>
        </w:rPr>
      </w:pPr>
      <w:r>
        <w:rPr>
          <w:rFonts w:hint="eastAsia"/>
          <w:lang w:val="en-US" w:eastAsia="zh-CN"/>
        </w:rPr>
        <w:t>多出来的？</w:t>
      </w:r>
    </w:p>
  </w:comment>
  <w:comment w:id="6" w:author="zhangbs" w:date="2026-02-25T21:55:59Z" w:initials="">
    <w:p w14:paraId="09D07EEB">
      <w:pPr>
        <w:pStyle w:val="8"/>
      </w:pPr>
      <w:r>
        <w:rPr>
          <w:rFonts w:hint="eastAsia"/>
          <w:lang w:val="en-US" w:eastAsia="zh-CN"/>
        </w:rPr>
        <w:t>缺名词解释</w:t>
      </w:r>
    </w:p>
  </w:comment>
  <w:comment w:id="5" w:author="zhangbs" w:date="2026-02-21T19:30:28Z" w:initials="">
    <w:p w14:paraId="24CB7433">
      <w:pPr>
        <w:pStyle w:val="8"/>
        <w:rPr>
          <w:rFonts w:hint="default" w:eastAsia="宋体"/>
          <w:lang w:val="en-US" w:eastAsia="zh-CN"/>
        </w:rPr>
      </w:pPr>
      <w:r>
        <w:rPr>
          <w:rFonts w:hint="eastAsia"/>
          <w:lang w:val="en-US" w:eastAsia="zh-CN"/>
        </w:rPr>
        <w:t>本句不通顺</w:t>
      </w:r>
    </w:p>
  </w:comment>
  <w:comment w:id="7" w:author="zhangbs" w:date="2026-02-25T21:56:20Z" w:initials="">
    <w:p w14:paraId="2B3550ED">
      <w:pPr>
        <w:pStyle w:val="8"/>
      </w:pPr>
      <w:r>
        <w:rPr>
          <w:rFonts w:hint="eastAsia"/>
          <w:lang w:val="en-US" w:eastAsia="zh-CN"/>
        </w:rPr>
        <w:t>缺名词解释</w:t>
      </w:r>
    </w:p>
  </w:comment>
  <w:comment w:id="8" w:author="zhangbs" w:date="2026-02-25T21:56:59Z" w:initials="">
    <w:p w14:paraId="5F937704">
      <w:pPr>
        <w:pStyle w:val="8"/>
      </w:pPr>
      <w:r>
        <w:rPr>
          <w:rFonts w:hint="eastAsia"/>
          <w:lang w:val="en-US" w:eastAsia="zh-CN"/>
        </w:rPr>
        <w:t>缺名词解释</w:t>
      </w:r>
    </w:p>
  </w:comment>
  <w:comment w:id="9" w:author="zhangbs" w:date="2026-02-25T21:57:30Z" w:initials="">
    <w:p w14:paraId="25456E1E">
      <w:pPr>
        <w:pStyle w:val="8"/>
      </w:pPr>
      <w:r>
        <w:rPr>
          <w:rFonts w:hint="eastAsia"/>
          <w:lang w:val="en-US" w:eastAsia="zh-CN"/>
        </w:rPr>
        <w:t>缺名词解释</w:t>
      </w:r>
    </w:p>
  </w:comment>
  <w:comment w:id="10" w:author="zhangbs" w:date="2026-02-25T21:58:53Z" w:initials="">
    <w:p w14:paraId="0C636529">
      <w:pPr>
        <w:pStyle w:val="8"/>
      </w:pPr>
      <w:r>
        <w:rPr>
          <w:rFonts w:hint="eastAsia"/>
          <w:lang w:val="en-US" w:eastAsia="zh-CN"/>
        </w:rPr>
        <w:t>缺名词解释</w:t>
      </w:r>
    </w:p>
  </w:comment>
  <w:comment w:id="11" w:author="zhangbs" w:date="2026-02-25T21:59:04Z" w:initials="">
    <w:p w14:paraId="65AE5D34">
      <w:pPr>
        <w:pStyle w:val="8"/>
      </w:pPr>
      <w:r>
        <w:rPr>
          <w:rFonts w:hint="eastAsia"/>
          <w:lang w:val="en-US" w:eastAsia="zh-CN"/>
        </w:rPr>
        <w:t>缺名词解释</w:t>
      </w:r>
    </w:p>
  </w:comment>
  <w:comment w:id="12" w:author="zhangbs" w:date="2026-02-21T19:40:37Z" w:initials="">
    <w:p w14:paraId="66F43028">
      <w:pPr>
        <w:pStyle w:val="8"/>
        <w:rPr>
          <w:rFonts w:hint="default" w:eastAsia="宋体"/>
          <w:lang w:val="en-US" w:eastAsia="zh-CN"/>
        </w:rPr>
      </w:pPr>
      <w:r>
        <w:rPr>
          <w:rFonts w:hint="eastAsia"/>
          <w:lang w:val="en-US" w:eastAsia="zh-CN"/>
        </w:rPr>
        <w:t>注与图4的内容表述不一致，如“1号位、2号位”等具体指的是是什么在图4中没有显示出来</w:t>
      </w:r>
    </w:p>
  </w:comment>
  <w:comment w:id="13" w:author="zhangbs" w:date="2026-02-21T19:45:45Z" w:initials="">
    <w:p w14:paraId="6B8D7A17">
      <w:pPr>
        <w:pStyle w:val="8"/>
        <w:rPr>
          <w:rFonts w:hint="default" w:eastAsia="宋体"/>
          <w:lang w:val="en-US" w:eastAsia="zh-CN"/>
        </w:rPr>
      </w:pPr>
      <w:r>
        <w:rPr>
          <w:rFonts w:hint="eastAsia"/>
          <w:lang w:val="en-US" w:eastAsia="zh-CN"/>
        </w:rPr>
        <w:t>表述有误？</w:t>
      </w:r>
    </w:p>
  </w:comment>
  <w:comment w:id="14" w:author="zhangbs" w:date="2026-02-25T22:03:37Z" w:initials="">
    <w:p w14:paraId="79E6623D">
      <w:pPr>
        <w:pStyle w:val="8"/>
      </w:pPr>
      <w:r>
        <w:rPr>
          <w:rFonts w:hint="eastAsia"/>
          <w:lang w:val="en-US" w:eastAsia="zh-CN"/>
        </w:rPr>
        <w:t>缺名词解释</w:t>
      </w:r>
    </w:p>
  </w:comment>
  <w:comment w:id="15" w:author="zhangbs" w:date="2026-02-25T22:06:24Z" w:initials="">
    <w:p w14:paraId="3E3168F0">
      <w:pPr>
        <w:pStyle w:val="8"/>
        <w:rPr>
          <w:rFonts w:hint="default" w:eastAsia="宋体"/>
          <w:lang w:val="en-US" w:eastAsia="zh-CN"/>
        </w:rPr>
      </w:pPr>
      <w:r>
        <w:rPr>
          <w:rFonts w:hint="eastAsia"/>
          <w:lang w:val="en-US" w:eastAsia="zh-CN"/>
        </w:rPr>
        <w:t>该协议是什么协议？需要给出正式的标准名称，并作为规范性引用文件放到前面去</w:t>
      </w:r>
    </w:p>
  </w:comment>
  <w:comment w:id="16" w:author="zhangbs" w:date="2026-02-25T22:07:13Z" w:initials="">
    <w:p w14:paraId="6BAA4A06">
      <w:pPr>
        <w:pStyle w:val="8"/>
        <w:rPr>
          <w:rFonts w:hint="default" w:eastAsia="宋体"/>
          <w:lang w:val="en-US" w:eastAsia="zh-CN"/>
        </w:rPr>
      </w:pPr>
      <w:r>
        <w:rPr>
          <w:rFonts w:hint="eastAsia"/>
          <w:lang w:val="en-US" w:eastAsia="zh-CN"/>
        </w:rPr>
        <w:t>该协议是什么协议？需要给出正式的标准名称，并作为规范性引用文件放到前面去</w:t>
      </w:r>
    </w:p>
    <w:p w14:paraId="41213F82">
      <w:pPr>
        <w:pStyle w:val="8"/>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7633410" w15:done="0"/>
  <w15:commentEx w15:paraId="55A634D6" w15:done="0"/>
  <w15:commentEx w15:paraId="6666596D" w15:done="0"/>
  <w15:commentEx w15:paraId="675455BF" w15:done="0"/>
  <w15:commentEx w15:paraId="65976C6B" w15:done="0"/>
  <w15:commentEx w15:paraId="09D07EEB" w15:done="0"/>
  <w15:commentEx w15:paraId="24CB7433" w15:done="0"/>
  <w15:commentEx w15:paraId="2B3550ED" w15:done="0"/>
  <w15:commentEx w15:paraId="5F937704" w15:done="0"/>
  <w15:commentEx w15:paraId="25456E1E" w15:done="0"/>
  <w15:commentEx w15:paraId="0C636529" w15:done="0"/>
  <w15:commentEx w15:paraId="65AE5D34" w15:done="0"/>
  <w15:commentEx w15:paraId="66F43028" w15:done="0"/>
  <w15:commentEx w15:paraId="6B8D7A17" w15:done="0"/>
  <w15:commentEx w15:paraId="79E6623D" w15:done="0"/>
  <w15:commentEx w15:paraId="3E3168F0" w15:done="0"/>
  <w15:commentEx w15:paraId="41213F82"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8"/>
    <w:family w:val="swiss"/>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Noto Sans Mono CJK JP Regular">
    <w:altName w:val="微软雅黑"/>
    <w:panose1 w:val="00000000000000000000"/>
    <w:charset w:val="00"/>
    <w:family w:val="swiss"/>
    <w:pitch w:val="default"/>
    <w:sig w:usb0="00000000" w:usb1="00000000" w:usb2="00000000" w:usb3="00000000" w:csb0="00040001" w:csb1="00000000"/>
  </w:font>
  <w:font w:name="微软雅黑">
    <w:panose1 w:val="020B0503020204020204"/>
    <w:charset w:val="86"/>
    <w:family w:val="swiss"/>
    <w:pitch w:val="default"/>
    <w:sig w:usb0="80000287" w:usb1="2ACF3C50" w:usb2="00000016" w:usb3="00000000" w:csb0="0004001F" w:csb1="00000000"/>
  </w:font>
  <w:font w:name="Noto Sans CJK JP Regular">
    <w:altName w:val="微软雅黑"/>
    <w:panose1 w:val="00000000000000000000"/>
    <w:charset w:val="00"/>
    <w:family w:val="swiss"/>
    <w:pitch w:val="default"/>
    <w:sig w:usb0="00000000" w:usb1="00000000" w:usb2="00000000"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5E0CC7">
    <w:pPr>
      <w:pStyle w:val="10"/>
      <w:ind w:firstLine="360"/>
      <w:jc w:val="right"/>
      <w:rPr>
        <w:rStyle w:val="1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B20EB6">
    <w:pPr>
      <w:pStyle w:val="10"/>
      <w:framePr w:wrap="around" w:vAnchor="text" w:hAnchor="margin" w:xAlign="outside" w:y="1"/>
      <w:ind w:firstLine="360"/>
      <w:rPr>
        <w:rStyle w:val="16"/>
      </w:rPr>
    </w:pPr>
    <w:r>
      <w:fldChar w:fldCharType="begin"/>
    </w:r>
    <w:r>
      <w:rPr>
        <w:rStyle w:val="16"/>
      </w:rPr>
      <w:instrText xml:space="preserve">PAGE  </w:instrText>
    </w:r>
    <w:r>
      <w:fldChar w:fldCharType="separate"/>
    </w:r>
    <w:r>
      <w:rPr>
        <w:rStyle w:val="16"/>
      </w:rPr>
      <w:t>II</w:t>
    </w:r>
    <w:r>
      <w:fldChar w:fldCharType="end"/>
    </w:r>
  </w:p>
  <w:p w14:paraId="327EB796">
    <w:pPr>
      <w:pStyle w:val="1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A17F7A">
    <w:pPr>
      <w:pStyle w:val="10"/>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0920AD">
    <w:pPr>
      <w:pStyle w:val="10"/>
      <w:ind w:firstLine="360"/>
      <w:jc w:val="right"/>
    </w:pPr>
    <w: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62"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3D17DD5F">
                          <w:pPr>
                            <w:pStyle w:val="10"/>
                            <w:ind w:firstLine="360"/>
                            <w:jc w:val="right"/>
                          </w:pPr>
                          <w:r>
                            <w:fldChar w:fldCharType="begin"/>
                          </w:r>
                          <w:r>
                            <w:instrText xml:space="preserve">PAGE   \* MERGEFORMAT</w:instrText>
                          </w:r>
                          <w:r>
                            <w:fldChar w:fldCharType="separate"/>
                          </w:r>
                          <w:r>
                            <w:rPr>
                              <w:lang w:val="zh-CN"/>
                            </w:rP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15"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HfxcQt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rKSWaKVT8/OP7&#10;+efv869vZHIVBWqsnyPuwSIytO9Mi7YZzj0OI++2dCp+wYjAD3lPF3lFGwiPl2bT2WwMF4dv2AA/&#10;e7punQ/vhVEkGjl1qF+SlR23PnShQ0jMps2mljLVUGrSgMTbq3G6cPEAXGrkiCS6x0YrtLu2Z7Yz&#10;xQnEnOl6w1u+qZF8y3y4Zw7NgAdjXMIdllIaJDG9RUll3Nd/ncd41AheSho0V041ZokS+UGjdgAM&#10;g+EGYzcY+qBuDbp1gjG0PJm44IIczNIZ9QUztIo54GKaI1NOw2Dehq7BMYNcrFYpCN1mWdjqB8sj&#10;dBTP29UhQMCkaxSlU6LXCv2WKtPPRmzoP/cp6ul/sHwE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FHfxcQtAgAAVwQAAA4AAAAAAAAAAQAgAAAAHwEAAGRycy9lMm9Eb2MueG1sUEsFBgAAAAAG&#10;AAYAWQEAAL4FAAAAAA==&#10;">
              <v:fill on="f" focussize="0,0"/>
              <v:stroke on="f" weight="0.5pt"/>
              <v:imagedata o:title=""/>
              <o:lock v:ext="edit" aspectratio="f"/>
              <v:textbox inset="0mm,0mm,0mm,0mm" style="mso-fit-shape-to-text:t;">
                <w:txbxContent>
                  <w:p w14:paraId="3D17DD5F">
                    <w:pPr>
                      <w:pStyle w:val="10"/>
                      <w:ind w:firstLine="360"/>
                      <w:jc w:val="right"/>
                    </w:pPr>
                    <w:r>
                      <w:fldChar w:fldCharType="begin"/>
                    </w:r>
                    <w:r>
                      <w:instrText xml:space="preserve">PAGE   \* MERGEFORMAT</w:instrText>
                    </w:r>
                    <w:r>
                      <w:fldChar w:fldCharType="separate"/>
                    </w:r>
                    <w:r>
                      <w:rPr>
                        <w:lang w:val="zh-CN"/>
                      </w:rPr>
                      <w:t>I</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C4DE9A">
    <w:pPr>
      <w:pStyle w:val="10"/>
    </w:pPr>
    <w: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63"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6836E096">
                          <w:pPr>
                            <w:pStyle w:val="10"/>
                          </w:pPr>
                          <w:r>
                            <w:fldChar w:fldCharType="begin"/>
                          </w:r>
                          <w:r>
                            <w:instrText xml:space="preserve">PAGE   \* MERGEFORMAT</w:instrText>
                          </w:r>
                          <w:r>
                            <w:fldChar w:fldCharType="separate"/>
                          </w:r>
                          <w:r>
                            <w:rPr>
                              <w:lang w:val="zh-CN"/>
                            </w:rP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17" o:spid="_x0000_s1026" o:spt="202" type="#_x0000_t202" style="position:absolute;left:0pt;margin-top:0pt;height:144pt;width:144pt;mso-position-horizontal:outside;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MEJeYs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l69pkQzhYqffnw/&#10;/Xw4/fpGxm+jQK31M8TdW0SG7p3p0DbDucdh5N1VTsUvGBH4Ie/xIq/oAuHx0nQyneZwcfiGDfCz&#10;x+vW+fBeGEWiUVCH+iVZ2WHjQx86hMRs2qwbKVMNpSZtJPEmTxcuHoBLjRyRRP/YaIVu252ZbU15&#10;BDFn+t7wlq8bJN8wH+6YQzPgwRiXcIulkgZJzNmipDbu67/OYzxqBC8lLZqroBqzRIn8oFE7AIbB&#10;cIOxHQy9VzcG3TrGGFqeTFxwQQ5m5Yz6ghlaxhxwMc2RqaBhMG9C3+CYQS6WyxSEbrMsbPS95RE6&#10;iuftch8gYNI1itIrcdYK/ZYqc56N2NB/7lPU4/9g8R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UwQl5iwCAABXBAAADgAAAAAAAAABACAAAAAfAQAAZHJzL2Uyb0RvYy54bWxQSwUGAAAAAAYA&#10;BgBZAQAAvQUAAAAA&#10;">
              <v:fill on="f" focussize="0,0"/>
              <v:stroke on="f" weight="0.5pt"/>
              <v:imagedata o:title=""/>
              <o:lock v:ext="edit" aspectratio="f"/>
              <v:textbox inset="0mm,0mm,0mm,0mm" style="mso-fit-shape-to-text:t;">
                <w:txbxContent>
                  <w:p w14:paraId="6836E096">
                    <w:pPr>
                      <w:pStyle w:val="10"/>
                    </w:pPr>
                    <w:r>
                      <w:fldChar w:fldCharType="begin"/>
                    </w:r>
                    <w:r>
                      <w:instrText xml:space="preserve">PAGE   \* MERGEFORMAT</w:instrText>
                    </w:r>
                    <w:r>
                      <w:fldChar w:fldCharType="separate"/>
                    </w:r>
                    <w:r>
                      <w:rPr>
                        <w:lang w:val="zh-CN"/>
                      </w:rPr>
                      <w:t>II</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79211D">
    <w:pPr>
      <w:pStyle w:val="10"/>
      <w:ind w:firstLine="360"/>
    </w:pPr>
    <w:r>
      <mc:AlternateContent>
        <mc:Choice Requires="wps">
          <w:drawing>
            <wp:anchor distT="0" distB="0" distL="114300" distR="114300" simplePos="0" relativeHeight="251668480" behindDoc="0" locked="0" layoutInCell="1" allowOverlap="1">
              <wp:simplePos x="0" y="0"/>
              <wp:positionH relativeFrom="margin">
                <wp:align>outside</wp:align>
              </wp:positionH>
              <wp:positionV relativeFrom="paragraph">
                <wp:posOffset>0</wp:posOffset>
              </wp:positionV>
              <wp:extent cx="29210" cy="139700"/>
              <wp:effectExtent l="4445" t="0" r="4445" b="3810"/>
              <wp:wrapNone/>
              <wp:docPr id="1295811717" name="文本框 17"/>
              <wp:cNvGraphicFramePr/>
              <a:graphic xmlns:a="http://schemas.openxmlformats.org/drawingml/2006/main">
                <a:graphicData uri="http://schemas.microsoft.com/office/word/2010/wordprocessingShape">
                  <wps:wsp>
                    <wps:cNvSpPr txBox="1">
                      <a:spLocks noChangeArrowheads="1"/>
                    </wps:cNvSpPr>
                    <wps:spPr bwMode="auto">
                      <a:xfrm>
                        <a:off x="0" y="0"/>
                        <a:ext cx="29210" cy="139700"/>
                      </a:xfrm>
                      <a:prstGeom prst="rect">
                        <a:avLst/>
                      </a:prstGeom>
                      <a:noFill/>
                      <a:ln>
                        <a:noFill/>
                      </a:ln>
                    </wps:spPr>
                    <wps:txbx>
                      <w:txbxContent>
                        <w:p w14:paraId="30652B39">
                          <w:pPr>
                            <w:pStyle w:val="10"/>
                            <w:rPr>
                              <w:rFonts w:hint="eastAsia"/>
                            </w:rPr>
                          </w:pPr>
                          <w:r>
                            <w:rPr>
                              <w:rFonts w:hint="eastAsia"/>
                            </w:rPr>
                            <w:fldChar w:fldCharType="begin"/>
                          </w:r>
                          <w:r>
                            <w:rPr>
                              <w:rFonts w:hint="eastAsia"/>
                            </w:rPr>
                            <w:instrText xml:space="preserve"> PAGE  \* MERGEFORMAT </w:instrText>
                          </w:r>
                          <w:r>
                            <w:rPr>
                              <w:rFonts w:hint="eastAsia"/>
                            </w:rPr>
                            <w:fldChar w:fldCharType="separate"/>
                          </w:r>
                          <w:r>
                            <w:rPr>
                              <w:lang w:val="en-US" w:eastAsia="zh-CN"/>
                            </w:rPr>
                            <w:t>I</w:t>
                          </w:r>
                          <w:r>
                            <w:rPr>
                              <w:rFonts w:hint="eastAsia"/>
                            </w:rPr>
                            <w:fldChar w:fldCharType="end"/>
                          </w:r>
                        </w:p>
                      </w:txbxContent>
                    </wps:txbx>
                    <wps:bodyPr rot="0" vert="horz" wrap="none" lIns="0" tIns="0" rIns="0" bIns="0" anchor="t" anchorCtr="0" upright="1">
                      <a:spAutoFit/>
                    </wps:bodyPr>
                  </wps:wsp>
                </a:graphicData>
              </a:graphic>
            </wp:anchor>
          </w:drawing>
        </mc:Choice>
        <mc:Fallback>
          <w:pict>
            <v:shape id="文本框 17" o:spid="_x0000_s1026" o:spt="202" type="#_x0000_t202" style="position:absolute;left:0pt;margin-top:0pt;height:11pt;width:2.3pt;mso-position-horizontal:outside;mso-position-horizontal-relative:margin;mso-wrap-style:none;z-index:251668480;mso-width-relative:page;mso-height-relative:page;" filled="f" stroked="f" coordsize="21600,21600" o:gfxdata="UEsDBAoAAAAAAIdO4kAAAAAAAAAAAAAAAAAEAAAAZHJzL1BLAwQUAAAACACHTuJAD9E1HNAAAAAC&#10;AQAADwAAAGRycy9kb3ducmV2LnhtbE2PwU7DMBBE70j8g7VI3KjdCJUqjdNDJS7cKAiJ2zbexhH2&#10;OrLdNPl7DBe4rDSa0czbZj97JyaKaQisYb1SIIi7YAbuNby/PT9sQaSMbNAFJg0LJdi3tzcN1iZc&#10;+ZWmY+5FKeFUowab81hLmTpLHtMqjMTFO4foMRcZe2kiXku5d7JSaiM9DlwWLI50sNR9HS9ew9P8&#10;EWhMdKDP89RFOyxb97JofX+3VjsQmeb8F4Yf/IIObWE6hQubJJyG8kj+vcV73IA4aagqBbJt5H/0&#10;9htQSwMEFAAAAAgAh07iQAhJDisRAgAACwQAAA4AAABkcnMvZTJvRG9jLnhtbK1Ty47TMBTdI/EP&#10;lvc0TRF0GjUdDVMVIQ0PaeADXMdpLGJf69ptMnwA/AErNuz5rn4H105ThmEzCzbRzbXv8TnHx8vL&#10;3rTsoNBrsCXPJ1POlJVQabsr+aePm2cXnPkgbCVasKrkd8rzy9XTJ8vOFWoGDbSVQkYg1hedK3kT&#10;giuyzMtGGeEn4JSlxRrQiEC/uMsqFB2hmzabTacvsw6wcghSeU/d9bDIT4j4GECoay3VGuTeKBsG&#10;VFStCCTJN9p5vkps61rJ8L6uvQqsLTkpDelLh1C9jd9stRTFDoVrtDxREI+h8ECTEdrSoWeotQiC&#10;7VH/A2W0RPBQh4kEkw1CkiOkIp8+8Oa2EU4lLWS1d2fT/f+Dle8OH5DpipIwW7y4yPN5PufMCkM3&#10;f/z+7fjj1/HnV0Y9MqpzvqD9t44mQv8KehpKor27AfnZMwvXjbA7dYUIXaNERUTzOJndGx1wfATZ&#10;dm+hooPEPkAC6ms00UXyhRE6XdLd+ZJUH5ik5mwxy2lB0kr+fDGfpjvMRDHOOvThtQLDYlFypAgk&#10;bHG48SFyEcW4JR5lYaPbNsWgtX81aGPsJO6R7kA89Nv+5MUWqjtSgTCkit4UFQ3gF846SlTJLT0g&#10;zto3lnyI4RsLHIvtWAgrabDkgbOhvA5DSPcO9a4h3NHpK/Jqo5OQaOrA4cSSMpL0nfIcQ3j/P+36&#10;84ZXv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AP0TUc0AAAAAIBAAAPAAAAAAAAAAEAIAAAACIA&#10;AABkcnMvZG93bnJldi54bWxQSwECFAAUAAAACACHTuJACEkOKxECAAALBAAADgAAAAAAAAABACAA&#10;AAAfAQAAZHJzL2Uyb0RvYy54bWxQSwUGAAAAAAYABgBZAQAAogUAAAAA&#10;">
              <v:fill on="f" focussize="0,0"/>
              <v:stroke on="f"/>
              <v:imagedata o:title=""/>
              <o:lock v:ext="edit" aspectratio="f"/>
              <v:textbox inset="0mm,0mm,0mm,0mm" style="mso-fit-shape-to-text:t;">
                <w:txbxContent>
                  <w:p w14:paraId="30652B39">
                    <w:pPr>
                      <w:pStyle w:val="10"/>
                      <w:rPr>
                        <w:rFonts w:hint="eastAsia"/>
                      </w:rPr>
                    </w:pPr>
                    <w:r>
                      <w:rPr>
                        <w:rFonts w:hint="eastAsia"/>
                      </w:rPr>
                      <w:fldChar w:fldCharType="begin"/>
                    </w:r>
                    <w:r>
                      <w:rPr>
                        <w:rFonts w:hint="eastAsia"/>
                      </w:rPr>
                      <w:instrText xml:space="preserve"> PAGE  \* MERGEFORMAT </w:instrText>
                    </w:r>
                    <w:r>
                      <w:rPr>
                        <w:rFonts w:hint="eastAsia"/>
                      </w:rPr>
                      <w:fldChar w:fldCharType="separate"/>
                    </w:r>
                    <w:r>
                      <w:rPr>
                        <w:lang w:val="en-US" w:eastAsia="zh-CN"/>
                      </w:rPr>
                      <w:t>I</w:t>
                    </w:r>
                    <w:r>
                      <w:rPr>
                        <w:rFonts w:hint="eastAsia"/>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7C3861">
    <w:pPr>
      <w:pStyle w:val="10"/>
      <w:ind w:firstLine="360"/>
      <w:jc w:val="right"/>
    </w:pPr>
    <w:r>
      <mc:AlternateContent>
        <mc:Choice Requires="wps">
          <w:drawing>
            <wp:anchor distT="0" distB="0" distL="114300" distR="114300" simplePos="0" relativeHeight="251662336" behindDoc="0" locked="0" layoutInCell="1" allowOverlap="1">
              <wp:simplePos x="0" y="0"/>
              <wp:positionH relativeFrom="margin">
                <wp:align>outside</wp:align>
              </wp:positionH>
              <wp:positionV relativeFrom="paragraph">
                <wp:posOffset>0</wp:posOffset>
              </wp:positionV>
              <wp:extent cx="1828800" cy="1828800"/>
              <wp:effectExtent l="0" t="0" r="0" b="0"/>
              <wp:wrapNone/>
              <wp:docPr id="64"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1E8EEE64">
                          <w:pPr>
                            <w:pStyle w:val="10"/>
                          </w:pPr>
                          <w:r>
                            <w:fldChar w:fldCharType="begin"/>
                          </w:r>
                          <w:r>
                            <w:instrText xml:space="preserve">PAGE   \* MERGEFORMAT</w:instrText>
                          </w:r>
                          <w:r>
                            <w:fldChar w:fldCharType="separate"/>
                          </w:r>
                          <w:r>
                            <w:rPr>
                              <w:lang w:val="zh-CN"/>
                            </w:rPr>
                            <w:t>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11" o:spid="_x0000_s1026" o:spt="202" type="#_x0000_t202" style="position:absolute;left:0pt;margin-top:0pt;height:144pt;width:144pt;mso-position-horizontal:outside;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yQfd0tAgAAVwQAAA4AAABkcnMvZTJvRG9jLnhtbK1UzY7TMBC+I/EO&#10;lu80aYFV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l69oUQzhYqffnw/&#10;/Xw4/fpGxuMoUGv9DHH3FpGhe2c6tM1w7nEYeXeVU/ELRgR+yHu8yCu6QHi8NJ1MpzlcHL5hA/zs&#10;8bp1PrwXRpFoFNShfklWdtj40IcOITGbNutGylRDqUkLEq/f5unCxQNwqZEjkugfG63Qbbszs60p&#10;jyDmTN8b3vJ1g+Qb5sMdc2gGPBjjEm6xVNIgiTlblNTGff3XeYxHjeClpEVzFVRjliiRHzRqB8Aw&#10;GG4wtoOh9+rGoFvHGEPLk4kLLsjBrJxRXzBDy5gDLqY5MhU0DOZN6BscM8jFcpmC0G2WhY2+tzxC&#10;R/G8Xe4DBEy6RlF6Jc5aod9SZc6zERv6z32KevwfLH4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yQfd0tAgAAVwQAAA4AAAAAAAAAAQAgAAAAHwEAAGRycy9lMm9Eb2MueG1sUEsFBgAAAAAG&#10;AAYAWQEAAL4FAAAAAA==&#10;">
              <v:fill on="f" focussize="0,0"/>
              <v:stroke on="f" weight="0.5pt"/>
              <v:imagedata o:title=""/>
              <o:lock v:ext="edit" aspectratio="f"/>
              <v:textbox inset="0mm,0mm,0mm,0mm" style="mso-fit-shape-to-text:t;">
                <w:txbxContent>
                  <w:p w14:paraId="1E8EEE64">
                    <w:pPr>
                      <w:pStyle w:val="10"/>
                    </w:pPr>
                    <w:r>
                      <w:fldChar w:fldCharType="begin"/>
                    </w:r>
                    <w:r>
                      <w:instrText xml:space="preserve">PAGE   \* MERGEFORMAT</w:instrText>
                    </w:r>
                    <w:r>
                      <w:fldChar w:fldCharType="separate"/>
                    </w:r>
                    <w:r>
                      <w:rPr>
                        <w:lang w:val="zh-CN"/>
                      </w:rPr>
                      <w:t>5</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F82E4A">
    <w:pPr>
      <w:pStyle w:val="10"/>
    </w:pPr>
    <w:r>
      <mc:AlternateContent>
        <mc:Choice Requires="wps">
          <w:drawing>
            <wp:anchor distT="0" distB="0" distL="114300" distR="114300" simplePos="0" relativeHeight="251666432" behindDoc="0" locked="0" layoutInCell="1" allowOverlap="1">
              <wp:simplePos x="0" y="0"/>
              <wp:positionH relativeFrom="margin">
                <wp:align>outside</wp:align>
              </wp:positionH>
              <wp:positionV relativeFrom="paragraph">
                <wp:posOffset>0</wp:posOffset>
              </wp:positionV>
              <wp:extent cx="1828800" cy="1828800"/>
              <wp:effectExtent l="0" t="0" r="0" b="0"/>
              <wp:wrapNone/>
              <wp:docPr id="71"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355CC73F">
                          <w:pPr>
                            <w:pStyle w:val="10"/>
                          </w:pPr>
                          <w:r>
                            <w:fldChar w:fldCharType="begin"/>
                          </w:r>
                          <w:r>
                            <w:instrText xml:space="preserve">PAGE   \* MERGEFORMAT</w:instrText>
                          </w:r>
                          <w:r>
                            <w:fldChar w:fldCharType="separate"/>
                          </w:r>
                          <w:r>
                            <w:rPr>
                              <w:lang w:val="zh-CN"/>
                            </w:rP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13" o:spid="_x0000_s1026" o:spt="202" type="#_x0000_t202" style="position:absolute;left:0pt;margin-top:0pt;height:144pt;width:144pt;mso-position-horizontal:outside;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fWd8tAgAAVwQAAA4AAABkcnMvZTJvRG9jLnhtbK1UzY7TMBC+I/EO&#10;lu80aVcsVdV0VbYqQqrYlRbE2XWcJpL/ZLtNygPAG3Diwp3n6nPw2Wm6aOGwBy7O2DP+Zr5vxpnf&#10;dEqSg3C+Mbqg41FOidDclI3eFfTTx/WrKSU+MF0yabQo6FF4erN4+WLe2pmYmNrIUjgCEO1nrS1o&#10;HYKdZZnntVDMj4wVGs7KOMUCtm6XlY61QFcym+T5ddYaV1pnuPAep6veSc+I7jmApqoaLlaG75XQ&#10;oUd1QrIASr5urKeLVG1VCR7uqsqLQGRBwTSkFUlgb+OaLeZstnPM1g0/l8CeU8ITToo1GkkvUCsW&#10;GNm75i8o1XBnvKnCiBuV9USSImAxzp9o81AzKxIXSO3tRXT//2D5h8O9I01Z0DdjSjRT6Pjp+7fT&#10;j1+nn1/J+CoK1Fo/Q9yDRWTo3poOYzOcexxG3l3lVPyCEYEf8h4v8oouEB4vTSfTaQ4Xh2/YAD97&#10;vG6dD++EUSQaBXXoX5KVHTY+9KFDSMymzbqRMvVQatIW9PrqdZ4uXDwAlxo5Iom+2GiFbtudmW1N&#10;eQQxZ/rZ8JavGyTfMB/umcMwoGA8l3CHpZIGSczZoqQ27su/zmM8egQvJS2Gq6Aab4kS+V6jdwAM&#10;g+EGYzsYeq9uDaYV7UAtycQFF+RgVs6oz3hDy5gDLqY5MhU0DOZt6Accb5CL5TIFYdosCxv9YHmE&#10;juJ5u9wHCJh0jaL0Spy1wrylzpzfRhzoP/cp6vF/sPg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N+fWd8tAgAAVwQAAA4AAAAAAAAAAQAgAAAAHwEAAGRycy9lMm9Eb2MueG1sUEsFBgAAAAAG&#10;AAYAWQEAAL4FAAAAAA==&#10;">
              <v:fill on="f" focussize="0,0"/>
              <v:stroke on="f" weight="0.5pt"/>
              <v:imagedata o:title=""/>
              <o:lock v:ext="edit" aspectratio="f"/>
              <v:textbox inset="0mm,0mm,0mm,0mm" style="mso-fit-shape-to-text:t;">
                <w:txbxContent>
                  <w:p w14:paraId="355CC73F">
                    <w:pPr>
                      <w:pStyle w:val="10"/>
                    </w:pPr>
                    <w:r>
                      <w:fldChar w:fldCharType="begin"/>
                    </w:r>
                    <w:r>
                      <w:instrText xml:space="preserve">PAGE   \* MERGEFORMAT</w:instrText>
                    </w:r>
                    <w:r>
                      <w:fldChar w:fldCharType="separate"/>
                    </w:r>
                    <w:r>
                      <w:rPr>
                        <w:lang w:val="zh-CN"/>
                      </w:rPr>
                      <w:t>II</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980245">
    <w:pPr>
      <w:pStyle w:val="10"/>
      <w:ind w:firstLine="360"/>
    </w:pPr>
    <w:r>
      <mc:AlternateContent>
        <mc:Choice Requires="wps">
          <w:drawing>
            <wp:anchor distT="0" distB="0" distL="114300" distR="114300" simplePos="0" relativeHeight="251669504" behindDoc="0" locked="0" layoutInCell="1" allowOverlap="1">
              <wp:simplePos x="0" y="0"/>
              <wp:positionH relativeFrom="margin">
                <wp:align>outside</wp:align>
              </wp:positionH>
              <wp:positionV relativeFrom="paragraph">
                <wp:posOffset>0</wp:posOffset>
              </wp:positionV>
              <wp:extent cx="57785" cy="139700"/>
              <wp:effectExtent l="635" t="0" r="0" b="4445"/>
              <wp:wrapNone/>
              <wp:docPr id="2053256813" name="文本框 18"/>
              <wp:cNvGraphicFramePr/>
              <a:graphic xmlns:a="http://schemas.openxmlformats.org/drawingml/2006/main">
                <a:graphicData uri="http://schemas.microsoft.com/office/word/2010/wordprocessingShape">
                  <wps:wsp>
                    <wps:cNvSpPr txBox="1">
                      <a:spLocks noChangeArrowheads="1"/>
                    </wps:cNvSpPr>
                    <wps:spPr bwMode="auto">
                      <a:xfrm>
                        <a:off x="0" y="0"/>
                        <a:ext cx="57785" cy="139700"/>
                      </a:xfrm>
                      <a:prstGeom prst="rect">
                        <a:avLst/>
                      </a:prstGeom>
                      <a:noFill/>
                      <a:ln>
                        <a:noFill/>
                      </a:ln>
                    </wps:spPr>
                    <wps:txbx>
                      <w:txbxContent>
                        <w:p w14:paraId="0B50F7F5">
                          <w:pPr>
                            <w:pStyle w:val="10"/>
                            <w:rPr>
                              <w:rFonts w:hint="eastAsia"/>
                            </w:rPr>
                          </w:pPr>
                          <w:r>
                            <w:rPr>
                              <w:rFonts w:hint="eastAsia"/>
                            </w:rPr>
                            <w:fldChar w:fldCharType="begin"/>
                          </w:r>
                          <w:r>
                            <w:rPr>
                              <w:rFonts w:hint="eastAsia"/>
                            </w:rPr>
                            <w:instrText xml:space="preserve"> PAGE  \* MERGEFORMAT </w:instrText>
                          </w:r>
                          <w:r>
                            <w:rPr>
                              <w:rFonts w:hint="eastAsia"/>
                            </w:rPr>
                            <w:fldChar w:fldCharType="separate"/>
                          </w:r>
                          <w:r>
                            <w:rPr>
                              <w:lang w:val="en-US" w:eastAsia="zh-CN"/>
                            </w:rPr>
                            <w:t>II</w:t>
                          </w:r>
                          <w:r>
                            <w:rPr>
                              <w:rFonts w:hint="eastAsia"/>
                            </w:rPr>
                            <w:fldChar w:fldCharType="end"/>
                          </w:r>
                        </w:p>
                      </w:txbxContent>
                    </wps:txbx>
                    <wps:bodyPr rot="0" vert="horz" wrap="none" lIns="0" tIns="0" rIns="0" bIns="0" anchor="t" anchorCtr="0" upright="1">
                      <a:spAutoFit/>
                    </wps:bodyPr>
                  </wps:wsp>
                </a:graphicData>
              </a:graphic>
            </wp:anchor>
          </w:drawing>
        </mc:Choice>
        <mc:Fallback>
          <w:pict>
            <v:shape id="文本框 18" o:spid="_x0000_s1026" o:spt="202" type="#_x0000_t202" style="position:absolute;left:0pt;margin-top:0pt;height:11pt;width:4.55pt;mso-position-horizontal:outside;mso-position-horizontal-relative:margin;mso-wrap-style:none;z-index:251669504;mso-width-relative:page;mso-height-relative:page;" filled="f" stroked="f" coordsize="21600,21600" o:gfxdata="UEsDBAoAAAAAAIdO4kAAAAAAAAAAAAAAAAAEAAAAZHJzL1BLAwQUAAAACACHTuJACHYtxM8AAAAC&#10;AQAADwAAAGRycy9kb3ducmV2LnhtbE2PMU/DMBCFdyT+g3VIbNROBighTodKLGwUhMR2ja9xhH2O&#10;bDdN/j2GBZaTnt7Te9+1u8U7MVNMY2AN1UaBIO6DGXnQ8P72fLcFkTKyQReYNKyUYNddX7XYmHDh&#10;V5oPeRClhFODGmzOUyNl6i15TJswERfvFKLHXGQcpIl4KeXeyVqpe+lx5LJgcaK9pf7rcPYaHpaP&#10;QFOiPX2e5j7acd26l1Xr25tKPYHItOS/MPzgF3ToCtMxnNkk4TSUR/LvLd5jBeKooa4VyK6V/9G7&#10;b1BLAwQUAAAACACHTuJA+HkgbRMCAAALBAAADgAAAGRycy9lMm9Eb2MueG1srVPLjtMwFN0j8Q+W&#10;9zRJq05L1HQ0TFWENDykgQ9wHSexiH0t221SPgD+gBUb9nxXv4NrpynDsJkFG+v6cY/POT5eXfeq&#10;JQdhnQRd0GySUiI0h1LquqCfPm5fLClxnumStaBFQY/C0ev182erzuRiCg20pbAEQbTLO1PQxnuT&#10;J4njjVDMTcAIjZsVWMU8Tm2dlJZ1iK7aZJqmV0kHtjQWuHAOVzfDJj0j2qcAQlVJLjbA90poP6Ba&#10;0TKPklwjjaPryLaqBPfvq8oJT9qColIfR7wE610Yk/WK5bVlppH8TIE9hcIjTYpJjZdeoDbMM7K3&#10;8h8oJbkFB5WfcFDJICQ6giqy9JE39w0zImpBq525mO7+Hyx/d/hgiSwLOk3ns+n8apnNKNFM4cuf&#10;vn87/fh1+vmVZMtgVGdcjufvDXb4/hX0GJ8o2pk74J8d0XDbMF2LG2uhawQrkWgWOpMHrQOOCyC7&#10;7i2UeBHbe4hAfWVVcBF9IYiOj3S8PJLoPeG4OF8slnNKOO5ks5eLNL5hwvKx11jnXwtQJBQFtRiB&#10;iM0Od84HLiwfj4SrNGxl28YYtPqvBTwYViL3QHcg7vtdf/ZiB+URVVgYUoV/CosG7BdKOkxUQTV+&#10;IEraNxp9COEbCzsWu7FgmmNjQT0lQ3nrh5DujZV1g7ij0zfo1VZGIcHUgcOZJWYk6jvnOYTw4Tye&#10;+vOH17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CHYtxM8AAAACAQAADwAAAAAAAAABACAAAAAi&#10;AAAAZHJzL2Rvd25yZXYueG1sUEsBAhQAFAAAAAgAh07iQPh5IG0TAgAACwQAAA4AAAAAAAAAAQAg&#10;AAAAHgEAAGRycy9lMm9Eb2MueG1sUEsFBgAAAAAGAAYAWQEAAKMFAAAAAA==&#10;">
              <v:fill on="f" focussize="0,0"/>
              <v:stroke on="f"/>
              <v:imagedata o:title=""/>
              <o:lock v:ext="edit" aspectratio="f"/>
              <v:textbox inset="0mm,0mm,0mm,0mm" style="mso-fit-shape-to-text:t;">
                <w:txbxContent>
                  <w:p w14:paraId="0B50F7F5">
                    <w:pPr>
                      <w:pStyle w:val="10"/>
                      <w:rPr>
                        <w:rFonts w:hint="eastAsia"/>
                      </w:rPr>
                    </w:pPr>
                    <w:r>
                      <w:rPr>
                        <w:rFonts w:hint="eastAsia"/>
                      </w:rPr>
                      <w:fldChar w:fldCharType="begin"/>
                    </w:r>
                    <w:r>
                      <w:rPr>
                        <w:rFonts w:hint="eastAsia"/>
                      </w:rPr>
                      <w:instrText xml:space="preserve"> PAGE  \* MERGEFORMAT </w:instrText>
                    </w:r>
                    <w:r>
                      <w:rPr>
                        <w:rFonts w:hint="eastAsia"/>
                      </w:rPr>
                      <w:fldChar w:fldCharType="separate"/>
                    </w:r>
                    <w:r>
                      <w:rPr>
                        <w:lang w:val="en-US" w:eastAsia="zh-CN"/>
                      </w:rPr>
                      <w:t>II</w:t>
                    </w:r>
                    <w:r>
                      <w:rPr>
                        <w:rFonts w:hint="eastAsia"/>
                      </w:rP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DF6970">
    <w:pPr>
      <w:pStyle w:val="10"/>
      <w:ind w:firstLine="360"/>
    </w:pPr>
    <w:r>
      <mc:AlternateContent>
        <mc:Choice Requires="wps">
          <w:drawing>
            <wp:anchor distT="0" distB="0" distL="114300" distR="114300" simplePos="0" relativeHeight="251663360" behindDoc="0" locked="0" layoutInCell="1" allowOverlap="1">
              <wp:simplePos x="0" y="0"/>
              <wp:positionH relativeFrom="margin">
                <wp:align>outside</wp:align>
              </wp:positionH>
              <wp:positionV relativeFrom="paragraph">
                <wp:posOffset>0</wp:posOffset>
              </wp:positionV>
              <wp:extent cx="58420" cy="139700"/>
              <wp:effectExtent l="0" t="0" r="0" b="0"/>
              <wp:wrapNone/>
              <wp:docPr id="65" name="文本框 7"/>
              <wp:cNvGraphicFramePr/>
              <a:graphic xmlns:a="http://schemas.openxmlformats.org/drawingml/2006/main">
                <a:graphicData uri="http://schemas.microsoft.com/office/word/2010/wordprocessingShape">
                  <wps:wsp>
                    <wps:cNvSpPr txBox="1"/>
                    <wps:spPr>
                      <a:xfrm>
                        <a:off x="0" y="0"/>
                        <a:ext cx="58420" cy="139700"/>
                      </a:xfrm>
                      <a:prstGeom prst="rect">
                        <a:avLst/>
                      </a:prstGeom>
                      <a:noFill/>
                      <a:ln w="6350">
                        <a:noFill/>
                      </a:ln>
                    </wps:spPr>
                    <wps:txbx>
                      <w:txbxContent>
                        <w:p w14:paraId="02FEF197">
                          <w:pPr>
                            <w:pStyle w:val="10"/>
                            <w:rPr>
                              <w:rFonts w:hint="eastAsia"/>
                            </w:rPr>
                          </w:pPr>
                          <w:r>
                            <w:rPr>
                              <w:rFonts w:hint="eastAsia"/>
                            </w:rPr>
                            <w:fldChar w:fldCharType="begin"/>
                          </w:r>
                          <w:r>
                            <w:rPr>
                              <w:rFonts w:hint="eastAsia"/>
                            </w:rPr>
                            <w:instrText xml:space="preserve"> PAGE  \* MERGEFORMAT </w:instrText>
                          </w:r>
                          <w:r>
                            <w:rPr>
                              <w:rFonts w:hint="eastAsia"/>
                            </w:rPr>
                            <w:fldChar w:fldCharType="separate"/>
                          </w:r>
                          <w:r>
                            <w:rPr>
                              <w:lang w:val="en-US" w:eastAsia="zh-CN"/>
                            </w:rPr>
                            <w:t>7</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7" o:spid="_x0000_s1026" o:spt="202" type="#_x0000_t202" style="position:absolute;left:0pt;margin-top:0pt;height:11pt;width:4.6pt;mso-position-horizontal:outside;mso-position-horizontal-relative:margin;mso-wrap-style:none;z-index:251663360;mso-width-relative:page;mso-height-relative:page;" filled="f" stroked="f" coordsize="21600,21600" o:gfxdata="UEsDBAoAAAAAAIdO4kAAAAAAAAAAAAAAAAAEAAAAZHJzL1BLAwQUAAAACACHTuJA72xka9EAAAAC&#10;AQAADwAAAGRycy9kb3ducmV2LnhtbE2PwU7DMBBE70j8g7VI3KjdgBCEOJWoCEckGg4ct/GSBOx1&#10;ZLtp+HsMF3pZaTSjmbfVZnFWzBTi6FnDeqVAEHfejNxreGubqzsQMSEbtJ5JwzdF2NTnZxWWxh/5&#10;leZd6kUu4ViihiGlqZQydgM5jCs/EWfvwweHKcvQSxPwmMudlYVSt9LhyHlhwIm2A3Vfu4PTsG3a&#10;NswUg32n5+b68+Xxhp4WrS8v1uoBRKIl/YfhFz+jQ52Z9v7AJgqrIT+S/m727gsQew1FoUDWlTxF&#10;r38AUEsDBBQAAAAIAIdO4kDa+J9ZLwIAAFMEAAAOAAAAZHJzL2Uyb0RvYy54bWytVMtuEzEU3SPx&#10;D5b3ZJKWtCXKpAqNgpAiWikg1o7HkxnJL9lOZsIHwB+wYsOe78p3cOzJpKiw6IKNc+e+z7n3Znrb&#10;Kkn2wvna6JyOBkNKhOamqPU2p58+Ll/dUOID0wWTRoucHoSnt7OXL6aNnYgLUxlZCEeQRPtJY3Na&#10;hWAnWeZ5JRTzA2OFhrE0TrGAT7fNCscaZFcyuxgOr7LGuMI6w4X30C46Iz1ldM9JaMqy5mJh+E4J&#10;HbqsTkgWAMlXtfV0lrotS8HDfVl6EYjMKZCG9KII5E18s9mUTbaO2armpxbYc1p4gkmxWqPoOdWC&#10;BUZ2rv4rlaq5M96UYcCNyjogiRGgGA2fcLOumBUJC6j29ky6/39p+Yf9gyN1kdOrMSWaKUz8+P3b&#10;8cev48+v5Dry01g/gdvawjG0b02Lren1HsoIuy2dir8ARGAHu4czu6INhEM5vnl9AQOHZXT55nqY&#10;yM8eY63z4Z0wikQhpw6zS5Sy/coH9AHX3iWW0mZZS5nmJzVpAOByPEwBZwsipEZgRNB1GqXQbtoT&#10;rI0pDkDlTLcX3vJljeIr5sMDc1gE9ItTCfd4SmlQxJwkSirjvvxLH/0xH1gpabBYOdW4I0rke425&#10;IWHoBdcLm17QO3VnsKkjnKDlSUSAC7IXS2fUZ9zPPNaAiWmOSjkNvXgXuuXG/XExnycnbJplYaXX&#10;lsfUkTxv57sAAhOvkZSOiRNX2LVE9+ku4jL/+Z28Hv8LZr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72xka9EAAAACAQAADwAAAAAAAAABACAAAAAiAAAAZHJzL2Rvd25yZXYueG1sUEsBAhQAFAAA&#10;AAgAh07iQNr4n1kvAgAAUwQAAA4AAAAAAAAAAQAgAAAAIAEAAGRycy9lMm9Eb2MueG1sUEsFBgAA&#10;AAAGAAYAWQEAAMEFAAAAAA==&#10;">
              <v:fill on="f" focussize="0,0"/>
              <v:stroke on="f" weight="0.5pt"/>
              <v:imagedata o:title=""/>
              <o:lock v:ext="edit" aspectratio="f"/>
              <v:textbox inset="0mm,0mm,0mm,0mm" style="mso-fit-shape-to-text:t;">
                <w:txbxContent>
                  <w:p w14:paraId="02FEF197">
                    <w:pPr>
                      <w:pStyle w:val="10"/>
                      <w:rPr>
                        <w:rFonts w:hint="eastAsia"/>
                      </w:rPr>
                    </w:pPr>
                    <w:r>
                      <w:rPr>
                        <w:rFonts w:hint="eastAsia"/>
                      </w:rPr>
                      <w:fldChar w:fldCharType="begin"/>
                    </w:r>
                    <w:r>
                      <w:rPr>
                        <w:rFonts w:hint="eastAsia"/>
                      </w:rPr>
                      <w:instrText xml:space="preserve"> PAGE  \* MERGEFORMAT </w:instrText>
                    </w:r>
                    <w:r>
                      <w:rPr>
                        <w:rFonts w:hint="eastAsia"/>
                      </w:rPr>
                      <w:fldChar w:fldCharType="separate"/>
                    </w:r>
                    <w:r>
                      <w:rPr>
                        <w:lang w:val="en-US" w:eastAsia="zh-CN"/>
                      </w:rPr>
                      <w:t>7</w:t>
                    </w:r>
                    <w:r>
                      <w:rPr>
                        <w:rFonts w:hint="eastAsia"/>
                      </w:rP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233F8E">
    <w:pPr>
      <w:pStyle w:val="10"/>
    </w:pPr>
    <w:r>
      <mc:AlternateContent>
        <mc:Choice Requires="wps">
          <w:drawing>
            <wp:anchor distT="0" distB="0" distL="114300" distR="114300" simplePos="0" relativeHeight="251664384" behindDoc="0" locked="0" layoutInCell="1" allowOverlap="1">
              <wp:simplePos x="0" y="0"/>
              <wp:positionH relativeFrom="margin">
                <wp:align>outside</wp:align>
              </wp:positionH>
              <wp:positionV relativeFrom="paragraph">
                <wp:posOffset>0</wp:posOffset>
              </wp:positionV>
              <wp:extent cx="1828800" cy="1828800"/>
              <wp:effectExtent l="0" t="0" r="0" b="0"/>
              <wp:wrapNone/>
              <wp:docPr id="66"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59EF4C3E">
                          <w:pPr>
                            <w:pStyle w:val="10"/>
                            <w:rPr>
                              <w:rFonts w:hint="eastAsia"/>
                            </w:rPr>
                          </w:pPr>
                          <w:r>
                            <w:rPr>
                              <w:rFonts w:hint="eastAsia"/>
                            </w:rPr>
                            <w:fldChar w:fldCharType="begin"/>
                          </w:r>
                          <w:r>
                            <w:rPr>
                              <w:rFonts w:hint="eastAsia"/>
                            </w:rPr>
                            <w:instrText xml:space="preserve"> PAGE  \* MERGEFORMAT </w:instrText>
                          </w:r>
                          <w:r>
                            <w:rPr>
                              <w:rFonts w:hint="eastAsia"/>
                            </w:rPr>
                            <w:fldChar w:fldCharType="separate"/>
                          </w:r>
                          <w:r>
                            <w:rPr>
                              <w:rFonts w:hint="eastAsia"/>
                            </w:rPr>
                            <w:t>2</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9" o:spid="_x0000_s1026" o:spt="202" type="#_x0000_t202" style="position:absolute;left:0pt;margin-top:0pt;height:144pt;width:144pt;mso-position-horizontal:outside;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oUgy0sAgAAVgQAAA4AAABkcnMvZTJvRG9jLnhtbK1UzY7TMBC+I/EO&#10;lu80aRFVqZquylZFSBW7UkGcXcdpIvlPttukPAC8AScu3Pe5+hx8zk8XLRz2wMUZe8bf+PtmJoub&#10;RklyEs5XRmd0PEopEZqbvNKHjH7+tHk1o8QHpnMmjRYZPQtPb5YvXyxqOxcTUxqZC0cAov28thkt&#10;Q7DzJPG8FIr5kbFCw1kYp1jA1h2S3LEa6EomkzSdJrVxuXWGC+9xuu6ctEd0zwE0RVFxsTb8qIQO&#10;HaoTkgVQ8mVlPV22ry0KwcNdUXgRiMwomIZ2RRLY+7gmywWbHxyzZcX7J7DnPOEJJ8UqjaRXqDUL&#10;jBxd9ReUqrgz3hRhxI1KOiKtImAxTp9osyuZFS0XSO3tVXT//2D5x9O9I1We0emUEs0UKn758f3y&#10;8+Hy6xt5G/WprZ8jbGcRGJp3pkHXDOceh5F2UzgVvyBE4Ie656u6ogmEx0uzyWyWwsXhGzbATx6v&#10;W+fDe2EUiUZGHcrXqspOWx+60CEkZtNmU0nZllBqUoPD6zdpe+HqAbjUyBFJdI+NVmj2Tc9sb/Iz&#10;iDnTtYa3fFMh+Zb5cM8cegEPxrSEOyyFNEhieouS0riv/zqP8SgRvJTU6K2MaowSJfKDRukAGAbD&#10;DcZ+MPRR3Ro06xhTaHlr4oILcjALZ9QXjNAq5oCLaY5MGQ2DeRu6/sYIcrFatUFoNsvCVu8sj9BR&#10;PG9XxwABW12jKJ0SvVZot7Yy/WjEfv5z30Y9/g6Wv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hSDLSwCAABWBAAADgAAAAAAAAABACAAAAAfAQAAZHJzL2Uyb0RvYy54bWxQSwUGAAAAAAYA&#10;BgBZAQAAvQUAAAAA&#10;">
              <v:fill on="f" focussize="0,0"/>
              <v:stroke on="f" weight="0.5pt"/>
              <v:imagedata o:title=""/>
              <o:lock v:ext="edit" aspectratio="f"/>
              <v:textbox inset="0mm,0mm,0mm,0mm" style="mso-fit-shape-to-text:t;">
                <w:txbxContent>
                  <w:p w14:paraId="59EF4C3E">
                    <w:pPr>
                      <w:pStyle w:val="10"/>
                      <w:rPr>
                        <w:rFonts w:hint="eastAsia"/>
                      </w:rPr>
                    </w:pPr>
                    <w:r>
                      <w:rPr>
                        <w:rFonts w:hint="eastAsia"/>
                      </w:rPr>
                      <w:fldChar w:fldCharType="begin"/>
                    </w:r>
                    <w:r>
                      <w:rPr>
                        <w:rFonts w:hint="eastAsia"/>
                      </w:rPr>
                      <w:instrText xml:space="preserve"> PAGE  \* MERGEFORMAT </w:instrText>
                    </w:r>
                    <w:r>
                      <w:rPr>
                        <w:rFonts w:hint="eastAsia"/>
                      </w:rPr>
                      <w:fldChar w:fldCharType="separate"/>
                    </w:r>
                    <w:r>
                      <w:rPr>
                        <w:rFonts w:hint="eastAsia"/>
                      </w:rPr>
                      <w:t>2</w:t>
                    </w:r>
                    <w:r>
                      <w:rPr>
                        <w:rFonts w:hint="eastAsia"/>
                      </w:rP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75A2C8">
    <w:pPr>
      <w:pStyle w:val="10"/>
      <w:ind w:firstLine="360"/>
    </w:pPr>
    <w:r>
      <mc:AlternateContent>
        <mc:Choice Requires="wps">
          <w:drawing>
            <wp:anchor distT="0" distB="0" distL="114300" distR="114300" simplePos="0" relativeHeight="251670528" behindDoc="0" locked="0" layoutInCell="1" allowOverlap="1">
              <wp:simplePos x="0" y="0"/>
              <wp:positionH relativeFrom="margin">
                <wp:align>outside</wp:align>
              </wp:positionH>
              <wp:positionV relativeFrom="paragraph">
                <wp:posOffset>0</wp:posOffset>
              </wp:positionV>
              <wp:extent cx="58420" cy="139700"/>
              <wp:effectExtent l="0" t="0" r="3175" b="4445"/>
              <wp:wrapNone/>
              <wp:docPr id="1737494259" name="文本框 19"/>
              <wp:cNvGraphicFramePr/>
              <a:graphic xmlns:a="http://schemas.openxmlformats.org/drawingml/2006/main">
                <a:graphicData uri="http://schemas.microsoft.com/office/word/2010/wordprocessingShape">
                  <wps:wsp>
                    <wps:cNvSpPr txBox="1">
                      <a:spLocks noChangeArrowheads="1"/>
                    </wps:cNvSpPr>
                    <wps:spPr bwMode="auto">
                      <a:xfrm>
                        <a:off x="0" y="0"/>
                        <a:ext cx="58420" cy="139700"/>
                      </a:xfrm>
                      <a:prstGeom prst="rect">
                        <a:avLst/>
                      </a:prstGeom>
                      <a:noFill/>
                      <a:ln>
                        <a:noFill/>
                      </a:ln>
                    </wps:spPr>
                    <wps:txbx>
                      <w:txbxContent>
                        <w:p w14:paraId="5C0A4FF4">
                          <w:pPr>
                            <w:pStyle w:val="10"/>
                            <w:rPr>
                              <w:rFonts w:hint="eastAsia"/>
                            </w:rPr>
                          </w:pPr>
                          <w:r>
                            <w:rPr>
                              <w:rFonts w:hint="eastAsia"/>
                            </w:rPr>
                            <w:fldChar w:fldCharType="begin"/>
                          </w:r>
                          <w:r>
                            <w:rPr>
                              <w:rFonts w:hint="eastAsia"/>
                            </w:rPr>
                            <w:instrText xml:space="preserve"> PAGE  \* MERGEFORMAT </w:instrText>
                          </w:r>
                          <w:r>
                            <w:rPr>
                              <w:rFonts w:hint="eastAsia"/>
                            </w:rPr>
                            <w:fldChar w:fldCharType="separate"/>
                          </w:r>
                          <w:r>
                            <w:rPr>
                              <w:lang w:val="en-US" w:eastAsia="zh-CN"/>
                            </w:rPr>
                            <w:t>1</w:t>
                          </w:r>
                          <w:r>
                            <w:rPr>
                              <w:rFonts w:hint="eastAsia"/>
                            </w:rPr>
                            <w:fldChar w:fldCharType="end"/>
                          </w:r>
                        </w:p>
                      </w:txbxContent>
                    </wps:txbx>
                    <wps:bodyPr rot="0" vert="horz" wrap="none" lIns="0" tIns="0" rIns="0" bIns="0" anchor="t" anchorCtr="0" upright="1">
                      <a:spAutoFit/>
                    </wps:bodyPr>
                  </wps:wsp>
                </a:graphicData>
              </a:graphic>
            </wp:anchor>
          </w:drawing>
        </mc:Choice>
        <mc:Fallback>
          <w:pict>
            <v:shape id="文本框 19" o:spid="_x0000_s1026" o:spt="202" type="#_x0000_t202" style="position:absolute;left:0pt;margin-top:0pt;height:11pt;width:4.6pt;mso-position-horizontal:outside;mso-position-horizontal-relative:margin;mso-wrap-style:none;z-index:251670528;mso-width-relative:page;mso-height-relative:page;" filled="f" stroked="f" coordsize="21600,21600" o:gfxdata="UEsDBAoAAAAAAIdO4kAAAAAAAAAAAAAAAAAEAAAAZHJzL1BLAwQUAAAACACHTuJAy1u5d9AAAAAC&#10;AQAADwAAAGRycy9kb3ducmV2LnhtbE2PMU/DMBCFdyT+g3WV2KjdDFBCnA6VWNgoCInNja9xVPsc&#10;2W6a/HsOFlhOenpP733X7ObgxYQpD5E0bNYKBFIX7UC9ho/3l/stiFwMWeMjoYYFM+za25vG1DZe&#10;6Q2nQ+kFl1CujQZXylhLmTuHweR1HJHYO8UUTGGZemmTuXJ58LJS6kEGMxAvODPi3mF3PlyChsf5&#10;M+KYcY9fp6lLbli2/nXR+m61Uc8gCs7lLww/+IwOLTMd44VsFl4DP1J+L3tPFYijhqpSINtG/kdv&#10;vwFQSwMEFAAAAAgAh07iQN/4zAgSAgAACwQAAA4AAABkcnMvZTJvRG9jLnhtbK1Ty47TMBTdI/EP&#10;lvc0badDp1HT0TBVEdLwkAY+wHWcxiLxta7dJuUD4A9YsWHPd/U7uHaSMgybWbCxrh/3+Jzj4+V1&#10;W1fsoNBpMBmfjMacKSMh12aX8U8fNy+uOHNemFxUYFTGj8rx69XzZ8vGpmoKJVS5QkYgxqWNzXjp&#10;vU2TxMlS1cKNwCpDmwVgLTxNcZfkKBpCr6tkOh6/TBrA3CJI5RytrrtN3iPiUwChKLRUa5D7Whnf&#10;oaKqhCdJrtTW8VVkWxRK+vdF4ZRnVcZJqY8jXUL1NozJainSHQpbatlTEE+h8EhTLbShS89Qa+EF&#10;26P+B6rWEsFB4UcS6qQTEh0hFZPxI2/uS2FV1EJWO3s23f0/WPnu8AGZzikJ84v5bDGbXi44M6Km&#10;lz99/3b68ev08yubLIJRjXUpnb+31OHbV9BSUxTt7B3Iz44ZuC2F2akbRGhKJXIiOgmdyYPWDscF&#10;kG3zFnK6SOw9RKC2wDq4SL4wQqdHOp4fSbWeSVq8vJpNaUPSzuRiMR/HN0xEOvRadP61gpqFIuNI&#10;EYjY4nDnfOAi0uFIuMrARldVjEFl/lqgg2Elcg90O+K+3ba9F1vIj6QCoUsV/SkqSsAvnDWUqIwb&#10;+kCcVW8M+RDCNxQ4FNuhEEZSY8Y9Z11567uQ7i3qXUm4g9M35NVGRyHB1I5Dz5IyEvX1eQ4hfDiP&#10;p/784dV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y1u5d9AAAAACAQAADwAAAAAAAAABACAAAAAi&#10;AAAAZHJzL2Rvd25yZXYueG1sUEsBAhQAFAAAAAgAh07iQN/4zAgSAgAACwQAAA4AAAAAAAAAAQAg&#10;AAAAHwEAAGRycy9lMm9Eb2MueG1sUEsFBgAAAAAGAAYAWQEAAKMFAAAAAA==&#10;">
              <v:fill on="f" focussize="0,0"/>
              <v:stroke on="f"/>
              <v:imagedata o:title=""/>
              <o:lock v:ext="edit" aspectratio="f"/>
              <v:textbox inset="0mm,0mm,0mm,0mm" style="mso-fit-shape-to-text:t;">
                <w:txbxContent>
                  <w:p w14:paraId="5C0A4FF4">
                    <w:pPr>
                      <w:pStyle w:val="10"/>
                      <w:rPr>
                        <w:rFonts w:hint="eastAsia"/>
                      </w:rPr>
                    </w:pPr>
                    <w:r>
                      <w:rPr>
                        <w:rFonts w:hint="eastAsia"/>
                      </w:rPr>
                      <w:fldChar w:fldCharType="begin"/>
                    </w:r>
                    <w:r>
                      <w:rPr>
                        <w:rFonts w:hint="eastAsia"/>
                      </w:rPr>
                      <w:instrText xml:space="preserve"> PAGE  \* MERGEFORMAT </w:instrText>
                    </w:r>
                    <w:r>
                      <w:rPr>
                        <w:rFonts w:hint="eastAsia"/>
                      </w:rPr>
                      <w:fldChar w:fldCharType="separate"/>
                    </w:r>
                    <w:r>
                      <w:rPr>
                        <w:lang w:val="en-US" w:eastAsia="zh-CN"/>
                      </w:rPr>
                      <w:t>1</w:t>
                    </w:r>
                    <w:r>
                      <w:rPr>
                        <w:rFonts w:hint="eastAsia"/>
                      </w:rPr>
                      <w:fldChar w:fldCharType="end"/>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AA38EA">
    <w:pPr>
      <w:pStyle w:val="10"/>
      <w:ind w:firstLine="360"/>
    </w:pPr>
    <w:r>
      <mc:AlternateContent>
        <mc:Choice Requires="wps">
          <w:drawing>
            <wp:anchor distT="0" distB="0" distL="114300" distR="114300" simplePos="0" relativeHeight="251665408" behindDoc="0" locked="0" layoutInCell="1" allowOverlap="1">
              <wp:simplePos x="0" y="0"/>
              <wp:positionH relativeFrom="margin">
                <wp:align>outside</wp:align>
              </wp:positionH>
              <wp:positionV relativeFrom="paragraph">
                <wp:posOffset>0</wp:posOffset>
              </wp:positionV>
              <wp:extent cx="29210" cy="139700"/>
              <wp:effectExtent l="0" t="0" r="0" b="0"/>
              <wp:wrapNone/>
              <wp:docPr id="67" name="文本框 4"/>
              <wp:cNvGraphicFramePr/>
              <a:graphic xmlns:a="http://schemas.openxmlformats.org/drawingml/2006/main">
                <a:graphicData uri="http://schemas.microsoft.com/office/word/2010/wordprocessingShape">
                  <wps:wsp>
                    <wps:cNvSpPr txBox="1"/>
                    <wps:spPr>
                      <a:xfrm>
                        <a:off x="0" y="0"/>
                        <a:ext cx="29210" cy="139700"/>
                      </a:xfrm>
                      <a:prstGeom prst="rect">
                        <a:avLst/>
                      </a:prstGeom>
                      <a:noFill/>
                      <a:ln w="6350">
                        <a:noFill/>
                      </a:ln>
                    </wps:spPr>
                    <wps:txbx>
                      <w:txbxContent>
                        <w:p w14:paraId="5568BE53">
                          <w:pPr>
                            <w:pStyle w:val="10"/>
                            <w:rPr>
                              <w:rFonts w:hint="eastAsia"/>
                            </w:rPr>
                          </w:pPr>
                          <w:r>
                            <w:rPr>
                              <w:rFonts w:hint="eastAsia"/>
                            </w:rPr>
                            <w:fldChar w:fldCharType="begin"/>
                          </w:r>
                          <w:r>
                            <w:rPr>
                              <w:rFonts w:hint="eastAsia"/>
                            </w:rPr>
                            <w:instrText xml:space="preserve"> PAGE  \* MERGEFORMAT </w:instrText>
                          </w:r>
                          <w:r>
                            <w:rPr>
                              <w:rFonts w:hint="eastAsia"/>
                            </w:rPr>
                            <w:fldChar w:fldCharType="separate"/>
                          </w:r>
                          <w:r>
                            <w:rPr>
                              <w:lang w:val="en-US" w:eastAsia="zh-CN"/>
                            </w:rPr>
                            <w:t>I</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4" o:spid="_x0000_s1026" o:spt="202" type="#_x0000_t202" style="position:absolute;left:0pt;margin-top:0pt;height:11pt;width:2.3pt;mso-position-horizontal:outside;mso-position-horizontal-relative:margin;mso-wrap-style:none;z-index:251665408;mso-width-relative:page;mso-height-relative:page;" filled="f" stroked="f" coordsize="21600,21600" o:gfxdata="UEsDBAoAAAAAAIdO4kAAAAAAAAAAAAAAAAAEAAAAZHJzL1BLAwQUAAAACACHTuJAK+boANEAAAAC&#10;AQAADwAAAGRycy9kb3ducmV2LnhtbE2PwU7DMBBE70j8g7VI3KjdUFUoxKlERTgi0XDguI2XJGCv&#10;I9tNw99juMBlpdGMZt5Wu8VZMVOIo2cN65UCQdx5M3Kv4bVtbu5AxIRs0HomDV8UYVdfXlRYGn/m&#10;F5oPqRe5hGOJGoaUplLK2A3kMK78RJy9dx8cpixDL03Acy53VhZKbaXDkfPCgBPtB+o+DyenYd+0&#10;bZgpBvtGT83tx/PDhh4Xra+v1uoeRKIl/YXhBz+jQ52Zjv7EJgqrIT+Sfm/2NlsQRw1FoUDWlfyP&#10;Xn8DUEsDBBQAAAAIAIdO4kAMYOKOLgIAAFMEAAAOAAAAZHJzL2Uyb0RvYy54bWytVMtuEzEU3SPx&#10;D5b3ZJIUWhplUoVGQUgRrRQQa8fjyYzkl2wnM+ED4A9YdcOe78p3cOzJpKiw6IKNc+e+z7n3ZnrT&#10;Kkn2wvna6JyOBkNKhOamqPU2p58/LV+9pcQHpgsmjRY5PQhPb2YvX0wbOxFjUxlZCEeQRPtJY3Na&#10;hWAnWeZ5JRTzA2OFhrE0TrGAT7fNCscaZFcyGw+Hl1ljXGGd4cJ7aBedkZ4yuuckNGVZc7EwfKeE&#10;Dl1WJyQLgOSr2no6S92WpeDhriy9CETmFEhDelEE8ia+2WzKJlvHbFXzUwvsOS08waRYrVH0nGrB&#10;AiM7V/+VStXcGW/KMOBGZR2QxAhQjIZPuFlXzIqEBVR7eybd/7+0/OP+3pG6yOnlFSWaKUz8+OP7&#10;8eHX8ec38jry01g/gdvawjG070yLren1HsoIuy2dir8ARGAHu4czu6INhEM5vh6PYOCwjC6ur4aJ&#10;/Owx1jof3gujSBRy6jC7RCnbr3xAH3DtXWIpbZa1lGl+UpMGAC7eDFPA2YIIqREYEXSdRim0m/YE&#10;a2OKA1A50+2Ft3xZo/iK+XDPHBYB/eJUwh2eUhoUMSeJksq4r//SR3/MB1ZKGixWTjXuiBL5QWNu&#10;SBh6wfXCphf0Tt0abOoIJ2h5EhHgguzF0hn1BfczjzVgYpqjUk5DL96Gbrlxf1zM58kJm2ZZWOm1&#10;5TF1JM/b+S6AwMRrJKVj4sQVdi3RfbqLuMx/fievx/+C2W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r5ugA0QAAAAIBAAAPAAAAAAAAAAEAIAAAACIAAABkcnMvZG93bnJldi54bWxQSwECFAAUAAAA&#10;CACHTuJADGDiji4CAABTBAAADgAAAAAAAAABACAAAAAgAQAAZHJzL2Uyb0RvYy54bWxQSwUGAAAA&#10;AAYABgBZAQAAwAUAAAAA&#10;">
              <v:fill on="f" focussize="0,0"/>
              <v:stroke on="f" weight="0.5pt"/>
              <v:imagedata o:title=""/>
              <o:lock v:ext="edit" aspectratio="f"/>
              <v:textbox inset="0mm,0mm,0mm,0mm" style="mso-fit-shape-to-text:t;">
                <w:txbxContent>
                  <w:p w14:paraId="5568BE53">
                    <w:pPr>
                      <w:pStyle w:val="10"/>
                      <w:rPr>
                        <w:rFonts w:hint="eastAsia"/>
                      </w:rPr>
                    </w:pPr>
                    <w:r>
                      <w:rPr>
                        <w:rFonts w:hint="eastAsia"/>
                      </w:rPr>
                      <w:fldChar w:fldCharType="begin"/>
                    </w:r>
                    <w:r>
                      <w:rPr>
                        <w:rFonts w:hint="eastAsia"/>
                      </w:rPr>
                      <w:instrText xml:space="preserve"> PAGE  \* MERGEFORMAT </w:instrText>
                    </w:r>
                    <w:r>
                      <w:rPr>
                        <w:rFonts w:hint="eastAsia"/>
                      </w:rPr>
                      <w:fldChar w:fldCharType="separate"/>
                    </w:r>
                    <w:r>
                      <w:rPr>
                        <w:lang w:val="en-US" w:eastAsia="zh-CN"/>
                      </w:rPr>
                      <w:t>I</w:t>
                    </w:r>
                    <w:r>
                      <w:rPr>
                        <w:rFonts w:hint="eastAsia"/>
                      </w:rPr>
                      <w:fldChar w:fldCharType="end"/>
                    </w: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74ECBA">
    <w:pPr>
      <w:pStyle w:val="10"/>
    </w:pPr>
    <w:r>
      <mc:AlternateContent>
        <mc:Choice Requires="wps">
          <w:drawing>
            <wp:anchor distT="0" distB="0" distL="114300" distR="114300" simplePos="0" relativeHeight="251666432" behindDoc="0" locked="0" layoutInCell="1" allowOverlap="1">
              <wp:simplePos x="0" y="0"/>
              <wp:positionH relativeFrom="margin">
                <wp:align>outside</wp:align>
              </wp:positionH>
              <wp:positionV relativeFrom="paragraph">
                <wp:posOffset>0</wp:posOffset>
              </wp:positionV>
              <wp:extent cx="1828800" cy="1828800"/>
              <wp:effectExtent l="0" t="0" r="0" b="0"/>
              <wp:wrapNone/>
              <wp:docPr id="500129881"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01CD5451">
                          <w:pPr>
                            <w:pStyle w:val="10"/>
                          </w:pPr>
                          <w:r>
                            <w:fldChar w:fldCharType="begin"/>
                          </w:r>
                          <w:r>
                            <w:instrText xml:space="preserve">PAGE   \* MERGEFORMAT</w:instrText>
                          </w:r>
                          <w:r>
                            <w:fldChar w:fldCharType="separate"/>
                          </w:r>
                          <w:r>
                            <w:rPr>
                              <w:lang w:val="zh-CN"/>
                            </w:rPr>
                            <w:t>10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5" o:spid="_x0000_s1026" o:spt="202" type="#_x0000_t202" style="position:absolute;left:0pt;margin-top:0pt;height:144pt;width:144pt;mso-position-horizontal:outside;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8Gz7IyAgAAXQQAAA4AAABkcnMvZTJvRG9jLnhtbK1UzY7TMBC+I/EO&#10;lu80aVFXpWq6KlsVIVXsSgVxdh2nieQ/2W6T8gDwBpy4cOe5+hx8zk8XLRz2wMUZe8bfzPfNOIvb&#10;RklyEs5XRmd0PEopEZqbvNKHjH76uHk1o8QHpnMmjRYZPQtPb5cvXyxqOxcTUxqZC0cAov28thkt&#10;Q7DzJPG8FIr5kbFCw1kYp1jA1h2S3LEa6EomkzS9SWrjcusMF97jdN05aY/ongNoiqLiYm34UQkd&#10;OlQnJAug5MvKerpsqy0KwcN9UXgRiMwomIZ2RRLY+7gmywWbHxyzZcX7EthzSnjCSbFKI+kVas0C&#10;I0dX/QWlKu6MN0UYcaOSjkirCFiM0yfa7EpmRcsFUnt7Fd3/P1j+4fTgSJVndJqm48mb2WxMiWYK&#10;jb98/3b58evy8yuZRplq6+eI3lnEh+ataTA8w7nHYWTfFE7FL3gR+CHy+SqyaALh8dJsMpulcHH4&#10;hg3wk8fr1vnwThhFopFRhy624rLT1ocudAiJ2bTZVFK2nZSa1Bm9eT1N2wtXD8ClRo5Iois2WqHZ&#10;Nz2zvcnPIOZMNyHe8k2F5FvmwwNzGAkUjEcT7rEU0iCJ6S1KSuO+/Os8xqNT8FJSY8QyqvGiKJHv&#10;NToIwDAYbjD2g6GP6s5gZtEN1NKauOCCHMzCGfUZL2kVc8DFNEemjIbBvAvdmOMlcrFatUGYOcvC&#10;Vu8sj9BRPG9XxwABW12jKJ0SvVaYurYz/QuJY/3nvo16/Cssfw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wbPsjICAABdBAAADgAAAAAAAAABACAAAAAfAQAAZHJzL2Uyb0RvYy54bWxQSwUG&#10;AAAAAAYABgBZAQAAwwUAAAAA&#10;">
              <v:fill on="f" focussize="0,0"/>
              <v:stroke on="f" weight="0.5pt"/>
              <v:imagedata o:title=""/>
              <o:lock v:ext="edit" aspectratio="f"/>
              <v:textbox inset="0mm,0mm,0mm,0mm" style="mso-fit-shape-to-text:t;">
                <w:txbxContent>
                  <w:p w14:paraId="01CD5451">
                    <w:pPr>
                      <w:pStyle w:val="10"/>
                    </w:pPr>
                    <w:r>
                      <w:fldChar w:fldCharType="begin"/>
                    </w:r>
                    <w:r>
                      <w:instrText xml:space="preserve">PAGE   \* MERGEFORMAT</w:instrText>
                    </w:r>
                    <w:r>
                      <w:fldChar w:fldCharType="separate"/>
                    </w:r>
                    <w:r>
                      <w:rPr>
                        <w:lang w:val="zh-CN"/>
                      </w:rPr>
                      <w:t>10</w:t>
                    </w:r>
                    <w:r>
                      <w:fldChar w:fldCharType="end"/>
                    </w:r>
                  </w:p>
                </w:txbxContent>
              </v:textbox>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B326E7">
    <w:pPr>
      <w:pStyle w:val="10"/>
      <w:jc w:val="center"/>
    </w:pPr>
    <w:r>
      <mc:AlternateContent>
        <mc:Choice Requires="wps">
          <w:drawing>
            <wp:anchor distT="0" distB="0" distL="114300" distR="114300" simplePos="0" relativeHeight="251667456" behindDoc="0" locked="0" layoutInCell="1" allowOverlap="1">
              <wp:simplePos x="0" y="0"/>
              <wp:positionH relativeFrom="margin">
                <wp:align>outside</wp:align>
              </wp:positionH>
              <wp:positionV relativeFrom="paragraph">
                <wp:posOffset>0</wp:posOffset>
              </wp:positionV>
              <wp:extent cx="58420" cy="139700"/>
              <wp:effectExtent l="0" t="0" r="0" b="0"/>
              <wp:wrapNone/>
              <wp:docPr id="1796774120" name="文本框 13"/>
              <wp:cNvGraphicFramePr/>
              <a:graphic xmlns:a="http://schemas.openxmlformats.org/drawingml/2006/main">
                <a:graphicData uri="http://schemas.microsoft.com/office/word/2010/wordprocessingShape">
                  <wps:wsp>
                    <wps:cNvSpPr txBox="1">
                      <a:spLocks noChangeArrowheads="1"/>
                    </wps:cNvSpPr>
                    <wps:spPr bwMode="auto">
                      <a:xfrm>
                        <a:off x="0" y="0"/>
                        <a:ext cx="58420" cy="139700"/>
                      </a:xfrm>
                      <a:prstGeom prst="rect">
                        <a:avLst/>
                      </a:prstGeom>
                      <a:noFill/>
                      <a:ln>
                        <a:noFill/>
                      </a:ln>
                    </wps:spPr>
                    <wps:txbx>
                      <w:txbxContent>
                        <w:p w14:paraId="797EA1CC">
                          <w:pPr>
                            <w:pStyle w:val="10"/>
                            <w:rPr>
                              <w:rFonts w:hint="eastAsia"/>
                            </w:rPr>
                          </w:pPr>
                          <w:r>
                            <w:rPr>
                              <w:rFonts w:hint="eastAsia"/>
                            </w:rPr>
                            <w:fldChar w:fldCharType="begin"/>
                          </w:r>
                          <w:r>
                            <w:rPr>
                              <w:rFonts w:hint="eastAsia"/>
                            </w:rPr>
                            <w:instrText xml:space="preserve"> PAGE  \* MERGEFORMAT </w:instrText>
                          </w:r>
                          <w:r>
                            <w:rPr>
                              <w:rFonts w:hint="eastAsia"/>
                            </w:rPr>
                            <w:fldChar w:fldCharType="separate"/>
                          </w:r>
                          <w:r>
                            <w:rPr>
                              <w:lang w:val="en-US" w:eastAsia="zh-CN"/>
                            </w:rPr>
                            <w:t>1</w:t>
                          </w:r>
                          <w:r>
                            <w:rPr>
                              <w:rFonts w:hint="eastAsia"/>
                            </w:rPr>
                            <w:fldChar w:fldCharType="end"/>
                          </w:r>
                        </w:p>
                      </w:txbxContent>
                    </wps:txbx>
                    <wps:bodyPr rot="0" vert="horz" wrap="none" lIns="0" tIns="0" rIns="0" bIns="0" anchor="t" anchorCtr="0" upright="1">
                      <a:spAutoFit/>
                    </wps:bodyPr>
                  </wps:wsp>
                </a:graphicData>
              </a:graphic>
            </wp:anchor>
          </w:drawing>
        </mc:Choice>
        <mc:Fallback>
          <w:pict>
            <v:shape id="文本框 13" o:spid="_x0000_s1026" o:spt="202" type="#_x0000_t202" style="position:absolute;left:0pt;margin-top:0pt;height:11pt;width:4.6pt;mso-position-horizontal:outside;mso-position-horizontal-relative:margin;mso-wrap-style:none;z-index:251667456;mso-width-relative:page;mso-height-relative:page;" filled="f" stroked="f" coordsize="21600,21600" o:gfxdata="UEsDBAoAAAAAAIdO4kAAAAAAAAAAAAAAAAAEAAAAZHJzL1BLAwQUAAAACACHTuJAy1u5d9AAAAAC&#10;AQAADwAAAGRycy9kb3ducmV2LnhtbE2PMU/DMBCFdyT+g3WV2KjdDFBCnA6VWNgoCInNja9xVPsc&#10;2W6a/HsOFlhOenpP733X7ObgxYQpD5E0bNYKBFIX7UC9ho/3l/stiFwMWeMjoYYFM+za25vG1DZe&#10;6Q2nQ+kFl1CujQZXylhLmTuHweR1HJHYO8UUTGGZemmTuXJ58LJS6kEGMxAvODPi3mF3PlyChsf5&#10;M+KYcY9fp6lLbli2/nXR+m61Uc8gCs7lLww/+IwOLTMd44VsFl4DP1J+L3tPFYijhqpSINtG/kdv&#10;vwFQSwMEFAAAAAgAh07iQGhqNWQRAgAACwQAAA4AAABkcnMvZTJvRG9jLnhtbK1TS27bMBTcF+gd&#10;CO5rWU4aJ4LlII3hokD6AdIegKYoi6jERzzSltwDtDfoqpvuey6fo4+U5KbpJotuiMfPG84Mh4vr&#10;rqnZXqHTYHKeTqacKSOh0Gab808f1y8uOXNemELUYFTOD8rx6+XzZ4vWZmoGFdSFQkYgxmWtzXnl&#10;vc2SxMlKNcJNwCpDmyVgIzxNcZsUKFpCb+pkNp1eJC1gYRGkco5WV/0mHxDxKYBQllqqFchdo4zv&#10;UVHVwpMkV2nr+DKyLUsl/fuydMqzOuek1MeRLqF6E8ZkuRDZFoWttBwoiKdQeKSpEdrQpSeolfCC&#10;7VD/A9VoieCg9BMJTdILiY6QinT6yJv7SlgVtZDVzp5Md/8PVr7bf0CmC0rC/OpiPj9PZ2SNEQ29&#10;/PH7t+OPX8efX1l6Foxqrcvo/L2lDt+9go6aomhn70B+dszAbSXMVt0gQlspURDRNHQmD1p7HBdA&#10;Nu1bKOgisfMQgboSm+Ai+cIInZgcTo+kOs8kLb68PA8UJe2kZ1fzaXzDRGRjr0XnXytoWChyjhSB&#10;iC32d84HLiIbj4SrDKx1XccY1OavBToYViL3QLcn7rtNN3ixgeJAKhD6VNGfoqIC/MJZS4nKuaEP&#10;xFn9xpAPRNmPBY7FZiyEkdSYc89ZX976PqQ7i3pbEe7o9A15tdZRSDC15zCwpIxEfUOeQwgfzuOp&#10;P394+R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DLW7l30AAAAAIBAAAPAAAAAAAAAAEAIAAAACIA&#10;AABkcnMvZG93bnJldi54bWxQSwECFAAUAAAACACHTuJAaGo1ZBECAAALBAAADgAAAAAAAAABACAA&#10;AAAfAQAAZHJzL2Uyb0RvYy54bWxQSwUGAAAAAAYABgBZAQAAogUAAAAA&#10;">
              <v:fill on="f" focussize="0,0"/>
              <v:stroke on="f"/>
              <v:imagedata o:title=""/>
              <o:lock v:ext="edit" aspectratio="f"/>
              <v:textbox inset="0mm,0mm,0mm,0mm" style="mso-fit-shape-to-text:t;">
                <w:txbxContent>
                  <w:p w14:paraId="797EA1CC">
                    <w:pPr>
                      <w:pStyle w:val="10"/>
                      <w:rPr>
                        <w:rFonts w:hint="eastAsia"/>
                      </w:rPr>
                    </w:pPr>
                    <w:r>
                      <w:rPr>
                        <w:rFonts w:hint="eastAsia"/>
                      </w:rPr>
                      <w:fldChar w:fldCharType="begin"/>
                    </w:r>
                    <w:r>
                      <w:rPr>
                        <w:rFonts w:hint="eastAsia"/>
                      </w:rPr>
                      <w:instrText xml:space="preserve"> PAGE  \* MERGEFORMAT </w:instrText>
                    </w:r>
                    <w:r>
                      <w:rPr>
                        <w:rFonts w:hint="eastAsia"/>
                      </w:rPr>
                      <w:fldChar w:fldCharType="separate"/>
                    </w:r>
                    <w:r>
                      <w:rPr>
                        <w:lang w:val="en-US" w:eastAsia="zh-CN"/>
                      </w:rPr>
                      <w:t>1</w:t>
                    </w:r>
                    <w:r>
                      <w:rPr>
                        <w:rFonts w:hint="eastAsia"/>
                      </w:rPr>
                      <w:fldChar w:fldCharType="end"/>
                    </w:r>
                  </w:p>
                </w:txbxContent>
              </v:textbox>
            </v:shape>
          </w:pict>
        </mc:Fallback>
      </mc:AlternateConten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74C193">
    <w:pPr>
      <w:pStyle w:val="10"/>
    </w:pPr>
    <w:r>
      <mc:AlternateContent>
        <mc:Choice Requires="wps">
          <w:drawing>
            <wp:anchor distT="0" distB="0" distL="114300" distR="114300" simplePos="0" relativeHeight="251671552" behindDoc="0" locked="0" layoutInCell="1" allowOverlap="1">
              <wp:simplePos x="0" y="0"/>
              <wp:positionH relativeFrom="margin">
                <wp:align>outside</wp:align>
              </wp:positionH>
              <wp:positionV relativeFrom="paragraph">
                <wp:posOffset>0</wp:posOffset>
              </wp:positionV>
              <wp:extent cx="1828800" cy="1828800"/>
              <wp:effectExtent l="0" t="0" r="0" b="0"/>
              <wp:wrapNone/>
              <wp:docPr id="68"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3D8D73C8">
                          <w:pPr>
                            <w:pStyle w:val="10"/>
                          </w:pPr>
                          <w:r>
                            <w:fldChar w:fldCharType="begin"/>
                          </w:r>
                          <w:r>
                            <w:instrText xml:space="preserve">PAGE   \* MERGEFORMAT</w:instrText>
                          </w:r>
                          <w:r>
                            <w:fldChar w:fldCharType="separate"/>
                          </w:r>
                          <w:r>
                            <w:rPr>
                              <w:lang w:val="zh-CN"/>
                            </w:rPr>
                            <w:t>10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2" o:spid="_x0000_s1026" o:spt="202" type="#_x0000_t202" style="position:absolute;left:0pt;margin-top:0pt;height:144pt;width:144pt;mso-position-horizontal:outside;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Cq/5QrAgAAVg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m9Qd80UKn75/u3y&#10;49fl51cyjfo01s8RtrMIDO1b06JrhnOPw0i7LZ2KXxAi8EPd81Vd0QbC46XZdDYbw8XhGzbAzx6v&#10;W+fDO2EUiUZOHcqXVGWnrQ9d6BASs2mzqaVMJZSaNODw+s04Xbh6AC41ckQS3WOjFdp92zPbm+IM&#10;Ys50reEt39RIvmU+PDCHXsCDMS3hHkspDZKY3qKkMu7Lv85jPEoELyUNeiunGqNEiXyvUToAhsFw&#10;g7EfDH1UdwbNOsEUWp5MXHBBDmbpjPqMEVrFHHAxzZEpp2Ew70LX3xhBLlarFIRmsyxs9c7yCB3F&#10;83Z1DBAw6RpF6ZTotUK7pcr0oxH7+c99inr8HSx/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Qqv+UKwIAAFYEAAAOAAAAAAAAAAEAIAAAAB8BAABkcnMvZTJvRG9jLnhtbFBLBQYAAAAABgAG&#10;AFkBAAC8BQAAAAA=&#10;">
              <v:fill on="f" focussize="0,0"/>
              <v:stroke on="f" weight="0.5pt"/>
              <v:imagedata o:title=""/>
              <o:lock v:ext="edit" aspectratio="f"/>
              <v:textbox inset="0mm,0mm,0mm,0mm" style="mso-fit-shape-to-text:t;">
                <w:txbxContent>
                  <w:p w14:paraId="3D8D73C8">
                    <w:pPr>
                      <w:pStyle w:val="10"/>
                    </w:pPr>
                    <w:r>
                      <w:fldChar w:fldCharType="begin"/>
                    </w:r>
                    <w:r>
                      <w:instrText xml:space="preserve">PAGE   \* MERGEFORMAT</w:instrText>
                    </w:r>
                    <w:r>
                      <w:fldChar w:fldCharType="separate"/>
                    </w:r>
                    <w:r>
                      <w:rPr>
                        <w:lang w:val="zh-CN"/>
                      </w:rPr>
                      <w:t>10</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44A52C">
    <w:pPr>
      <w:pStyle w:val="11"/>
      <w:pBdr>
        <w:bottom w:val="none" w:color="auto" w:sz="0" w:space="0"/>
      </w:pBdr>
      <w:ind w:firstLine="420"/>
      <w:jc w:val="right"/>
      <w:rPr>
        <w:rFonts w:hint="eastAsia"/>
        <w:sz w:val="21"/>
        <w:szCs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78DC30">
    <w:pPr>
      <w:rPr>
        <w:rFonts w:hint="eastAsia"/>
      </w:rPr>
    </w:pPr>
    <w:r>
      <w:t>Q/CSG 1XXXXXX.1-2017</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5BFFCA">
    <w:pPr>
      <w:pStyle w:val="11"/>
      <w:pBdr>
        <w:bottom w:val="none" w:color="auto" w:sz="0" w:space="0"/>
      </w:pBdr>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0AA83B">
    <w:pPr>
      <w:pStyle w:val="11"/>
      <w:pBdr>
        <w:bottom w:val="none" w:color="auto" w:sz="0" w:space="0"/>
      </w:pBdr>
      <w:ind w:firstLine="420"/>
      <w:jc w:val="right"/>
      <w:rPr>
        <w:rFonts w:ascii="Times New Roman" w:hAnsi="Times New Roman"/>
        <w:sz w:val="21"/>
        <w:szCs w:val="21"/>
      </w:rPr>
    </w:pPr>
    <w:r>
      <w:rPr>
        <w:rFonts w:ascii="Times New Roman" w:hAnsi="Times New Roman"/>
        <w:sz w:val="21"/>
        <w:szCs w:val="21"/>
      </w:rPr>
      <w:t>Q/CSG1204111.6-2022</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1B5AD5">
    <w:pPr>
      <w:pStyle w:val="11"/>
      <w:pBdr>
        <w:bottom w:val="none" w:color="auto" w:sz="0" w:space="1"/>
      </w:pBdr>
      <w:jc w:val="left"/>
      <w:rPr>
        <w:rFonts w:ascii="Times New Roman" w:hAnsi="Times New Roman"/>
        <w:sz w:val="21"/>
        <w:szCs w:val="21"/>
      </w:rPr>
    </w:pPr>
    <w:r>
      <w:rPr>
        <w:rFonts w:ascii="Times New Roman" w:hAnsi="Times New Roman"/>
        <w:sz w:val="21"/>
        <w:szCs w:val="21"/>
      </w:rPr>
      <w:t>Q/CSG1204111.6-2022</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C100DB">
    <w:pPr>
      <w:pStyle w:val="11"/>
      <w:pBdr>
        <w:bottom w:val="none" w:color="auto" w:sz="0" w:space="0"/>
      </w:pBdr>
      <w:ind w:firstLine="360"/>
      <w:jc w:val="right"/>
      <w:rPr>
        <w:rFonts w:ascii="Times New Roman" w:hAnsi="Times New Roman"/>
        <w:sz w:val="21"/>
        <w:szCs w:val="21"/>
      </w:rPr>
    </w:pPr>
    <w:r>
      <w:rPr>
        <w:rFonts w:ascii="Times New Roman" w:hAnsi="Times New Roman"/>
        <w:sz w:val="21"/>
        <w:szCs w:val="21"/>
      </w:rPr>
      <w:t>Q/CSG</w:t>
    </w:r>
    <w:r>
      <w:rPr>
        <w:rFonts w:hint="eastAsia" w:ascii="Times New Roman" w:hAnsi="Times New Roman"/>
        <w:sz w:val="21"/>
        <w:szCs w:val="21"/>
      </w:rPr>
      <w:t>X</w:t>
    </w:r>
    <w:r>
      <w:rPr>
        <w:rFonts w:ascii="Times New Roman" w:hAnsi="Times New Roman"/>
        <w:sz w:val="21"/>
        <w:szCs w:val="21"/>
      </w:rPr>
      <w:t>.X-202X</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153B0B">
    <w:pPr>
      <w:pStyle w:val="11"/>
      <w:pBdr>
        <w:bottom w:val="none" w:color="auto" w:sz="0" w:space="0"/>
      </w:pBdr>
      <w:jc w:val="left"/>
      <w:rPr>
        <w:rFonts w:ascii="Times New Roman" w:hAnsi="Times New Roman"/>
        <w:sz w:val="21"/>
        <w:szCs w:val="21"/>
      </w:rPr>
    </w:pPr>
    <w:r>
      <w:rPr>
        <w:rFonts w:ascii="Times New Roman" w:hAnsi="Times New Roman"/>
        <w:sz w:val="21"/>
        <w:szCs w:val="21"/>
      </w:rPr>
      <w:t>Q/CSGX.X-202X</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A42461">
    <w:pPr>
      <w:pStyle w:val="11"/>
      <w:pBdr>
        <w:bottom w:val="none" w:color="auto" w:sz="0" w:space="0"/>
      </w:pBdr>
      <w:jc w:val="right"/>
      <w:rPr>
        <w:rFonts w:ascii="Times New Roman" w:hAnsi="Times New Roman"/>
        <w:sz w:val="21"/>
        <w:szCs w:val="21"/>
      </w:rPr>
    </w:pPr>
    <w:r>
      <w:rPr>
        <w:rFonts w:ascii="Times New Roman" w:hAnsi="Times New Roman"/>
        <w:sz w:val="21"/>
        <w:szCs w:val="21"/>
      </w:rPr>
      <w:t>Q/CSGX.X-202X</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B258A1">
    <w:pPr>
      <w:wordWrap w:val="0"/>
      <w:jc w:val="right"/>
      <w:rPr>
        <w:rFonts w:ascii="Times New Roman" w:hAnsi="Times New Roman" w:eastAsia="黑体"/>
        <w:szCs w:val="28"/>
      </w:rPr>
    </w:pPr>
    <w:r>
      <w:rPr>
        <w:rFonts w:ascii="Times New Roman" w:hAnsi="Times New Roman" w:eastAsia="黑体"/>
        <w:szCs w:val="28"/>
      </w:rPr>
      <w:t>Q/CSG1204111.6-2022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CFBD83"/>
    <w:multiLevelType w:val="multilevel"/>
    <w:tmpl w:val="9DCFBD83"/>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1">
    <w:nsid w:val="B5E897A8"/>
    <w:multiLevelType w:val="multilevel"/>
    <w:tmpl w:val="B5E897A8"/>
    <w:lvl w:ilvl="0" w:tentative="0">
      <w:start w:val="1"/>
      <w:numFmt w:val="decimal"/>
      <w:pStyle w:val="32"/>
      <w:lvlText w:val="%1 "/>
      <w:lvlJc w:val="left"/>
      <w:pPr>
        <w:ind w:left="425" w:hanging="425"/>
      </w:pPr>
      <w:rPr>
        <w:rFonts w:hint="eastAsia" w:ascii="黑体" w:hAnsi="黑体" w:eastAsia="黑体"/>
      </w:rPr>
    </w:lvl>
    <w:lvl w:ilvl="1" w:tentative="0">
      <w:start w:val="1"/>
      <w:numFmt w:val="decimal"/>
      <w:pStyle w:val="23"/>
      <w:lvlText w:val="%1.%2 "/>
      <w:lvlJc w:val="left"/>
      <w:pPr>
        <w:ind w:left="0" w:firstLine="141"/>
      </w:pPr>
      <w:rPr>
        <w:rFonts w:hint="eastAsia"/>
      </w:rPr>
    </w:lvl>
    <w:lvl w:ilvl="2" w:tentative="0">
      <w:start w:val="1"/>
      <w:numFmt w:val="decimal"/>
      <w:pStyle w:val="31"/>
      <w:lvlText w:val="%1.%2.%3"/>
      <w:lvlJc w:val="left"/>
      <w:pPr>
        <w:ind w:left="1418" w:hanging="1021"/>
      </w:pPr>
      <w:rPr>
        <w:rFonts w:hint="eastAsia"/>
      </w:rPr>
    </w:lvl>
    <w:lvl w:ilvl="3" w:tentative="0">
      <w:start w:val="1"/>
      <w:numFmt w:val="decimal"/>
      <w:lvlText w:val="%1.%2.%3.%4"/>
      <w:lvlJc w:val="left"/>
      <w:pPr>
        <w:ind w:left="1984" w:hanging="1530"/>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2">
    <w:nsid w:val="C98A71CB"/>
    <w:multiLevelType w:val="multilevel"/>
    <w:tmpl w:val="C98A71CB"/>
    <w:lvl w:ilvl="0" w:tentative="0">
      <w:start w:val="1"/>
      <w:numFmt w:val="decimal"/>
      <w:pStyle w:val="4"/>
      <w:lvlText w:val="%1"/>
      <w:lvlJc w:val="left"/>
      <w:pPr>
        <w:ind w:left="432" w:hanging="432"/>
      </w:pPr>
      <w:rPr>
        <w:rFonts w:hint="default" w:ascii="黑体" w:hAnsi="黑体" w:eastAsia="黑体" w:cs="黑体"/>
        <w:sz w:val="21"/>
      </w:rPr>
    </w:lvl>
    <w:lvl w:ilvl="1" w:tentative="0">
      <w:start w:val="1"/>
      <w:numFmt w:val="decimal"/>
      <w:pStyle w:val="5"/>
      <w:lvlText w:val="%1.%2"/>
      <w:lvlJc w:val="left"/>
      <w:pPr>
        <w:ind w:left="575" w:hanging="575"/>
      </w:pPr>
      <w:rPr>
        <w:rFonts w:hint="default" w:ascii="黑体" w:hAnsi="黑体" w:eastAsia="黑体" w:cs="黑体"/>
        <w:sz w:val="21"/>
      </w:rPr>
    </w:lvl>
    <w:lvl w:ilvl="2" w:tentative="0">
      <w:start w:val="1"/>
      <w:numFmt w:val="decimal"/>
      <w:pStyle w:val="6"/>
      <w:isLgl/>
      <w:lvlText w:val="%1.%2.%3"/>
      <w:lvlJc w:val="left"/>
      <w:pPr>
        <w:ind w:left="720" w:hanging="720"/>
      </w:pPr>
      <w:rPr>
        <w:rFonts w:hint="default" w:ascii="黑体" w:hAnsi="黑体" w:eastAsia="黑体" w:cs="黑体"/>
        <w:sz w:val="21"/>
      </w:rPr>
    </w:lvl>
    <w:lvl w:ilvl="3" w:tentative="0">
      <w:start w:val="1"/>
      <w:numFmt w:val="decimal"/>
      <w:pStyle w:val="7"/>
      <w:isLgl/>
      <w:lvlText w:val="%1.%2.%3.%4"/>
      <w:lvlJc w:val="left"/>
      <w:pPr>
        <w:ind w:left="864" w:hanging="864"/>
      </w:pPr>
      <w:rPr>
        <w:rFonts w:hint="default" w:ascii="黑体" w:hAnsi="黑体" w:eastAsia="黑体" w:cs="宋体"/>
        <w:sz w:val="21"/>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3">
    <w:nsid w:val="CC240CDA"/>
    <w:multiLevelType w:val="multilevel"/>
    <w:tmpl w:val="CC240CDA"/>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4">
    <w:nsid w:val="CDA46043"/>
    <w:multiLevelType w:val="multilevel"/>
    <w:tmpl w:val="CDA46043"/>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5">
    <w:nsid w:val="D71F3944"/>
    <w:multiLevelType w:val="multilevel"/>
    <w:tmpl w:val="D71F3944"/>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6">
    <w:nsid w:val="D86A46C6"/>
    <w:multiLevelType w:val="multilevel"/>
    <w:tmpl w:val="D86A46C6"/>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7">
    <w:nsid w:val="000D0F68"/>
    <w:multiLevelType w:val="multilevel"/>
    <w:tmpl w:val="000D0F68"/>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8">
    <w:nsid w:val="099E21B6"/>
    <w:multiLevelType w:val="multilevel"/>
    <w:tmpl w:val="099E21B6"/>
    <w:lvl w:ilvl="0" w:tentative="0">
      <w:start w:val="1"/>
      <w:numFmt w:val="decimal"/>
      <w:lvlText w:val="%1"/>
      <w:lvlJc w:val="left"/>
      <w:pPr>
        <w:ind w:left="530" w:hanging="530"/>
      </w:pPr>
      <w:rPr>
        <w:rFonts w:hint="default"/>
      </w:rPr>
    </w:lvl>
    <w:lvl w:ilvl="1" w:tentative="0">
      <w:start w:val="1"/>
      <w:numFmt w:val="decimal"/>
      <w:lvlText w:val="%1.%2"/>
      <w:lvlJc w:val="left"/>
      <w:pPr>
        <w:ind w:left="0" w:firstLine="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abstractNum w:abstractNumId="9">
    <w:nsid w:val="101945DC"/>
    <w:multiLevelType w:val="multilevel"/>
    <w:tmpl w:val="101945DC"/>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10">
    <w:nsid w:val="10213C9F"/>
    <w:multiLevelType w:val="multilevel"/>
    <w:tmpl w:val="10213C9F"/>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11">
    <w:nsid w:val="11300091"/>
    <w:multiLevelType w:val="multilevel"/>
    <w:tmpl w:val="11300091"/>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12">
    <w:nsid w:val="17A965D5"/>
    <w:multiLevelType w:val="multilevel"/>
    <w:tmpl w:val="17A965D5"/>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13">
    <w:nsid w:val="18DE40A6"/>
    <w:multiLevelType w:val="multilevel"/>
    <w:tmpl w:val="18DE40A6"/>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14">
    <w:nsid w:val="1A096F00"/>
    <w:multiLevelType w:val="multilevel"/>
    <w:tmpl w:val="1A096F00"/>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15">
    <w:nsid w:val="1E072235"/>
    <w:multiLevelType w:val="multilevel"/>
    <w:tmpl w:val="1E072235"/>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16">
    <w:nsid w:val="1FA95A15"/>
    <w:multiLevelType w:val="multilevel"/>
    <w:tmpl w:val="1FA95A15"/>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17">
    <w:nsid w:val="205E78A1"/>
    <w:multiLevelType w:val="multilevel"/>
    <w:tmpl w:val="205E78A1"/>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18">
    <w:nsid w:val="22735ECC"/>
    <w:multiLevelType w:val="multilevel"/>
    <w:tmpl w:val="22735ECC"/>
    <w:lvl w:ilvl="0" w:tentative="0">
      <w:start w:val="1"/>
      <w:numFmt w:val="lowerLetter"/>
      <w:lvlText w:val="%1)"/>
      <w:lvlJc w:val="left"/>
      <w:pPr>
        <w:ind w:left="827" w:hanging="420"/>
      </w:pPr>
      <w:rPr>
        <w:rFonts w:hint="default" w:ascii="Times New Roman" w:hAnsi="Times New Roman" w:eastAsia="黑体" w:cs="Times New Roman"/>
        <w:sz w:val="21"/>
        <w:szCs w:val="21"/>
      </w:rPr>
    </w:lvl>
    <w:lvl w:ilvl="1" w:tentative="0">
      <w:start w:val="1"/>
      <w:numFmt w:val="lowerLetter"/>
      <w:lvlText w:val="%2)"/>
      <w:lvlJc w:val="left"/>
      <w:pPr>
        <w:ind w:left="1247" w:hanging="420"/>
      </w:pPr>
    </w:lvl>
    <w:lvl w:ilvl="2" w:tentative="0">
      <w:start w:val="1"/>
      <w:numFmt w:val="lowerRoman"/>
      <w:lvlText w:val="%3."/>
      <w:lvlJc w:val="right"/>
      <w:pPr>
        <w:ind w:left="1667" w:hanging="420"/>
      </w:pPr>
    </w:lvl>
    <w:lvl w:ilvl="3" w:tentative="0">
      <w:start w:val="1"/>
      <w:numFmt w:val="decimal"/>
      <w:lvlText w:val="%4."/>
      <w:lvlJc w:val="left"/>
      <w:pPr>
        <w:ind w:left="2087" w:hanging="420"/>
      </w:pPr>
    </w:lvl>
    <w:lvl w:ilvl="4" w:tentative="0">
      <w:start w:val="1"/>
      <w:numFmt w:val="lowerLetter"/>
      <w:lvlText w:val="%5)"/>
      <w:lvlJc w:val="left"/>
      <w:pPr>
        <w:ind w:left="2507" w:hanging="420"/>
      </w:pPr>
    </w:lvl>
    <w:lvl w:ilvl="5" w:tentative="0">
      <w:start w:val="1"/>
      <w:numFmt w:val="lowerRoman"/>
      <w:lvlText w:val="%6."/>
      <w:lvlJc w:val="right"/>
      <w:pPr>
        <w:ind w:left="2927" w:hanging="420"/>
      </w:pPr>
    </w:lvl>
    <w:lvl w:ilvl="6" w:tentative="0">
      <w:start w:val="1"/>
      <w:numFmt w:val="decimal"/>
      <w:lvlText w:val="%7."/>
      <w:lvlJc w:val="left"/>
      <w:pPr>
        <w:ind w:left="3347" w:hanging="420"/>
      </w:pPr>
    </w:lvl>
    <w:lvl w:ilvl="7" w:tentative="0">
      <w:start w:val="1"/>
      <w:numFmt w:val="lowerLetter"/>
      <w:lvlText w:val="%8)"/>
      <w:lvlJc w:val="left"/>
      <w:pPr>
        <w:ind w:left="3767" w:hanging="420"/>
      </w:pPr>
    </w:lvl>
    <w:lvl w:ilvl="8" w:tentative="0">
      <w:start w:val="1"/>
      <w:numFmt w:val="lowerRoman"/>
      <w:lvlText w:val="%9."/>
      <w:lvlJc w:val="right"/>
      <w:pPr>
        <w:ind w:left="4187" w:hanging="420"/>
      </w:pPr>
    </w:lvl>
  </w:abstractNum>
  <w:abstractNum w:abstractNumId="19">
    <w:nsid w:val="24DC4719"/>
    <w:multiLevelType w:val="multilevel"/>
    <w:tmpl w:val="24DC4719"/>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20">
    <w:nsid w:val="2683197A"/>
    <w:multiLevelType w:val="multilevel"/>
    <w:tmpl w:val="2683197A"/>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21">
    <w:nsid w:val="27C44131"/>
    <w:multiLevelType w:val="multilevel"/>
    <w:tmpl w:val="27C44131"/>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22">
    <w:nsid w:val="28352F8E"/>
    <w:multiLevelType w:val="multilevel"/>
    <w:tmpl w:val="28352F8E"/>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23">
    <w:nsid w:val="29B77D48"/>
    <w:multiLevelType w:val="multilevel"/>
    <w:tmpl w:val="29B77D48"/>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24">
    <w:nsid w:val="2E7D1E7B"/>
    <w:multiLevelType w:val="multilevel"/>
    <w:tmpl w:val="2E7D1E7B"/>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25">
    <w:nsid w:val="30AD0F4D"/>
    <w:multiLevelType w:val="multilevel"/>
    <w:tmpl w:val="30AD0F4D"/>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26">
    <w:nsid w:val="39CF038A"/>
    <w:multiLevelType w:val="multilevel"/>
    <w:tmpl w:val="39CF038A"/>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27">
    <w:nsid w:val="3B1306F7"/>
    <w:multiLevelType w:val="multilevel"/>
    <w:tmpl w:val="3B1306F7"/>
    <w:lvl w:ilvl="0" w:tentative="0">
      <w:start w:val="1"/>
      <w:numFmt w:val="lowerLetter"/>
      <w:lvlText w:val="%1）"/>
      <w:lvlJc w:val="left"/>
      <w:pPr>
        <w:ind w:left="846" w:hanging="420"/>
      </w:pPr>
      <w:rPr>
        <w:rFonts w:hint="default" w:ascii="Times New Roman" w:hAnsi="Times New Roman" w:eastAsia="黑体" w:cs="Times New Roman"/>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28">
    <w:nsid w:val="3C39D817"/>
    <w:multiLevelType w:val="multilevel"/>
    <w:tmpl w:val="3C39D817"/>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29">
    <w:nsid w:val="3D726E67"/>
    <w:multiLevelType w:val="multilevel"/>
    <w:tmpl w:val="3D726E67"/>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30">
    <w:nsid w:val="3DFF249F"/>
    <w:multiLevelType w:val="multilevel"/>
    <w:tmpl w:val="3DFF249F"/>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31">
    <w:nsid w:val="3ECA09A2"/>
    <w:multiLevelType w:val="multilevel"/>
    <w:tmpl w:val="3ECA09A2"/>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32">
    <w:nsid w:val="4196B2BC"/>
    <w:multiLevelType w:val="multilevel"/>
    <w:tmpl w:val="4196B2BC"/>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33">
    <w:nsid w:val="41C44839"/>
    <w:multiLevelType w:val="singleLevel"/>
    <w:tmpl w:val="41C44839"/>
    <w:lvl w:ilvl="0" w:tentative="0">
      <w:start w:val="1"/>
      <w:numFmt w:val="lowerLetter"/>
      <w:suff w:val="nothing"/>
      <w:lvlText w:val="%1）"/>
      <w:lvlJc w:val="left"/>
      <w:rPr>
        <w:rFonts w:hint="default" w:ascii="Times New Roman" w:hAnsi="Times New Roman" w:eastAsia="黑体" w:cs="Times New Roman"/>
        <w:sz w:val="21"/>
        <w:szCs w:val="21"/>
      </w:rPr>
    </w:lvl>
  </w:abstractNum>
  <w:abstractNum w:abstractNumId="34">
    <w:nsid w:val="42477287"/>
    <w:multiLevelType w:val="multilevel"/>
    <w:tmpl w:val="42477287"/>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35">
    <w:nsid w:val="4254514B"/>
    <w:multiLevelType w:val="multilevel"/>
    <w:tmpl w:val="4254514B"/>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36">
    <w:nsid w:val="45E652BC"/>
    <w:multiLevelType w:val="multilevel"/>
    <w:tmpl w:val="45E652BC"/>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37">
    <w:nsid w:val="46E21B0A"/>
    <w:multiLevelType w:val="multilevel"/>
    <w:tmpl w:val="46E21B0A"/>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38">
    <w:nsid w:val="47B64F42"/>
    <w:multiLevelType w:val="multilevel"/>
    <w:tmpl w:val="47B64F42"/>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39">
    <w:nsid w:val="4A096F19"/>
    <w:multiLevelType w:val="multilevel"/>
    <w:tmpl w:val="4A096F19"/>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40">
    <w:nsid w:val="4B8905D7"/>
    <w:multiLevelType w:val="multilevel"/>
    <w:tmpl w:val="4B8905D7"/>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41">
    <w:nsid w:val="588D5B7C"/>
    <w:multiLevelType w:val="multilevel"/>
    <w:tmpl w:val="588D5B7C"/>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42">
    <w:nsid w:val="59130417"/>
    <w:multiLevelType w:val="multilevel"/>
    <w:tmpl w:val="59130417"/>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43">
    <w:nsid w:val="67476C0F"/>
    <w:multiLevelType w:val="multilevel"/>
    <w:tmpl w:val="67476C0F"/>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44">
    <w:nsid w:val="680B4AC2"/>
    <w:multiLevelType w:val="multilevel"/>
    <w:tmpl w:val="680B4AC2"/>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45">
    <w:nsid w:val="69A934D6"/>
    <w:multiLevelType w:val="multilevel"/>
    <w:tmpl w:val="69A934D6"/>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46">
    <w:nsid w:val="69E828DE"/>
    <w:multiLevelType w:val="multilevel"/>
    <w:tmpl w:val="69E828DE"/>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47">
    <w:nsid w:val="6EC60354"/>
    <w:multiLevelType w:val="multilevel"/>
    <w:tmpl w:val="6EC60354"/>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48">
    <w:nsid w:val="6F264F8D"/>
    <w:multiLevelType w:val="multilevel"/>
    <w:tmpl w:val="6F264F8D"/>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49">
    <w:nsid w:val="71150E3C"/>
    <w:multiLevelType w:val="multilevel"/>
    <w:tmpl w:val="71150E3C"/>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50">
    <w:nsid w:val="71F71CBD"/>
    <w:multiLevelType w:val="multilevel"/>
    <w:tmpl w:val="71F71CBD"/>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51">
    <w:nsid w:val="741A575A"/>
    <w:multiLevelType w:val="multilevel"/>
    <w:tmpl w:val="741A575A"/>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52">
    <w:nsid w:val="77030745"/>
    <w:multiLevelType w:val="multilevel"/>
    <w:tmpl w:val="77030745"/>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53">
    <w:nsid w:val="799D4CB5"/>
    <w:multiLevelType w:val="multilevel"/>
    <w:tmpl w:val="799D4CB5"/>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54">
    <w:nsid w:val="79B033E2"/>
    <w:multiLevelType w:val="multilevel"/>
    <w:tmpl w:val="79B033E2"/>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55">
    <w:nsid w:val="7BB92EAB"/>
    <w:multiLevelType w:val="multilevel"/>
    <w:tmpl w:val="7BB92EAB"/>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56">
    <w:nsid w:val="7BDE54B5"/>
    <w:multiLevelType w:val="multilevel"/>
    <w:tmpl w:val="7BDE54B5"/>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57">
    <w:nsid w:val="7E695354"/>
    <w:multiLevelType w:val="multilevel"/>
    <w:tmpl w:val="7E695354"/>
    <w:lvl w:ilvl="0" w:tentative="0">
      <w:start w:val="1"/>
      <w:numFmt w:val="lowerLetter"/>
      <w:lvlText w:val="%1）"/>
      <w:lvlJc w:val="left"/>
      <w:pPr>
        <w:ind w:left="846" w:hanging="420"/>
      </w:pPr>
      <w:rPr>
        <w:rFonts w:hint="default" w:ascii="Times New Roman" w:hAnsi="Times New Roman" w:eastAsia="黑体" w:cs="Times New Roman"/>
        <w:sz w:val="21"/>
        <w:szCs w:val="21"/>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num w:numId="1">
    <w:abstractNumId w:val="2"/>
  </w:num>
  <w:num w:numId="2">
    <w:abstractNumId w:val="1"/>
  </w:num>
  <w:num w:numId="3">
    <w:abstractNumId w:val="18"/>
  </w:num>
  <w:num w:numId="4">
    <w:abstractNumId w:val="42"/>
  </w:num>
  <w:num w:numId="5">
    <w:abstractNumId w:val="43"/>
  </w:num>
  <w:num w:numId="6">
    <w:abstractNumId w:val="31"/>
  </w:num>
  <w:num w:numId="7">
    <w:abstractNumId w:val="15"/>
  </w:num>
  <w:num w:numId="8">
    <w:abstractNumId w:val="52"/>
  </w:num>
  <w:num w:numId="9">
    <w:abstractNumId w:val="14"/>
  </w:num>
  <w:num w:numId="10">
    <w:abstractNumId w:val="25"/>
  </w:num>
  <w:num w:numId="11">
    <w:abstractNumId w:val="53"/>
  </w:num>
  <w:num w:numId="12">
    <w:abstractNumId w:val="40"/>
  </w:num>
  <w:num w:numId="13">
    <w:abstractNumId w:val="38"/>
  </w:num>
  <w:num w:numId="14">
    <w:abstractNumId w:val="13"/>
  </w:num>
  <w:num w:numId="15">
    <w:abstractNumId w:val="51"/>
  </w:num>
  <w:num w:numId="16">
    <w:abstractNumId w:val="19"/>
  </w:num>
  <w:num w:numId="17">
    <w:abstractNumId w:val="55"/>
  </w:num>
  <w:num w:numId="18">
    <w:abstractNumId w:val="37"/>
  </w:num>
  <w:num w:numId="19">
    <w:abstractNumId w:val="44"/>
  </w:num>
  <w:num w:numId="20">
    <w:abstractNumId w:val="56"/>
  </w:num>
  <w:num w:numId="21">
    <w:abstractNumId w:val="7"/>
  </w:num>
  <w:num w:numId="22">
    <w:abstractNumId w:val="23"/>
  </w:num>
  <w:num w:numId="23">
    <w:abstractNumId w:val="20"/>
  </w:num>
  <w:num w:numId="24">
    <w:abstractNumId w:val="11"/>
  </w:num>
  <w:num w:numId="25">
    <w:abstractNumId w:val="48"/>
  </w:num>
  <w:num w:numId="26">
    <w:abstractNumId w:val="9"/>
  </w:num>
  <w:num w:numId="27">
    <w:abstractNumId w:val="54"/>
  </w:num>
  <w:num w:numId="28">
    <w:abstractNumId w:val="26"/>
  </w:num>
  <w:num w:numId="29">
    <w:abstractNumId w:val="49"/>
  </w:num>
  <w:num w:numId="30">
    <w:abstractNumId w:val="27"/>
  </w:num>
  <w:num w:numId="31">
    <w:abstractNumId w:val="41"/>
  </w:num>
  <w:num w:numId="32">
    <w:abstractNumId w:val="35"/>
  </w:num>
  <w:num w:numId="33">
    <w:abstractNumId w:val="47"/>
  </w:num>
  <w:num w:numId="34">
    <w:abstractNumId w:val="4"/>
  </w:num>
  <w:num w:numId="35">
    <w:abstractNumId w:val="5"/>
  </w:num>
  <w:num w:numId="36">
    <w:abstractNumId w:val="6"/>
  </w:num>
  <w:num w:numId="37">
    <w:abstractNumId w:val="22"/>
  </w:num>
  <w:num w:numId="38">
    <w:abstractNumId w:val="32"/>
  </w:num>
  <w:num w:numId="39">
    <w:abstractNumId w:val="0"/>
  </w:num>
  <w:num w:numId="40">
    <w:abstractNumId w:val="10"/>
  </w:num>
  <w:num w:numId="41">
    <w:abstractNumId w:val="50"/>
  </w:num>
  <w:num w:numId="42">
    <w:abstractNumId w:val="3"/>
  </w:num>
  <w:num w:numId="43">
    <w:abstractNumId w:val="28"/>
  </w:num>
  <w:num w:numId="44">
    <w:abstractNumId w:val="46"/>
  </w:num>
  <w:num w:numId="45">
    <w:abstractNumId w:val="24"/>
  </w:num>
  <w:num w:numId="46">
    <w:abstractNumId w:val="45"/>
  </w:num>
  <w:num w:numId="47">
    <w:abstractNumId w:val="29"/>
  </w:num>
  <w:num w:numId="48">
    <w:abstractNumId w:val="36"/>
  </w:num>
  <w:num w:numId="49">
    <w:abstractNumId w:val="39"/>
  </w:num>
  <w:num w:numId="50">
    <w:abstractNumId w:val="12"/>
  </w:num>
  <w:num w:numId="51">
    <w:abstractNumId w:val="30"/>
  </w:num>
  <w:num w:numId="52">
    <w:abstractNumId w:val="21"/>
  </w:num>
  <w:num w:numId="53">
    <w:abstractNumId w:val="57"/>
  </w:num>
  <w:num w:numId="54">
    <w:abstractNumId w:val="34"/>
  </w:num>
  <w:num w:numId="55">
    <w:abstractNumId w:val="17"/>
  </w:num>
  <w:num w:numId="56">
    <w:abstractNumId w:val="16"/>
  </w:num>
  <w:num w:numId="57">
    <w:abstractNumId w:val="33"/>
  </w:num>
  <w:num w:numId="58">
    <w:abstractNumId w:val="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zhangbs">
    <w15:presenceInfo w15:providerId="None" w15:userId="zhangbs"/>
  </w15:person>
  <w15:person w15:author="黄博阳">
    <w15:presenceInfo w15:providerId="None" w15:userId="黄博阳"/>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dit="forms"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3B315F8"/>
    <w:rsid w:val="00027FD5"/>
    <w:rsid w:val="0003172C"/>
    <w:rsid w:val="00031936"/>
    <w:rsid w:val="000426A0"/>
    <w:rsid w:val="0005425A"/>
    <w:rsid w:val="00054D70"/>
    <w:rsid w:val="00060F2F"/>
    <w:rsid w:val="00074F7D"/>
    <w:rsid w:val="00090112"/>
    <w:rsid w:val="000A6F34"/>
    <w:rsid w:val="000B6926"/>
    <w:rsid w:val="000C09FE"/>
    <w:rsid w:val="000C6DE1"/>
    <w:rsid w:val="000C7978"/>
    <w:rsid w:val="000D03E6"/>
    <w:rsid w:val="000D5A0D"/>
    <w:rsid w:val="000E4327"/>
    <w:rsid w:val="000F1AAF"/>
    <w:rsid w:val="000F5038"/>
    <w:rsid w:val="000F6680"/>
    <w:rsid w:val="0010264A"/>
    <w:rsid w:val="001035BE"/>
    <w:rsid w:val="001076CC"/>
    <w:rsid w:val="00116026"/>
    <w:rsid w:val="00127A99"/>
    <w:rsid w:val="00127B76"/>
    <w:rsid w:val="0013440C"/>
    <w:rsid w:val="00141030"/>
    <w:rsid w:val="0014469F"/>
    <w:rsid w:val="00156DF7"/>
    <w:rsid w:val="00160CEA"/>
    <w:rsid w:val="00160F04"/>
    <w:rsid w:val="00162B36"/>
    <w:rsid w:val="001825DA"/>
    <w:rsid w:val="00182911"/>
    <w:rsid w:val="00187FC9"/>
    <w:rsid w:val="00193778"/>
    <w:rsid w:val="001A1460"/>
    <w:rsid w:val="001A30F0"/>
    <w:rsid w:val="001A688E"/>
    <w:rsid w:val="001A7310"/>
    <w:rsid w:val="001B2B56"/>
    <w:rsid w:val="001C4B12"/>
    <w:rsid w:val="001D16A8"/>
    <w:rsid w:val="001E00D2"/>
    <w:rsid w:val="001E0C6A"/>
    <w:rsid w:val="001E50CF"/>
    <w:rsid w:val="001F2F4F"/>
    <w:rsid w:val="001F721F"/>
    <w:rsid w:val="00200CDF"/>
    <w:rsid w:val="0020457A"/>
    <w:rsid w:val="00215AEE"/>
    <w:rsid w:val="00226014"/>
    <w:rsid w:val="00226E2D"/>
    <w:rsid w:val="002305F2"/>
    <w:rsid w:val="002362EC"/>
    <w:rsid w:val="0024102C"/>
    <w:rsid w:val="0025135A"/>
    <w:rsid w:val="00262694"/>
    <w:rsid w:val="00263018"/>
    <w:rsid w:val="00264749"/>
    <w:rsid w:val="00264888"/>
    <w:rsid w:val="00270E04"/>
    <w:rsid w:val="00295E4E"/>
    <w:rsid w:val="002A46F6"/>
    <w:rsid w:val="002B2C3D"/>
    <w:rsid w:val="002B2EFE"/>
    <w:rsid w:val="002C2570"/>
    <w:rsid w:val="002D2ED0"/>
    <w:rsid w:val="002E1BCA"/>
    <w:rsid w:val="002F28A0"/>
    <w:rsid w:val="002F591B"/>
    <w:rsid w:val="00304F92"/>
    <w:rsid w:val="00305395"/>
    <w:rsid w:val="00307E78"/>
    <w:rsid w:val="0031297D"/>
    <w:rsid w:val="003273B8"/>
    <w:rsid w:val="003560BA"/>
    <w:rsid w:val="003567C8"/>
    <w:rsid w:val="0036228A"/>
    <w:rsid w:val="003628CB"/>
    <w:rsid w:val="0037338E"/>
    <w:rsid w:val="00381C87"/>
    <w:rsid w:val="003A26FD"/>
    <w:rsid w:val="003B543C"/>
    <w:rsid w:val="003C0F04"/>
    <w:rsid w:val="003D0026"/>
    <w:rsid w:val="003D741B"/>
    <w:rsid w:val="003D74FF"/>
    <w:rsid w:val="003E67BF"/>
    <w:rsid w:val="00404892"/>
    <w:rsid w:val="00406029"/>
    <w:rsid w:val="00414CE2"/>
    <w:rsid w:val="0041786E"/>
    <w:rsid w:val="0042595D"/>
    <w:rsid w:val="0043471E"/>
    <w:rsid w:val="00435F5A"/>
    <w:rsid w:val="00437C4C"/>
    <w:rsid w:val="004402D1"/>
    <w:rsid w:val="00447FB9"/>
    <w:rsid w:val="0046663A"/>
    <w:rsid w:val="0047125D"/>
    <w:rsid w:val="00473688"/>
    <w:rsid w:val="00476C6C"/>
    <w:rsid w:val="00491F08"/>
    <w:rsid w:val="00493E9F"/>
    <w:rsid w:val="00495FEB"/>
    <w:rsid w:val="004A425F"/>
    <w:rsid w:val="004A6528"/>
    <w:rsid w:val="004B5138"/>
    <w:rsid w:val="004C671C"/>
    <w:rsid w:val="004D0CBF"/>
    <w:rsid w:val="004D4C91"/>
    <w:rsid w:val="004E2580"/>
    <w:rsid w:val="004E539A"/>
    <w:rsid w:val="004E6D7C"/>
    <w:rsid w:val="004E7B63"/>
    <w:rsid w:val="004F5151"/>
    <w:rsid w:val="004F6E65"/>
    <w:rsid w:val="005007A0"/>
    <w:rsid w:val="00521E87"/>
    <w:rsid w:val="00536CD0"/>
    <w:rsid w:val="005443FF"/>
    <w:rsid w:val="005649EA"/>
    <w:rsid w:val="00566515"/>
    <w:rsid w:val="00581F92"/>
    <w:rsid w:val="00591270"/>
    <w:rsid w:val="005A286D"/>
    <w:rsid w:val="005C36FF"/>
    <w:rsid w:val="005C79F3"/>
    <w:rsid w:val="005D407C"/>
    <w:rsid w:val="005D4D0C"/>
    <w:rsid w:val="005D5143"/>
    <w:rsid w:val="005F01B8"/>
    <w:rsid w:val="005F328A"/>
    <w:rsid w:val="0060623E"/>
    <w:rsid w:val="00612E5B"/>
    <w:rsid w:val="006134BF"/>
    <w:rsid w:val="00625C92"/>
    <w:rsid w:val="006269A0"/>
    <w:rsid w:val="0062725F"/>
    <w:rsid w:val="00647790"/>
    <w:rsid w:val="00654B9E"/>
    <w:rsid w:val="00656AA6"/>
    <w:rsid w:val="00672B80"/>
    <w:rsid w:val="00683828"/>
    <w:rsid w:val="00685F75"/>
    <w:rsid w:val="006A1222"/>
    <w:rsid w:val="006B6AD8"/>
    <w:rsid w:val="006C7B52"/>
    <w:rsid w:val="006D5E66"/>
    <w:rsid w:val="006E5043"/>
    <w:rsid w:val="006E5794"/>
    <w:rsid w:val="006F409C"/>
    <w:rsid w:val="006F5191"/>
    <w:rsid w:val="006F7012"/>
    <w:rsid w:val="0070625A"/>
    <w:rsid w:val="007119D5"/>
    <w:rsid w:val="00724791"/>
    <w:rsid w:val="00727A93"/>
    <w:rsid w:val="00750526"/>
    <w:rsid w:val="007535CE"/>
    <w:rsid w:val="0075561C"/>
    <w:rsid w:val="0076333E"/>
    <w:rsid w:val="00765D89"/>
    <w:rsid w:val="00774A42"/>
    <w:rsid w:val="007934B5"/>
    <w:rsid w:val="0079763E"/>
    <w:rsid w:val="0079798F"/>
    <w:rsid w:val="007A09FF"/>
    <w:rsid w:val="007A0B3C"/>
    <w:rsid w:val="007A406A"/>
    <w:rsid w:val="007A5925"/>
    <w:rsid w:val="007B6FD4"/>
    <w:rsid w:val="007E072C"/>
    <w:rsid w:val="007E74F0"/>
    <w:rsid w:val="007F069C"/>
    <w:rsid w:val="007F37B0"/>
    <w:rsid w:val="0081280C"/>
    <w:rsid w:val="00815754"/>
    <w:rsid w:val="00833CAB"/>
    <w:rsid w:val="00841DA2"/>
    <w:rsid w:val="00847432"/>
    <w:rsid w:val="008672B4"/>
    <w:rsid w:val="00871C26"/>
    <w:rsid w:val="00875033"/>
    <w:rsid w:val="008829F6"/>
    <w:rsid w:val="00884F29"/>
    <w:rsid w:val="008A579E"/>
    <w:rsid w:val="008C61D3"/>
    <w:rsid w:val="008D04F1"/>
    <w:rsid w:val="008D44A0"/>
    <w:rsid w:val="008E4EA5"/>
    <w:rsid w:val="00907862"/>
    <w:rsid w:val="00910F89"/>
    <w:rsid w:val="009125A5"/>
    <w:rsid w:val="00914A66"/>
    <w:rsid w:val="00917BFA"/>
    <w:rsid w:val="0093300F"/>
    <w:rsid w:val="0093780A"/>
    <w:rsid w:val="009571DA"/>
    <w:rsid w:val="00960844"/>
    <w:rsid w:val="0096206C"/>
    <w:rsid w:val="00970456"/>
    <w:rsid w:val="00975756"/>
    <w:rsid w:val="00981673"/>
    <w:rsid w:val="00981CFB"/>
    <w:rsid w:val="0098382F"/>
    <w:rsid w:val="00994615"/>
    <w:rsid w:val="009A3F89"/>
    <w:rsid w:val="009A7E6A"/>
    <w:rsid w:val="009B04D8"/>
    <w:rsid w:val="009D0324"/>
    <w:rsid w:val="009F2042"/>
    <w:rsid w:val="009F4E91"/>
    <w:rsid w:val="00A006CD"/>
    <w:rsid w:val="00A104D6"/>
    <w:rsid w:val="00A33157"/>
    <w:rsid w:val="00A36BCD"/>
    <w:rsid w:val="00A424B3"/>
    <w:rsid w:val="00A47241"/>
    <w:rsid w:val="00A547EA"/>
    <w:rsid w:val="00A54881"/>
    <w:rsid w:val="00A61E51"/>
    <w:rsid w:val="00A85A8D"/>
    <w:rsid w:val="00A86C71"/>
    <w:rsid w:val="00A90A14"/>
    <w:rsid w:val="00A95E01"/>
    <w:rsid w:val="00AA02BD"/>
    <w:rsid w:val="00AA2AB8"/>
    <w:rsid w:val="00AA6866"/>
    <w:rsid w:val="00AB2E11"/>
    <w:rsid w:val="00AC2A8F"/>
    <w:rsid w:val="00AC4350"/>
    <w:rsid w:val="00AD1959"/>
    <w:rsid w:val="00AD584C"/>
    <w:rsid w:val="00AD6B31"/>
    <w:rsid w:val="00AD6FB1"/>
    <w:rsid w:val="00AE0496"/>
    <w:rsid w:val="00AE2331"/>
    <w:rsid w:val="00AE4DE7"/>
    <w:rsid w:val="00AF329B"/>
    <w:rsid w:val="00AF4F14"/>
    <w:rsid w:val="00B1372F"/>
    <w:rsid w:val="00B22F10"/>
    <w:rsid w:val="00B31374"/>
    <w:rsid w:val="00B320FE"/>
    <w:rsid w:val="00B323AD"/>
    <w:rsid w:val="00B47C99"/>
    <w:rsid w:val="00B5533B"/>
    <w:rsid w:val="00B643A0"/>
    <w:rsid w:val="00B64B4E"/>
    <w:rsid w:val="00B70EE2"/>
    <w:rsid w:val="00B930FE"/>
    <w:rsid w:val="00BA413E"/>
    <w:rsid w:val="00BA5C74"/>
    <w:rsid w:val="00BB15DF"/>
    <w:rsid w:val="00BB32FA"/>
    <w:rsid w:val="00BC0546"/>
    <w:rsid w:val="00BC3397"/>
    <w:rsid w:val="00BC4C7D"/>
    <w:rsid w:val="00BC513B"/>
    <w:rsid w:val="00BD666F"/>
    <w:rsid w:val="00BF4649"/>
    <w:rsid w:val="00BF46DE"/>
    <w:rsid w:val="00C00F4F"/>
    <w:rsid w:val="00C30AF4"/>
    <w:rsid w:val="00C50301"/>
    <w:rsid w:val="00C5222D"/>
    <w:rsid w:val="00C56EF6"/>
    <w:rsid w:val="00C6091F"/>
    <w:rsid w:val="00C639F8"/>
    <w:rsid w:val="00C6412F"/>
    <w:rsid w:val="00C70C61"/>
    <w:rsid w:val="00C776C9"/>
    <w:rsid w:val="00C8241D"/>
    <w:rsid w:val="00C8316B"/>
    <w:rsid w:val="00C85225"/>
    <w:rsid w:val="00CA7A26"/>
    <w:rsid w:val="00CD2F4E"/>
    <w:rsid w:val="00CE0191"/>
    <w:rsid w:val="00CF06E4"/>
    <w:rsid w:val="00CF0C6D"/>
    <w:rsid w:val="00CF0CDA"/>
    <w:rsid w:val="00CF5A3E"/>
    <w:rsid w:val="00D024CF"/>
    <w:rsid w:val="00D171AC"/>
    <w:rsid w:val="00D3062B"/>
    <w:rsid w:val="00D33EE0"/>
    <w:rsid w:val="00D51D14"/>
    <w:rsid w:val="00D60586"/>
    <w:rsid w:val="00D91625"/>
    <w:rsid w:val="00D94B39"/>
    <w:rsid w:val="00DA24A3"/>
    <w:rsid w:val="00DB3341"/>
    <w:rsid w:val="00DC0932"/>
    <w:rsid w:val="00DC1D11"/>
    <w:rsid w:val="00DD063F"/>
    <w:rsid w:val="00DD08F4"/>
    <w:rsid w:val="00DE48DF"/>
    <w:rsid w:val="00E04952"/>
    <w:rsid w:val="00E06E52"/>
    <w:rsid w:val="00E148DB"/>
    <w:rsid w:val="00E27498"/>
    <w:rsid w:val="00E319FC"/>
    <w:rsid w:val="00E54FC8"/>
    <w:rsid w:val="00E71146"/>
    <w:rsid w:val="00E72023"/>
    <w:rsid w:val="00E957F2"/>
    <w:rsid w:val="00EA4F97"/>
    <w:rsid w:val="00EB0F3E"/>
    <w:rsid w:val="00EB3D69"/>
    <w:rsid w:val="00EB3ED2"/>
    <w:rsid w:val="00EB6F8D"/>
    <w:rsid w:val="00EC61B4"/>
    <w:rsid w:val="00EE3E0E"/>
    <w:rsid w:val="00EE410B"/>
    <w:rsid w:val="00EF2525"/>
    <w:rsid w:val="00EF27E7"/>
    <w:rsid w:val="00EF585A"/>
    <w:rsid w:val="00EF62E7"/>
    <w:rsid w:val="00EF7464"/>
    <w:rsid w:val="00F02E17"/>
    <w:rsid w:val="00F07050"/>
    <w:rsid w:val="00F258E6"/>
    <w:rsid w:val="00F31788"/>
    <w:rsid w:val="00F42935"/>
    <w:rsid w:val="00F534FB"/>
    <w:rsid w:val="00F54626"/>
    <w:rsid w:val="00F55767"/>
    <w:rsid w:val="00F6151B"/>
    <w:rsid w:val="00F63408"/>
    <w:rsid w:val="00F648FB"/>
    <w:rsid w:val="00F731B1"/>
    <w:rsid w:val="00F75AC3"/>
    <w:rsid w:val="00F86B3A"/>
    <w:rsid w:val="00F86E0A"/>
    <w:rsid w:val="00FA1C07"/>
    <w:rsid w:val="00FA58DA"/>
    <w:rsid w:val="00FA6235"/>
    <w:rsid w:val="00FB7618"/>
    <w:rsid w:val="00FF3535"/>
    <w:rsid w:val="00FF7990"/>
    <w:rsid w:val="01281EC5"/>
    <w:rsid w:val="01923731"/>
    <w:rsid w:val="030E10F6"/>
    <w:rsid w:val="03E628AB"/>
    <w:rsid w:val="046A0B8B"/>
    <w:rsid w:val="0531303F"/>
    <w:rsid w:val="061134EA"/>
    <w:rsid w:val="07181283"/>
    <w:rsid w:val="07403D20"/>
    <w:rsid w:val="07496AB1"/>
    <w:rsid w:val="07D233F1"/>
    <w:rsid w:val="08E20835"/>
    <w:rsid w:val="091B0F46"/>
    <w:rsid w:val="093C4B5F"/>
    <w:rsid w:val="0A053C6D"/>
    <w:rsid w:val="0AAF6DC1"/>
    <w:rsid w:val="0B786794"/>
    <w:rsid w:val="0BC24D69"/>
    <w:rsid w:val="0BD93BE6"/>
    <w:rsid w:val="0C2243C0"/>
    <w:rsid w:val="0C937362"/>
    <w:rsid w:val="0DD21023"/>
    <w:rsid w:val="0E4832D4"/>
    <w:rsid w:val="0EC90AD1"/>
    <w:rsid w:val="102C2700"/>
    <w:rsid w:val="106663EC"/>
    <w:rsid w:val="10744381"/>
    <w:rsid w:val="10B860F3"/>
    <w:rsid w:val="11125F8A"/>
    <w:rsid w:val="111921BB"/>
    <w:rsid w:val="11F9168E"/>
    <w:rsid w:val="120B06BF"/>
    <w:rsid w:val="13556BAC"/>
    <w:rsid w:val="145C76E7"/>
    <w:rsid w:val="15012952"/>
    <w:rsid w:val="158B0D40"/>
    <w:rsid w:val="17795D92"/>
    <w:rsid w:val="17D13859"/>
    <w:rsid w:val="193A5068"/>
    <w:rsid w:val="1A7B4C0A"/>
    <w:rsid w:val="1B1D0273"/>
    <w:rsid w:val="1D3454E6"/>
    <w:rsid w:val="1FBA5A76"/>
    <w:rsid w:val="200049DD"/>
    <w:rsid w:val="22A603CC"/>
    <w:rsid w:val="23704F09"/>
    <w:rsid w:val="238311C1"/>
    <w:rsid w:val="24AA692E"/>
    <w:rsid w:val="25FE2463"/>
    <w:rsid w:val="27754CBD"/>
    <w:rsid w:val="287D66C5"/>
    <w:rsid w:val="29033B89"/>
    <w:rsid w:val="2B3D268B"/>
    <w:rsid w:val="2B7E6C55"/>
    <w:rsid w:val="2DE71215"/>
    <w:rsid w:val="2E2C7C32"/>
    <w:rsid w:val="2E76733A"/>
    <w:rsid w:val="2EE02C71"/>
    <w:rsid w:val="2F3B1818"/>
    <w:rsid w:val="2F5A2FC2"/>
    <w:rsid w:val="313123A0"/>
    <w:rsid w:val="313B683D"/>
    <w:rsid w:val="31F57450"/>
    <w:rsid w:val="32694FD3"/>
    <w:rsid w:val="336C4C47"/>
    <w:rsid w:val="33967085"/>
    <w:rsid w:val="33A45AC9"/>
    <w:rsid w:val="35794991"/>
    <w:rsid w:val="371C4FD8"/>
    <w:rsid w:val="373D6525"/>
    <w:rsid w:val="37A52B8A"/>
    <w:rsid w:val="38AF2140"/>
    <w:rsid w:val="391B064F"/>
    <w:rsid w:val="39BA727B"/>
    <w:rsid w:val="39E6464B"/>
    <w:rsid w:val="3A5F41B3"/>
    <w:rsid w:val="3DC411C6"/>
    <w:rsid w:val="3E5204C7"/>
    <w:rsid w:val="3E9C23C7"/>
    <w:rsid w:val="3FC835F6"/>
    <w:rsid w:val="405C4D1C"/>
    <w:rsid w:val="41F53224"/>
    <w:rsid w:val="42C01329"/>
    <w:rsid w:val="45693E61"/>
    <w:rsid w:val="46687348"/>
    <w:rsid w:val="496C25AF"/>
    <w:rsid w:val="4A096E27"/>
    <w:rsid w:val="4ACA57E2"/>
    <w:rsid w:val="52715DF1"/>
    <w:rsid w:val="58857532"/>
    <w:rsid w:val="599C0EF7"/>
    <w:rsid w:val="59E601F0"/>
    <w:rsid w:val="5A9F1A5E"/>
    <w:rsid w:val="5AC83690"/>
    <w:rsid w:val="5AD63852"/>
    <w:rsid w:val="5ADD2988"/>
    <w:rsid w:val="5E574907"/>
    <w:rsid w:val="5E7C4B8C"/>
    <w:rsid w:val="6038210B"/>
    <w:rsid w:val="64C15103"/>
    <w:rsid w:val="64F16409"/>
    <w:rsid w:val="65CF7E29"/>
    <w:rsid w:val="65F77428"/>
    <w:rsid w:val="68405A2F"/>
    <w:rsid w:val="6B122D98"/>
    <w:rsid w:val="6CCC5F01"/>
    <w:rsid w:val="6E645D8B"/>
    <w:rsid w:val="708E1005"/>
    <w:rsid w:val="71755EB1"/>
    <w:rsid w:val="71AF1819"/>
    <w:rsid w:val="73B315F8"/>
    <w:rsid w:val="73DD37BE"/>
    <w:rsid w:val="74B51ECE"/>
    <w:rsid w:val="75723E86"/>
    <w:rsid w:val="79DB794B"/>
    <w:rsid w:val="7AA45E90"/>
    <w:rsid w:val="7B4C149E"/>
    <w:rsid w:val="7C462D6E"/>
    <w:rsid w:val="7D961E9A"/>
    <w:rsid w:val="7E8964E8"/>
    <w:rsid w:val="7E923C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4"/>
      <w:lang w:val="en-US" w:eastAsia="zh-CN" w:bidi="ar-SA"/>
    </w:rPr>
  </w:style>
  <w:style w:type="paragraph" w:styleId="4">
    <w:name w:val="heading 1"/>
    <w:basedOn w:val="1"/>
    <w:next w:val="1"/>
    <w:qFormat/>
    <w:uiPriority w:val="0"/>
    <w:pPr>
      <w:keepNext/>
      <w:keepLines/>
      <w:numPr>
        <w:ilvl w:val="0"/>
        <w:numId w:val="1"/>
      </w:numPr>
      <w:tabs>
        <w:tab w:val="left" w:pos="0"/>
      </w:tabs>
      <w:adjustRightInd w:val="0"/>
      <w:snapToGrid w:val="0"/>
      <w:ind w:left="0" w:firstLine="0"/>
      <w:outlineLvl w:val="0"/>
    </w:pPr>
    <w:rPr>
      <w:rFonts w:ascii="黑体" w:hAnsi="黑体" w:eastAsia="黑体" w:cs="黑体"/>
      <w:kern w:val="44"/>
      <w:szCs w:val="21"/>
    </w:rPr>
  </w:style>
  <w:style w:type="paragraph" w:styleId="5">
    <w:name w:val="heading 2"/>
    <w:basedOn w:val="1"/>
    <w:next w:val="1"/>
    <w:qFormat/>
    <w:uiPriority w:val="0"/>
    <w:pPr>
      <w:keepNext/>
      <w:keepLines/>
      <w:numPr>
        <w:ilvl w:val="1"/>
        <w:numId w:val="1"/>
      </w:numPr>
      <w:tabs>
        <w:tab w:val="left" w:pos="0"/>
      </w:tabs>
      <w:snapToGrid w:val="0"/>
      <w:outlineLvl w:val="1"/>
    </w:pPr>
    <w:rPr>
      <w:rFonts w:ascii="黑体" w:hAnsi="黑体" w:eastAsia="黑体" w:cs="黑体"/>
      <w:szCs w:val="21"/>
    </w:rPr>
  </w:style>
  <w:style w:type="paragraph" w:styleId="6">
    <w:name w:val="heading 3"/>
    <w:basedOn w:val="1"/>
    <w:next w:val="1"/>
    <w:qFormat/>
    <w:uiPriority w:val="0"/>
    <w:pPr>
      <w:keepNext/>
      <w:keepLines/>
      <w:numPr>
        <w:ilvl w:val="2"/>
        <w:numId w:val="1"/>
      </w:numPr>
      <w:tabs>
        <w:tab w:val="left" w:pos="0"/>
      </w:tabs>
      <w:adjustRightInd w:val="0"/>
      <w:snapToGrid w:val="0"/>
      <w:ind w:left="0" w:firstLine="0"/>
      <w:outlineLvl w:val="2"/>
    </w:pPr>
    <w:rPr>
      <w:rFonts w:ascii="黑体" w:hAnsi="黑体" w:eastAsia="黑体" w:cs="黑体"/>
      <w:color w:val="000000"/>
      <w:szCs w:val="21"/>
    </w:rPr>
  </w:style>
  <w:style w:type="paragraph" w:styleId="7">
    <w:name w:val="heading 4"/>
    <w:basedOn w:val="1"/>
    <w:next w:val="1"/>
    <w:qFormat/>
    <w:uiPriority w:val="0"/>
    <w:pPr>
      <w:keepNext/>
      <w:keepLines/>
      <w:numPr>
        <w:ilvl w:val="3"/>
        <w:numId w:val="1"/>
      </w:numPr>
      <w:tabs>
        <w:tab w:val="left" w:pos="0"/>
      </w:tabs>
      <w:adjustRightInd w:val="0"/>
      <w:snapToGrid w:val="0"/>
      <w:outlineLvl w:val="3"/>
    </w:pPr>
    <w:rPr>
      <w:rFonts w:ascii="黑体" w:hAnsi="黑体" w:eastAsia="黑体" w:cs="黑体"/>
      <w:szCs w:val="21"/>
    </w:rPr>
  </w:style>
  <w:style w:type="character" w:default="1" w:styleId="15">
    <w:name w:val="Default Paragraph Font"/>
    <w:semiHidden/>
    <w:qFormat/>
    <w:uiPriority w:val="0"/>
  </w:style>
  <w:style w:type="table" w:default="1" w:styleId="14">
    <w:name w:val="Normal Table"/>
    <w:semiHidden/>
    <w:qFormat/>
    <w:uiPriority w:val="0"/>
    <w:tblPr>
      <w:tblCellMar>
        <w:top w:w="0" w:type="dxa"/>
        <w:left w:w="108" w:type="dxa"/>
        <w:bottom w:w="0" w:type="dxa"/>
        <w:right w:w="108" w:type="dxa"/>
      </w:tblCellMar>
    </w:tblPr>
  </w:style>
  <w:style w:type="paragraph" w:styleId="2">
    <w:name w:val="Body Text"/>
    <w:basedOn w:val="1"/>
    <w:next w:val="3"/>
    <w:qFormat/>
    <w:uiPriority w:val="0"/>
    <w:pPr>
      <w:jc w:val="center"/>
    </w:pPr>
    <w:rPr>
      <w:kern w:val="0"/>
      <w:sz w:val="44"/>
    </w:rPr>
  </w:style>
  <w:style w:type="paragraph" w:styleId="3">
    <w:name w:val="Title"/>
    <w:basedOn w:val="1"/>
    <w:next w:val="1"/>
    <w:qFormat/>
    <w:uiPriority w:val="10"/>
    <w:pPr>
      <w:spacing w:before="240" w:after="60"/>
      <w:jc w:val="center"/>
      <w:outlineLvl w:val="0"/>
    </w:pPr>
    <w:rPr>
      <w:rFonts w:ascii="Arial" w:hAnsi="Arial"/>
      <w:b/>
      <w:bCs/>
      <w:sz w:val="32"/>
      <w:szCs w:val="32"/>
    </w:rPr>
  </w:style>
  <w:style w:type="paragraph" w:styleId="8">
    <w:name w:val="annotation text"/>
    <w:basedOn w:val="1"/>
    <w:link w:val="19"/>
    <w:qFormat/>
    <w:uiPriority w:val="0"/>
    <w:pPr>
      <w:jc w:val="left"/>
    </w:pPr>
  </w:style>
  <w:style w:type="paragraph" w:styleId="9">
    <w:name w:val="Balloon Text"/>
    <w:basedOn w:val="1"/>
    <w:link w:val="20"/>
    <w:qFormat/>
    <w:uiPriority w:val="0"/>
    <w:rPr>
      <w:sz w:val="18"/>
      <w:szCs w:val="18"/>
    </w:rPr>
  </w:style>
  <w:style w:type="paragraph" w:styleId="10">
    <w:name w:val="footer"/>
    <w:basedOn w:val="1"/>
    <w:unhideWhenUsed/>
    <w:qFormat/>
    <w:uiPriority w:val="99"/>
    <w:pPr>
      <w:tabs>
        <w:tab w:val="center" w:pos="4153"/>
        <w:tab w:val="right" w:pos="8306"/>
      </w:tabs>
      <w:snapToGrid w:val="0"/>
      <w:jc w:val="left"/>
    </w:pPr>
    <w:rPr>
      <w:sz w:val="18"/>
      <w:szCs w:val="18"/>
    </w:rPr>
  </w:style>
  <w:style w:type="paragraph" w:styleId="11">
    <w:name w:val="header"/>
    <w:basedOn w:val="1"/>
    <w:unhideWhenUsed/>
    <w:qFormat/>
    <w:uiPriority w:val="99"/>
    <w:pPr>
      <w:pBdr>
        <w:bottom w:val="single" w:color="auto" w:sz="6" w:space="1"/>
      </w:pBdr>
      <w:tabs>
        <w:tab w:val="center" w:pos="4153"/>
        <w:tab w:val="right" w:pos="8306"/>
      </w:tabs>
      <w:snapToGrid w:val="0"/>
      <w:jc w:val="center"/>
    </w:pPr>
    <w:rPr>
      <w:kern w:val="0"/>
      <w:sz w:val="18"/>
      <w:szCs w:val="18"/>
    </w:rPr>
  </w:style>
  <w:style w:type="paragraph" w:styleId="12">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13">
    <w:name w:val="annotation subject"/>
    <w:basedOn w:val="8"/>
    <w:next w:val="8"/>
    <w:link w:val="22"/>
    <w:qFormat/>
    <w:uiPriority w:val="0"/>
    <w:rPr>
      <w:b/>
      <w:bCs/>
    </w:rPr>
  </w:style>
  <w:style w:type="character" w:styleId="16">
    <w:name w:val="page number"/>
    <w:qFormat/>
    <w:uiPriority w:val="0"/>
    <w:rPr>
      <w:rFonts w:ascii="Times New Roman" w:hAnsi="Times New Roman" w:eastAsia="宋体"/>
      <w:sz w:val="18"/>
    </w:rPr>
  </w:style>
  <w:style w:type="character" w:styleId="17">
    <w:name w:val="Hyperlink"/>
    <w:qFormat/>
    <w:uiPriority w:val="99"/>
    <w:rPr>
      <w:rFonts w:ascii="Times New Roman" w:hAnsi="Times New Roman" w:eastAsia="宋体"/>
      <w:color w:val="auto"/>
      <w:spacing w:val="0"/>
      <w:w w:val="100"/>
      <w:position w:val="0"/>
      <w:sz w:val="21"/>
      <w:u w:val="none"/>
      <w:vertAlign w:val="baseline"/>
    </w:rPr>
  </w:style>
  <w:style w:type="character" w:styleId="18">
    <w:name w:val="annotation reference"/>
    <w:qFormat/>
    <w:uiPriority w:val="0"/>
    <w:rPr>
      <w:sz w:val="21"/>
      <w:szCs w:val="21"/>
    </w:rPr>
  </w:style>
  <w:style w:type="character" w:customStyle="1" w:styleId="19">
    <w:name w:val="批注文字 Char"/>
    <w:link w:val="8"/>
    <w:qFormat/>
    <w:uiPriority w:val="0"/>
    <w:rPr>
      <w:rFonts w:ascii="Calibri" w:hAnsi="Calibri"/>
      <w:kern w:val="2"/>
      <w:sz w:val="21"/>
      <w:szCs w:val="24"/>
    </w:rPr>
  </w:style>
  <w:style w:type="character" w:customStyle="1" w:styleId="20">
    <w:name w:val="批注框文本 Char"/>
    <w:link w:val="9"/>
    <w:qFormat/>
    <w:uiPriority w:val="0"/>
    <w:rPr>
      <w:rFonts w:ascii="Calibri" w:hAnsi="Calibri"/>
      <w:kern w:val="2"/>
      <w:sz w:val="18"/>
      <w:szCs w:val="18"/>
    </w:rPr>
  </w:style>
  <w:style w:type="paragraph" w:customStyle="1" w:styleId="21">
    <w:name w:val="目录 11"/>
    <w:next w:val="1"/>
    <w:qFormat/>
    <w:uiPriority w:val="39"/>
    <w:pPr>
      <w:widowControl w:val="0"/>
      <w:spacing w:before="120" w:after="120"/>
    </w:pPr>
    <w:rPr>
      <w:rFonts w:ascii="Times New Roman" w:hAnsi="Times New Roman" w:eastAsia="宋体" w:cs="Times New Roman"/>
      <w:b/>
      <w:bCs/>
      <w:caps/>
      <w:kern w:val="2"/>
      <w:lang w:val="en-US" w:eastAsia="zh-CN" w:bidi="ar-SA"/>
    </w:rPr>
  </w:style>
  <w:style w:type="character" w:customStyle="1" w:styleId="22">
    <w:name w:val="批注主题 Char"/>
    <w:link w:val="13"/>
    <w:qFormat/>
    <w:uiPriority w:val="0"/>
    <w:rPr>
      <w:rFonts w:ascii="Calibri" w:hAnsi="Calibri"/>
      <w:b/>
      <w:bCs/>
      <w:kern w:val="2"/>
      <w:sz w:val="21"/>
      <w:szCs w:val="24"/>
    </w:rPr>
  </w:style>
  <w:style w:type="paragraph" w:customStyle="1" w:styleId="23">
    <w:name w:val="yq标题2"/>
    <w:basedOn w:val="5"/>
    <w:qFormat/>
    <w:uiPriority w:val="0"/>
    <w:pPr>
      <w:numPr>
        <w:numId w:val="2"/>
      </w:numPr>
      <w:adjustRightInd w:val="0"/>
      <w:ind w:firstLine="0"/>
    </w:pPr>
    <w:rPr>
      <w:rFonts w:ascii="Arial" w:hAnsi="Arial"/>
    </w:rPr>
  </w:style>
  <w:style w:type="paragraph" w:customStyle="1" w:styleId="24">
    <w:name w:val="标准称谓"/>
    <w:next w:val="1"/>
    <w:qFormat/>
    <w:uiPriority w:val="0"/>
    <w:pPr>
      <w:widowControl w:val="0"/>
      <w:kinsoku w:val="0"/>
      <w:overflowPunct w:val="0"/>
      <w:autoSpaceDE w:val="0"/>
      <w:autoSpaceDN w:val="0"/>
      <w:spacing w:line="0" w:lineRule="atLeast"/>
      <w:jc w:val="distribute"/>
    </w:pPr>
    <w:rPr>
      <w:rFonts w:ascii="宋体" w:hAnsi="Times New Roman" w:eastAsia="宋体" w:cs="Times New Roman"/>
      <w:b/>
      <w:bCs/>
      <w:spacing w:val="20"/>
      <w:w w:val="148"/>
      <w:sz w:val="52"/>
      <w:lang w:val="en-US" w:eastAsia="zh-CN" w:bidi="ar-SA"/>
    </w:rPr>
  </w:style>
  <w:style w:type="paragraph" w:customStyle="1" w:styleId="25">
    <w:name w:val="目次、标准名称标题"/>
    <w:basedOn w:val="1"/>
    <w:next w:val="26"/>
    <w:qFormat/>
    <w:uiPriority w:val="0"/>
    <w:pPr>
      <w:widowControl/>
      <w:shd w:val="clear" w:color="FFFFFF" w:fill="FFFFFF"/>
      <w:spacing w:before="640" w:after="560" w:line="460" w:lineRule="exact"/>
      <w:jc w:val="center"/>
    </w:pPr>
    <w:rPr>
      <w:rFonts w:ascii="黑体" w:hAnsi="Times New Roman" w:eastAsia="黑体"/>
      <w:b/>
      <w:kern w:val="0"/>
      <w:sz w:val="32"/>
      <w:szCs w:val="20"/>
    </w:rPr>
  </w:style>
  <w:style w:type="paragraph" w:customStyle="1" w:styleId="26">
    <w:name w:val="段"/>
    <w:link w:val="27"/>
    <w:qFormat/>
    <w:uiPriority w:val="0"/>
    <w:pPr>
      <w:ind w:firstLine="200" w:firstLineChars="200"/>
      <w:jc w:val="both"/>
    </w:pPr>
    <w:rPr>
      <w:rFonts w:ascii="宋体" w:hAnsi="Times New Roman" w:eastAsia="宋体" w:cs="Times New Roman"/>
      <w:sz w:val="21"/>
      <w:lang w:val="en-US" w:eastAsia="zh-CN" w:bidi="ar-SA"/>
    </w:rPr>
  </w:style>
  <w:style w:type="character" w:customStyle="1" w:styleId="27">
    <w:name w:val="段 Char"/>
    <w:link w:val="26"/>
    <w:qFormat/>
    <w:locked/>
    <w:uiPriority w:val="0"/>
    <w:rPr>
      <w:rFonts w:ascii="宋体"/>
      <w:sz w:val="21"/>
    </w:rPr>
  </w:style>
  <w:style w:type="paragraph" w:customStyle="1" w:styleId="28">
    <w:name w:val="csg正文"/>
    <w:qFormat/>
    <w:uiPriority w:val="0"/>
    <w:pPr>
      <w:ind w:firstLine="640" w:firstLineChars="200"/>
      <w:jc w:val="both"/>
    </w:pPr>
    <w:rPr>
      <w:rFonts w:ascii="Times New Roman" w:hAnsi="Times New Roman" w:eastAsia="宋体" w:cs="Times New Roman"/>
      <w:sz w:val="21"/>
      <w:szCs w:val="21"/>
      <w:lang w:val="en-US" w:eastAsia="zh-CN" w:bidi="ar-SA"/>
    </w:rPr>
  </w:style>
  <w:style w:type="paragraph" w:customStyle="1" w:styleId="29">
    <w:name w:val="封面标准名称"/>
    <w:qFormat/>
    <w:uiPriority w:val="0"/>
    <w:pPr>
      <w:framePr w:w="9638" w:h="6917" w:hRule="exact" w:wrap="around" w:vAnchor="margin" w:hAnchor="margin" w:xAlign="center" w:y="5955" w:anchorLock="1"/>
      <w:widowControl w:val="0"/>
      <w:spacing w:line="680" w:lineRule="exact"/>
      <w:jc w:val="center"/>
      <w:textAlignment w:val="center"/>
    </w:pPr>
    <w:rPr>
      <w:rFonts w:ascii="黑体" w:hAnsi="Times New Roman" w:eastAsia="黑体" w:cs="Times New Roman"/>
      <w:sz w:val="52"/>
      <w:lang w:val="en-US" w:eastAsia="zh-CN" w:bidi="ar-SA"/>
    </w:rPr>
  </w:style>
  <w:style w:type="paragraph" w:customStyle="1" w:styleId="30">
    <w:name w:val="样式 段 + 首行缩进:  2 字符"/>
    <w:basedOn w:val="1"/>
    <w:qFormat/>
    <w:uiPriority w:val="0"/>
    <w:pPr>
      <w:widowControl/>
    </w:pPr>
    <w:rPr>
      <w:rFonts w:ascii="宋体" w:hAnsi="Times New Roman" w:eastAsia="仿宋_GB2312" w:cs="宋体"/>
      <w:kern w:val="0"/>
      <w:sz w:val="32"/>
      <w:szCs w:val="20"/>
    </w:rPr>
  </w:style>
  <w:style w:type="paragraph" w:customStyle="1" w:styleId="31">
    <w:name w:val="yq标题3"/>
    <w:basedOn w:val="1"/>
    <w:qFormat/>
    <w:uiPriority w:val="0"/>
    <w:pPr>
      <w:numPr>
        <w:ilvl w:val="2"/>
        <w:numId w:val="2"/>
      </w:numPr>
    </w:pPr>
  </w:style>
  <w:style w:type="paragraph" w:customStyle="1" w:styleId="32">
    <w:name w:val="yq标题1"/>
    <w:basedOn w:val="1"/>
    <w:qFormat/>
    <w:uiPriority w:val="0"/>
    <w:pPr>
      <w:numPr>
        <w:ilvl w:val="0"/>
        <w:numId w:val="2"/>
      </w:numPr>
    </w:pPr>
    <w:rPr>
      <w:rFonts w:ascii="黑体" w:hAnsi="黑体" w:eastAsia="黑体" w:cs="黑体"/>
      <w:szCs w:val="21"/>
    </w:rPr>
  </w:style>
  <w:style w:type="paragraph" w:customStyle="1" w:styleId="33">
    <w:name w:val="Table Paragraph"/>
    <w:basedOn w:val="1"/>
    <w:qFormat/>
    <w:uiPriority w:val="1"/>
    <w:pPr>
      <w:autoSpaceDE w:val="0"/>
      <w:autoSpaceDN w:val="0"/>
      <w:spacing w:before="34"/>
      <w:ind w:left="105"/>
      <w:jc w:val="center"/>
    </w:pPr>
    <w:rPr>
      <w:rFonts w:eastAsia="Times New Roman"/>
      <w:kern w:val="0"/>
      <w:sz w:val="22"/>
      <w:lang w:eastAsia="en-US"/>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0" Type="http://schemas.microsoft.com/office/2011/relationships/people" Target="people.xml"/><Relationship Id="rId7" Type="http://schemas.openxmlformats.org/officeDocument/2006/relationships/header" Target="header3.xml"/><Relationship Id="rId69" Type="http://schemas.openxmlformats.org/officeDocument/2006/relationships/fontTable" Target="fontTable.xml"/><Relationship Id="rId68" Type="http://schemas.openxmlformats.org/officeDocument/2006/relationships/numbering" Target="numbering.xml"/><Relationship Id="rId67" Type="http://schemas.openxmlformats.org/officeDocument/2006/relationships/customXml" Target="../customXml/item1.xml"/><Relationship Id="rId66" Type="http://schemas.openxmlformats.org/officeDocument/2006/relationships/image" Target="media/image20.emf"/><Relationship Id="rId65" Type="http://schemas.openxmlformats.org/officeDocument/2006/relationships/oleObject" Target="embeddings/oleObject16.bin"/><Relationship Id="rId64" Type="http://schemas.openxmlformats.org/officeDocument/2006/relationships/image" Target="media/image19.emf"/><Relationship Id="rId63" Type="http://schemas.openxmlformats.org/officeDocument/2006/relationships/oleObject" Target="embeddings/oleObject15.bin"/><Relationship Id="rId62" Type="http://schemas.openxmlformats.org/officeDocument/2006/relationships/image" Target="media/image18.emf"/><Relationship Id="rId61" Type="http://schemas.openxmlformats.org/officeDocument/2006/relationships/oleObject" Target="embeddings/oleObject14.bin"/><Relationship Id="rId60" Type="http://schemas.openxmlformats.org/officeDocument/2006/relationships/image" Target="media/image17.emf"/><Relationship Id="rId6" Type="http://schemas.openxmlformats.org/officeDocument/2006/relationships/header" Target="header2.xml"/><Relationship Id="rId59" Type="http://schemas.openxmlformats.org/officeDocument/2006/relationships/oleObject" Target="embeddings/oleObject13.bin"/><Relationship Id="rId58" Type="http://schemas.openxmlformats.org/officeDocument/2006/relationships/image" Target="media/image16.emf"/><Relationship Id="rId57" Type="http://schemas.openxmlformats.org/officeDocument/2006/relationships/oleObject" Target="embeddings/oleObject12.bin"/><Relationship Id="rId56" Type="http://schemas.openxmlformats.org/officeDocument/2006/relationships/image" Target="media/image15.emf"/><Relationship Id="rId55" Type="http://schemas.openxmlformats.org/officeDocument/2006/relationships/oleObject" Target="embeddings/oleObject11.bin"/><Relationship Id="rId54" Type="http://schemas.openxmlformats.org/officeDocument/2006/relationships/image" Target="media/image14.emf"/><Relationship Id="rId53" Type="http://schemas.openxmlformats.org/officeDocument/2006/relationships/oleObject" Target="embeddings/oleObject10.bin"/><Relationship Id="rId52" Type="http://schemas.openxmlformats.org/officeDocument/2006/relationships/image" Target="media/image13.emf"/><Relationship Id="rId51" Type="http://schemas.openxmlformats.org/officeDocument/2006/relationships/oleObject" Target="embeddings/oleObject9.bin"/><Relationship Id="rId50" Type="http://schemas.openxmlformats.org/officeDocument/2006/relationships/image" Target="media/image12.emf"/><Relationship Id="rId5" Type="http://schemas.openxmlformats.org/officeDocument/2006/relationships/header" Target="header1.xml"/><Relationship Id="rId49" Type="http://schemas.openxmlformats.org/officeDocument/2006/relationships/oleObject" Target="embeddings/oleObject8.bin"/><Relationship Id="rId48" Type="http://schemas.openxmlformats.org/officeDocument/2006/relationships/image" Target="media/image11.emf"/><Relationship Id="rId47" Type="http://schemas.openxmlformats.org/officeDocument/2006/relationships/oleObject" Target="embeddings/oleObject7.bin"/><Relationship Id="rId46" Type="http://schemas.openxmlformats.org/officeDocument/2006/relationships/image" Target="media/image10.emf"/><Relationship Id="rId45" Type="http://schemas.openxmlformats.org/officeDocument/2006/relationships/oleObject" Target="embeddings/oleObject6.bin"/><Relationship Id="rId44" Type="http://schemas.openxmlformats.org/officeDocument/2006/relationships/image" Target="media/image9.emf"/><Relationship Id="rId43" Type="http://schemas.openxmlformats.org/officeDocument/2006/relationships/oleObject" Target="embeddings/oleObject5.bin"/><Relationship Id="rId42" Type="http://schemas.openxmlformats.org/officeDocument/2006/relationships/image" Target="media/image8.emf"/><Relationship Id="rId41" Type="http://schemas.openxmlformats.org/officeDocument/2006/relationships/oleObject" Target="embeddings/oleObject4.bin"/><Relationship Id="rId40" Type="http://schemas.openxmlformats.org/officeDocument/2006/relationships/image" Target="media/image7.emf"/><Relationship Id="rId4" Type="http://schemas.microsoft.com/office/2011/relationships/commentsExtended" Target="commentsExtended.xml"/><Relationship Id="rId39" Type="http://schemas.openxmlformats.org/officeDocument/2006/relationships/oleObject" Target="embeddings/oleObject3.bin"/><Relationship Id="rId38" Type="http://schemas.openxmlformats.org/officeDocument/2006/relationships/image" Target="media/image6.emf"/><Relationship Id="rId37" Type="http://schemas.openxmlformats.org/officeDocument/2006/relationships/oleObject" Target="embeddings/oleObject2.bin"/><Relationship Id="rId36" Type="http://schemas.openxmlformats.org/officeDocument/2006/relationships/image" Target="media/image5.png"/><Relationship Id="rId35" Type="http://schemas.openxmlformats.org/officeDocument/2006/relationships/image" Target="media/image4.png"/><Relationship Id="rId34" Type="http://schemas.openxmlformats.org/officeDocument/2006/relationships/image" Target="media/image3.png"/><Relationship Id="rId33" Type="http://schemas.openxmlformats.org/officeDocument/2006/relationships/image" Target="media/image2.png"/><Relationship Id="rId32" Type="http://schemas.openxmlformats.org/officeDocument/2006/relationships/image" Target="media/image1.emf"/><Relationship Id="rId31" Type="http://schemas.openxmlformats.org/officeDocument/2006/relationships/oleObject" Target="embeddings/oleObject1.bin"/><Relationship Id="rId30" Type="http://schemas.openxmlformats.org/officeDocument/2006/relationships/theme" Target="theme/theme1.xml"/><Relationship Id="rId3" Type="http://schemas.openxmlformats.org/officeDocument/2006/relationships/comments" Target="comments.xml"/><Relationship Id="rId29" Type="http://schemas.openxmlformats.org/officeDocument/2006/relationships/footer" Target="footer16.xml"/><Relationship Id="rId28" Type="http://schemas.openxmlformats.org/officeDocument/2006/relationships/footer" Target="footer15.xml"/><Relationship Id="rId27" Type="http://schemas.openxmlformats.org/officeDocument/2006/relationships/header" Target="header9.xml"/><Relationship Id="rId26" Type="http://schemas.openxmlformats.org/officeDocument/2006/relationships/footer" Target="footer14.xml"/><Relationship Id="rId25" Type="http://schemas.openxmlformats.org/officeDocument/2006/relationships/footer" Target="footer13.xml"/><Relationship Id="rId24" Type="http://schemas.openxmlformats.org/officeDocument/2006/relationships/footer" Target="footer12.xml"/><Relationship Id="rId23" Type="http://schemas.openxmlformats.org/officeDocument/2006/relationships/footer" Target="footer11.xml"/><Relationship Id="rId22" Type="http://schemas.openxmlformats.org/officeDocument/2006/relationships/footer" Target="footer10.xml"/><Relationship Id="rId21" Type="http://schemas.openxmlformats.org/officeDocument/2006/relationships/header" Target="header8.xml"/><Relationship Id="rId20" Type="http://schemas.openxmlformats.org/officeDocument/2006/relationships/footer" Target="footer9.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38</Pages>
  <Words>18633</Words>
  <Characters>21946</Characters>
  <Lines>807</Lines>
  <Paragraphs>1094</Paragraphs>
  <TotalTime>1</TotalTime>
  <ScaleCrop>false</ScaleCrop>
  <LinksUpToDate>false</LinksUpToDate>
  <CharactersWithSpaces>22238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2026-02-09T01:28:00Z</dcterms:created>
  <dc:creator>管理员</dc:creator>
  <cp:lastModifiedBy>黄博阳</cp:lastModifiedBy>
  <dcterms:modified xsi:type="dcterms:W3CDTF">2026-03-02T03:35:25Z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C5F2C2328C2841AF8BDDBBF801E86811</vt:lpwstr>
  </property>
  <property fmtid="{D5CDD505-2E9C-101B-9397-08002B2CF9AE}" pid="4" name="_2015_ms_pID_725343">
    <vt:lpwstr>(2)NKwjWwefEClDufeth8dmGAzR87BfkZHp/oD1ktN0jr5j9588VMw/kITD1y2FM44eXHWuv78x_x000d_
WMbtO9CbQo9OXG3Y80qXvcC9nxqtOX0ddpNjwVbD9MgeI3tZQ1AbWvWOu5LZqgRw2eHsX89Y_x000d_
lfKUzi2AHLave56GsThqBtqKFb42v5EmDyymcm5GZbXP30naJGmhhQWVuYyxrlTRDjNwNeFO_x000d_
ReYPmkTr9MLI2PmDUj</vt:lpwstr>
  </property>
  <property fmtid="{D5CDD505-2E9C-101B-9397-08002B2CF9AE}" pid="5" name="_2015_ms_pID_7253431">
    <vt:lpwstr>w48ssNQNis8hNfG0YipXcALbPlzJjGBYgA11u0Mt3CTBTTZNRKS4uR_x000d_
ZKDxoF7qotaj83ZE0xYCWLtu2f4WZUDVU92USJQLHUPZlijgXMBtLjmOZOeneBv3JWNjVRGt_x000d_
e0H3uyc8pDZ71aFGvDMQZScZGZccoW151B6aF3HnXm0ekqy02hYIAFgFLrqX+pOhQqcBUogV_x000d_
Z4+PkCLzyx0V0WhK</vt:lpwstr>
  </property>
  <property fmtid="{D5CDD505-2E9C-101B-9397-08002B2CF9AE}" pid="6" name="_readonly">
    <vt:lpwstr/>
  </property>
  <property fmtid="{D5CDD505-2E9C-101B-9397-08002B2CF9AE}" pid="7" name="_change">
    <vt:lpwstr/>
  </property>
  <property fmtid="{D5CDD505-2E9C-101B-9397-08002B2CF9AE}" pid="8" name="_full-control">
    <vt:lpwstr/>
  </property>
  <property fmtid="{D5CDD505-2E9C-101B-9397-08002B2CF9AE}" pid="9" name="sflag">
    <vt:lpwstr>1770359130</vt:lpwstr>
  </property>
  <property fmtid="{D5CDD505-2E9C-101B-9397-08002B2CF9AE}" pid="10" name="KSOTemplateDocerSaveRecord">
    <vt:lpwstr>eyJoZGlkIjoiNmJmMzdlYzI0NGUyOGU5ZjM2ZmE5NmZlMDk5NzYxMDkiLCJ1c2VySWQiOiI2Mjg0ODM1MzYifQ==</vt:lpwstr>
  </property>
</Properties>
</file>